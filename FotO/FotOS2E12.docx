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031E" w14:textId="77777777" w:rsidR="00FA7DB0" w:rsidRDefault="00FA7DB0" w:rsidP="00F358E9">
      <w:pPr>
        <w:rPr>
          <w:sz w:val="36"/>
          <w:szCs w:val="36"/>
        </w:rPr>
      </w:pPr>
    </w:p>
    <w:p w14:paraId="602BB48B" w14:textId="77777777" w:rsidR="00FA7DB0" w:rsidRDefault="00FA7DB0" w:rsidP="00F358E9">
      <w:pPr>
        <w:rPr>
          <w:sz w:val="36"/>
          <w:szCs w:val="36"/>
        </w:rPr>
      </w:pPr>
    </w:p>
    <w:p w14:paraId="65894B5D" w14:textId="4FF766EC" w:rsidR="008F0274" w:rsidRPr="004923D7" w:rsidRDefault="00A43A0A" w:rsidP="00F358E9">
      <w:pPr>
        <w:rPr>
          <w:sz w:val="36"/>
          <w:szCs w:val="36"/>
        </w:rPr>
      </w:pPr>
      <w:r>
        <w:rPr>
          <w:sz w:val="36"/>
          <w:szCs w:val="36"/>
        </w:rPr>
        <w:t xml:space="preserve">S1E1: </w:t>
      </w:r>
      <w:r w:rsidR="004923D7" w:rsidRPr="004923D7">
        <w:rPr>
          <w:sz w:val="36"/>
          <w:szCs w:val="36"/>
        </w:rPr>
        <w:t>Rules are rules</w:t>
      </w:r>
    </w:p>
    <w:p w14:paraId="682C702F" w14:textId="5F1D09BF" w:rsidR="0086562C" w:rsidRDefault="00B1133B" w:rsidP="00F358E9">
      <w:r>
        <w:t>There are no murders in Osprey Cove</w:t>
      </w:r>
      <w:r w:rsidR="00D01F2F">
        <w:t xml:space="preserve">, or at least none that I can recall and </w:t>
      </w:r>
      <w:r w:rsidR="00FA7838">
        <w:t>none that anyone has told of</w:t>
      </w:r>
      <w:r w:rsidR="0086562C">
        <w:t>. Until now, that is.</w:t>
      </w:r>
    </w:p>
    <w:p w14:paraId="330F4F32" w14:textId="43A0ED7E" w:rsidR="00F358E9" w:rsidRDefault="00FB0D11" w:rsidP="00F358E9">
      <w:r>
        <w:t>T</w:t>
      </w:r>
      <w:r w:rsidR="00F358E9" w:rsidRPr="00F358E9">
        <w:t>he morning after the storm</w:t>
      </w:r>
      <w:r w:rsidRPr="00FB0D11">
        <w:t xml:space="preserve"> </w:t>
      </w:r>
      <w:proofErr w:type="spellStart"/>
      <w:r w:rsidRPr="00F358E9">
        <w:t>Johedia</w:t>
      </w:r>
      <w:proofErr w:type="spellEnd"/>
      <w:r w:rsidRPr="00F358E9">
        <w:t xml:space="preserve"> found a dying man sprawled at the edge of town</w:t>
      </w:r>
      <w:r w:rsidR="00341020">
        <w:t xml:space="preserve">. Beaten </w:t>
      </w:r>
      <w:r w:rsidR="00FB2AF7">
        <w:t>by</w:t>
      </w:r>
      <w:r w:rsidR="00341020">
        <w:t xml:space="preserve"> the storm, and </w:t>
      </w:r>
      <w:r w:rsidR="00EB67A2">
        <w:t xml:space="preserve">with </w:t>
      </w:r>
      <w:r w:rsidR="00EB67A2" w:rsidRPr="00F358E9">
        <w:t>infected</w:t>
      </w:r>
      <w:r w:rsidR="00F358E9" w:rsidRPr="00F358E9">
        <w:t xml:space="preserve"> crossbow bolt wounds, and a strange sickness that left rust-red splotches all over his body, the man gasped out an unsettling warning before he died: “Iron Harbor... rust... ship... all dead... before... too late</w:t>
      </w:r>
      <w:proofErr w:type="gramStart"/>
      <w:r w:rsidR="00F358E9" w:rsidRPr="00F358E9">
        <w:t>... ”</w:t>
      </w:r>
      <w:proofErr w:type="gramEnd"/>
    </w:p>
    <w:p w14:paraId="738440BF" w14:textId="72DB7FB3" w:rsidR="00341020" w:rsidRDefault="004D5CCC" w:rsidP="00F358E9">
      <w:r>
        <w:t xml:space="preserve">Or so Elder </w:t>
      </w:r>
      <w:proofErr w:type="spellStart"/>
      <w:r>
        <w:t>Ordiwi</w:t>
      </w:r>
      <w:proofErr w:type="spellEnd"/>
      <w:r>
        <w:t xml:space="preserve"> has told us. </w:t>
      </w:r>
      <w:r w:rsidR="005A4578">
        <w:t xml:space="preserve">Us. The small </w:t>
      </w:r>
      <w:r w:rsidR="00EB67A2">
        <w:t>gathering</w:t>
      </w:r>
      <w:r w:rsidR="005A4578">
        <w:t xml:space="preserve"> </w:t>
      </w:r>
      <w:r w:rsidR="009557D1">
        <w:t xml:space="preserve">of people I had not met. </w:t>
      </w:r>
      <w:proofErr w:type="gramStart"/>
      <w:r w:rsidR="009E4711">
        <w:t xml:space="preserve">A </w:t>
      </w:r>
      <w:r w:rsidR="009557D1">
        <w:t xml:space="preserve"> gnome</w:t>
      </w:r>
      <w:proofErr w:type="gramEnd"/>
      <w:r w:rsidR="009557D1">
        <w:t xml:space="preserve">, </w:t>
      </w:r>
      <w:r w:rsidR="009E4711">
        <w:t xml:space="preserve">a </w:t>
      </w:r>
      <w:r w:rsidR="009E4711" w:rsidRPr="009E4711">
        <w:rPr>
          <w:i/>
          <w:iCs/>
        </w:rPr>
        <w:t>goblin</w:t>
      </w:r>
      <w:r w:rsidR="009E4711">
        <w:t xml:space="preserve"> of all things, </w:t>
      </w:r>
      <w:r w:rsidR="009557D1">
        <w:t xml:space="preserve">and </w:t>
      </w:r>
      <w:r w:rsidR="008F0CA1">
        <w:t>a</w:t>
      </w:r>
      <w:r w:rsidR="009557D1">
        <w:t xml:space="preserve"> tall man, and a halfling </w:t>
      </w:r>
      <w:r w:rsidR="00A7572B">
        <w:t xml:space="preserve">who appeared already </w:t>
      </w:r>
      <w:r w:rsidR="008F0CA1">
        <w:t>in his cups. Not that I am judg</w:t>
      </w:r>
      <w:r w:rsidR="00BD0C01">
        <w:t>ing. Perhaps he had been up all night</w:t>
      </w:r>
      <w:r w:rsidR="002672E6">
        <w:t>. Or something.</w:t>
      </w:r>
      <w:r w:rsidR="009E4711">
        <w:t xml:space="preserve"> </w:t>
      </w:r>
    </w:p>
    <w:p w14:paraId="5124D416" w14:textId="210FC3C9" w:rsidR="002672E6" w:rsidRPr="00F358E9" w:rsidRDefault="00E33CF6" w:rsidP="00F358E9">
      <w:r>
        <w:t xml:space="preserve">So here we are making awkward introductions. No, that is not quite true. I was nervous but the others </w:t>
      </w:r>
      <w:r w:rsidR="009F78AD">
        <w:t xml:space="preserve">seemed various degrees of </w:t>
      </w:r>
      <w:proofErr w:type="gramStart"/>
      <w:r w:rsidR="009F78AD">
        <w:t>indifferent</w:t>
      </w:r>
      <w:proofErr w:type="gramEnd"/>
      <w:r w:rsidR="009F78AD">
        <w:t xml:space="preserve">, </w:t>
      </w:r>
      <w:proofErr w:type="gramStart"/>
      <w:r w:rsidR="009F78AD">
        <w:t>eager</w:t>
      </w:r>
      <w:proofErr w:type="gramEnd"/>
      <w:r w:rsidR="00BB14F2">
        <w:t xml:space="preserve">, or drunk. </w:t>
      </w:r>
      <w:proofErr w:type="spellStart"/>
      <w:r w:rsidR="00914A59">
        <w:t>Ordwi</w:t>
      </w:r>
      <w:proofErr w:type="spellEnd"/>
      <w:r w:rsidR="00334DDE">
        <w:t xml:space="preserve"> has determined we should travel </w:t>
      </w:r>
      <w:r w:rsidR="00334DDE" w:rsidRPr="00F358E9">
        <w:t>east to Iron Harbor, both to offer help as needed</w:t>
      </w:r>
      <w:r w:rsidR="009D5551">
        <w:t>; the elders agreed tha</w:t>
      </w:r>
      <w:r w:rsidR="00C272ED">
        <w:t xml:space="preserve">t </w:t>
      </w:r>
      <w:r w:rsidR="00C272ED" w:rsidRPr="00F358E9">
        <w:t xml:space="preserve">something dreadful </w:t>
      </w:r>
      <w:r w:rsidR="00596C19">
        <w:t xml:space="preserve">has </w:t>
      </w:r>
      <w:r w:rsidR="00596C19" w:rsidRPr="00F358E9">
        <w:t>happened</w:t>
      </w:r>
      <w:r w:rsidR="00C272ED" w:rsidRPr="00F358E9">
        <w:t xml:space="preserve"> in </w:t>
      </w:r>
      <w:r w:rsidR="00C272ED">
        <w:t>our</w:t>
      </w:r>
      <w:r w:rsidR="00C272ED" w:rsidRPr="00F358E9">
        <w:t xml:space="preserve"> </w:t>
      </w:r>
      <w:r w:rsidR="00C272ED">
        <w:t>sister (and only neighboring)</w:t>
      </w:r>
      <w:r w:rsidR="00C272ED" w:rsidRPr="00F358E9">
        <w:t xml:space="preserve"> village</w:t>
      </w:r>
      <w:r w:rsidR="00D64763">
        <w:t>. Perhaps it was just a pretext</w:t>
      </w:r>
      <w:r w:rsidR="00C272ED" w:rsidRPr="00F358E9">
        <w:t xml:space="preserve"> </w:t>
      </w:r>
      <w:r w:rsidR="00D64763">
        <w:t xml:space="preserve">for us </w:t>
      </w:r>
      <w:r w:rsidR="00334DDE" w:rsidRPr="00F358E9">
        <w:t>to extend overtures of peace</w:t>
      </w:r>
      <w:r w:rsidR="00D64763">
        <w:t xml:space="preserve"> and end the </w:t>
      </w:r>
      <w:proofErr w:type="gramStart"/>
      <w:r w:rsidR="00D64763">
        <w:t xml:space="preserve">years </w:t>
      </w:r>
      <w:r w:rsidR="00596C19">
        <w:t>long</w:t>
      </w:r>
      <w:proofErr w:type="gramEnd"/>
      <w:r w:rsidR="00596C19">
        <w:t xml:space="preserve"> feud that Ha kept us apart</w:t>
      </w:r>
      <w:r w:rsidR="00306A6F">
        <w:t xml:space="preserve">, but </w:t>
      </w:r>
      <w:proofErr w:type="spellStart"/>
      <w:r w:rsidR="00306A6F">
        <w:t>Ordwi</w:t>
      </w:r>
      <w:proofErr w:type="spellEnd"/>
      <w:r w:rsidR="00306A6F">
        <w:t xml:space="preserve"> seemed quite concerned.</w:t>
      </w:r>
    </w:p>
    <w:p w14:paraId="58D2A05C" w14:textId="79BB17B3" w:rsidR="00306A6F" w:rsidRDefault="008327CE" w:rsidP="00F358E9">
      <w:proofErr w:type="gramStart"/>
      <w:r>
        <w:t>So</w:t>
      </w:r>
      <w:proofErr w:type="gramEnd"/>
      <w:r>
        <w:t xml:space="preserve"> we </w:t>
      </w:r>
      <w:proofErr w:type="gramStart"/>
      <w:r>
        <w:t>have headed</w:t>
      </w:r>
      <w:proofErr w:type="gramEnd"/>
      <w:r>
        <w:t xml:space="preserve"> out the </w:t>
      </w:r>
      <w:r w:rsidR="00906091">
        <w:t>Old Coast</w:t>
      </w:r>
      <w:r>
        <w:t xml:space="preserve"> </w:t>
      </w:r>
      <w:r w:rsidR="00906091">
        <w:t>R</w:t>
      </w:r>
      <w:r>
        <w:t xml:space="preserve">oad to Iron Harbor. Us. Headed out. </w:t>
      </w:r>
      <w:r w:rsidR="00645AA2">
        <w:t xml:space="preserve">Something unimaginable yesterday. </w:t>
      </w:r>
      <w:r w:rsidR="002E67F6">
        <w:t xml:space="preserve">And with </w:t>
      </w:r>
      <w:r w:rsidR="002E67F6" w:rsidRPr="002E67F6">
        <w:rPr>
          <w:i/>
          <w:iCs/>
        </w:rPr>
        <w:t>strangers</w:t>
      </w:r>
      <w:r w:rsidR="002E67F6">
        <w:t xml:space="preserve">. </w:t>
      </w:r>
      <w:r w:rsidR="00CD5C96">
        <w:t>Zunk-</w:t>
      </w:r>
      <w:r w:rsidR="006A6B5B">
        <w:t xml:space="preserve">the indifferent one. A </w:t>
      </w:r>
      <w:r w:rsidR="00443C54">
        <w:t>goblin</w:t>
      </w:r>
      <w:r w:rsidR="00530F88">
        <w:t xml:space="preserve">, armed with knives, and not the kind meant for skinning fish. </w:t>
      </w:r>
      <w:r w:rsidR="00443C54">
        <w:t>They</w:t>
      </w:r>
      <w:r w:rsidR="006527EA">
        <w:t xml:space="preserve"> seem to think this a game</w:t>
      </w:r>
      <w:r w:rsidR="00EB1A56">
        <w:t xml:space="preserve">, and adventure </w:t>
      </w:r>
      <w:r w:rsidR="00A07900">
        <w:t>to be claimed</w:t>
      </w:r>
      <w:r w:rsidR="00EA168A">
        <w:t>, so why not tag along. Nothing more interesting to do</w:t>
      </w:r>
      <w:r w:rsidR="001261FA">
        <w:t xml:space="preserve">, </w:t>
      </w:r>
      <w:r w:rsidR="00443C54">
        <w:t>they</w:t>
      </w:r>
      <w:r w:rsidR="001261FA">
        <w:t xml:space="preserve"> offer </w:t>
      </w:r>
      <w:r w:rsidR="00E9386A">
        <w:t>with a slight smile</w:t>
      </w:r>
      <w:r w:rsidR="00EA168A">
        <w:t>.</w:t>
      </w:r>
      <w:r w:rsidR="0040761F">
        <w:t xml:space="preserve"> But nice enough</w:t>
      </w:r>
      <w:r w:rsidR="00AE46C5">
        <w:t>, I guess</w:t>
      </w:r>
      <w:r w:rsidR="0040761F">
        <w:t>.</w:t>
      </w:r>
      <w:r w:rsidR="00443C54">
        <w:t xml:space="preserve"> I haven’t ever met a goblin before, </w:t>
      </w:r>
      <w:r w:rsidR="00B252DB">
        <w:t>or even seen one, so what do I know?</w:t>
      </w:r>
    </w:p>
    <w:p w14:paraId="09528687" w14:textId="1989392C" w:rsidR="00306A6F" w:rsidRDefault="00E9386A" w:rsidP="00F358E9">
      <w:r>
        <w:t>Hans is the gnome</w:t>
      </w:r>
      <w:r w:rsidR="008B6682">
        <w:t xml:space="preserve">, and even if I did not know him </w:t>
      </w:r>
      <w:proofErr w:type="gramStart"/>
      <w:r w:rsidR="008B6682">
        <w:t>for</w:t>
      </w:r>
      <w:proofErr w:type="gramEnd"/>
      <w:r w:rsidR="008B6682">
        <w:t xml:space="preserve"> a stra</w:t>
      </w:r>
      <w:r w:rsidR="00716AD6">
        <w:t xml:space="preserve">nger to Osprey, there is no way he would have been </w:t>
      </w:r>
      <w:r w:rsidR="003A3236">
        <w:t>marked as one of us. Clot</w:t>
      </w:r>
      <w:r w:rsidR="008024C9">
        <w:t xml:space="preserve">hes as neat as can be, hands never to have seen a net or </w:t>
      </w:r>
      <w:r w:rsidR="0076014A">
        <w:t xml:space="preserve">gaff or, </w:t>
      </w:r>
      <w:proofErr w:type="gramStart"/>
      <w:r w:rsidR="0076014A">
        <w:t>well</w:t>
      </w:r>
      <w:proofErr w:type="gramEnd"/>
      <w:r w:rsidR="0076014A">
        <w:t xml:space="preserve"> anything other than a pen, I should think. Or maybe a wand-he is a mage of some sort from a mainland school he seemed disappointed we did not </w:t>
      </w:r>
      <w:r w:rsidR="003C054E">
        <w:t xml:space="preserve">know. </w:t>
      </w:r>
      <w:proofErr w:type="gramStart"/>
      <w:r w:rsidR="003C054E">
        <w:t xml:space="preserve">But full of </w:t>
      </w:r>
      <w:r w:rsidR="00E936C0">
        <w:t>desire to be helpful and</w:t>
      </w:r>
      <w:proofErr w:type="gramEnd"/>
      <w:r w:rsidR="00E936C0">
        <w:t xml:space="preserve"> he was </w:t>
      </w:r>
      <w:proofErr w:type="gramStart"/>
      <w:r w:rsidR="00E936C0">
        <w:t>most</w:t>
      </w:r>
      <w:proofErr w:type="gramEnd"/>
      <w:r w:rsidR="00E936C0">
        <w:t xml:space="preserve"> earnest. </w:t>
      </w:r>
      <w:proofErr w:type="gramStart"/>
      <w:r w:rsidR="00E936C0">
        <w:t>And also</w:t>
      </w:r>
      <w:proofErr w:type="gramEnd"/>
      <w:r w:rsidR="00E936C0">
        <w:t xml:space="preserve"> most talkative</w:t>
      </w:r>
      <w:r w:rsidR="00BA554E">
        <w:t>, but it’s good. He makes up for my stammering.</w:t>
      </w:r>
    </w:p>
    <w:p w14:paraId="27AB0D79" w14:textId="7F679031" w:rsidR="00BA554E" w:rsidRDefault="00BA554E" w:rsidP="00F358E9">
      <w:r>
        <w:lastRenderedPageBreak/>
        <w:t>There is also Cormac</w:t>
      </w:r>
      <w:r w:rsidR="002A1F3C">
        <w:t xml:space="preserve">-a halfling drunk, but I am not sure whether “drunk” is a hobby or a profession to him. He and </w:t>
      </w:r>
      <w:proofErr w:type="spellStart"/>
      <w:r w:rsidR="002A1F3C">
        <w:t>Oldwii</w:t>
      </w:r>
      <w:proofErr w:type="spellEnd"/>
      <w:r w:rsidR="002A1F3C">
        <w:t xml:space="preserve"> know each other, and perhaps he is doing her a favor, or maybe, the other way around. He seems a man in need of a distraction.</w:t>
      </w:r>
    </w:p>
    <w:p w14:paraId="3388AA74" w14:textId="035AC693" w:rsidR="00F358E9" w:rsidRDefault="00712264" w:rsidP="00F358E9">
      <w:r>
        <w:t xml:space="preserve">The last is </w:t>
      </w:r>
      <w:r w:rsidR="00F358E9">
        <w:t>Tom Fidelis</w:t>
      </w:r>
      <w:r>
        <w:t xml:space="preserve">, </w:t>
      </w:r>
      <w:r w:rsidR="005434E0">
        <w:t xml:space="preserve">a man of my height (tall, very tall for a woman) </w:t>
      </w:r>
      <w:proofErr w:type="spellStart"/>
      <w:r w:rsidR="00872674">
        <w:t>well armed</w:t>
      </w:r>
      <w:proofErr w:type="spellEnd"/>
      <w:r w:rsidR="00872674">
        <w:t xml:space="preserve"> and armored. A farmer he says, but on </w:t>
      </w:r>
      <w:r w:rsidR="00F55727">
        <w:t>a sort of family quest to</w:t>
      </w:r>
      <w:r w:rsidR="007621E1">
        <w:t xml:space="preserve">, well, to </w:t>
      </w:r>
      <w:r w:rsidR="007621E1" w:rsidRPr="00CB5876">
        <w:rPr>
          <w:i/>
          <w:iCs/>
        </w:rPr>
        <w:t>what</w:t>
      </w:r>
      <w:r w:rsidR="007621E1">
        <w:t xml:space="preserve"> is not entirely clear.  But his </w:t>
      </w:r>
      <w:r w:rsidR="0054455A">
        <w:t xml:space="preserve">attitude is one of irritation, as if all this </w:t>
      </w:r>
      <w:r w:rsidR="00FF766A">
        <w:t>is a chore like chopping the kindling or mending nets. Perhaps he has daddy issues. Not that I am judging; I have enough of my own.</w:t>
      </w:r>
      <w:r w:rsidR="00CD63D8">
        <w:t xml:space="preserve"> </w:t>
      </w:r>
    </w:p>
    <w:p w14:paraId="1707B884" w14:textId="71C6BFFA" w:rsidR="00CB5876" w:rsidRDefault="00CF0385" w:rsidP="00F358E9">
      <w:r>
        <w:t xml:space="preserve">By </w:t>
      </w:r>
      <w:proofErr w:type="spellStart"/>
      <w:r>
        <w:t>mid morning</w:t>
      </w:r>
      <w:proofErr w:type="spellEnd"/>
      <w:r>
        <w:t xml:space="preserve"> we had passed the </w:t>
      </w:r>
      <w:r w:rsidR="002E13D6">
        <w:t>farthest point from Osprey I have ever been.</w:t>
      </w:r>
      <w:r w:rsidR="00FA23E0">
        <w:t xml:space="preserve"> Only half a day to reach the end of my world</w:t>
      </w:r>
      <w:r w:rsidR="00A96817">
        <w:t xml:space="preserve">; how strange. </w:t>
      </w:r>
      <w:r w:rsidR="002E13D6">
        <w:t xml:space="preserve"> </w:t>
      </w:r>
      <w:r w:rsidR="007B37C4">
        <w:t>Hans kept up a constant stream of commentary on the plants, animals, clouds, rocks and whatever else caught his e</w:t>
      </w:r>
      <w:r w:rsidR="008334BD">
        <w:t xml:space="preserve">ye; </w:t>
      </w:r>
      <w:r w:rsidR="00EB79C4">
        <w:t xml:space="preserve">his capacity </w:t>
      </w:r>
      <w:r w:rsidR="0069655C">
        <w:t xml:space="preserve">to talk is </w:t>
      </w:r>
      <w:r w:rsidR="00EB79C4">
        <w:t xml:space="preserve">endless. </w:t>
      </w:r>
      <w:r w:rsidR="008334BD">
        <w:t>Cormac whistled tunelessly</w:t>
      </w:r>
      <w:r w:rsidR="00A96817">
        <w:t xml:space="preserve"> between swallows from his flask</w:t>
      </w:r>
      <w:r w:rsidR="008334BD">
        <w:t xml:space="preserve">.  I kept thinking about the </w:t>
      </w:r>
      <w:r w:rsidR="00152F58">
        <w:t>oddness</w:t>
      </w:r>
      <w:r w:rsidR="008334BD">
        <w:t xml:space="preserve"> of it all, </w:t>
      </w:r>
      <w:r w:rsidR="006B1507">
        <w:t>wondering if I would embarrass myself</w:t>
      </w:r>
      <w:r w:rsidR="00164531">
        <w:t xml:space="preserve"> further</w:t>
      </w:r>
      <w:r w:rsidR="006B1507">
        <w:t xml:space="preserve"> in front of everyone, </w:t>
      </w:r>
      <w:r w:rsidR="002508E5">
        <w:t>trying to imagine what Iron Harbor would be like</w:t>
      </w:r>
      <w:r w:rsidR="0069655C">
        <w:t>, what we would see</w:t>
      </w:r>
      <w:r w:rsidR="001E5D96">
        <w:t>.  Th</w:t>
      </w:r>
      <w:r w:rsidR="00C13097">
        <w:t xml:space="preserve">at </w:t>
      </w:r>
      <w:r w:rsidR="001E5D96">
        <w:t xml:space="preserve">there was a rust grimed dead man </w:t>
      </w:r>
      <w:r w:rsidR="00374487">
        <w:t xml:space="preserve">was almost lost in my </w:t>
      </w:r>
      <w:r w:rsidR="00C13097">
        <w:t>flighty</w:t>
      </w:r>
      <w:r w:rsidR="00374487">
        <w:t xml:space="preserve"> stupid brain. </w:t>
      </w:r>
      <w:r w:rsidR="007A3836">
        <w:t>I dared not open my mouth</w:t>
      </w:r>
      <w:r w:rsidR="00164531">
        <w:t xml:space="preserve"> </w:t>
      </w:r>
      <w:proofErr w:type="gramStart"/>
      <w:r w:rsidR="00164531">
        <w:t>again</w:t>
      </w:r>
      <w:r w:rsidR="007A3836">
        <w:t>-recalling</w:t>
      </w:r>
      <w:proofErr w:type="gramEnd"/>
      <w:r w:rsidR="007A3836">
        <w:t xml:space="preserve"> the last idio</w:t>
      </w:r>
      <w:r w:rsidR="00F93D1A">
        <w:t>t</w:t>
      </w:r>
      <w:r w:rsidR="007A3836">
        <w:t xml:space="preserve">ic comment I made before we set off: Well, he didn’t die of a fishing accident.  </w:t>
      </w:r>
      <w:r w:rsidR="00B0449E">
        <w:t xml:space="preserve">Fish and fiddles-could I have been more useless? </w:t>
      </w:r>
      <w:proofErr w:type="gramStart"/>
      <w:r w:rsidR="006C6CBE">
        <w:t>Of course</w:t>
      </w:r>
      <w:proofErr w:type="gramEnd"/>
      <w:r w:rsidR="006C6CBE">
        <w:t xml:space="preserve"> </w:t>
      </w:r>
      <w:r w:rsidR="00B0449E">
        <w:t xml:space="preserve">the stranger didn’t die </w:t>
      </w:r>
      <w:r w:rsidR="00C94B80">
        <w:t xml:space="preserve">of an accident-he was </w:t>
      </w:r>
      <w:proofErr w:type="gramStart"/>
      <w:r w:rsidR="00C94B80">
        <w:t>plunked</w:t>
      </w:r>
      <w:proofErr w:type="gramEnd"/>
      <w:r w:rsidR="00C94B80">
        <w:t xml:space="preserve"> by bolts and his flesh red and splotchy! </w:t>
      </w:r>
      <w:r w:rsidR="00607C80">
        <w:t xml:space="preserve"> Hans was kind enough to only nod when I blurted this </w:t>
      </w:r>
      <w:r w:rsidR="00F93D1A">
        <w:t>i</w:t>
      </w:r>
      <w:r w:rsidR="00CC1B41">
        <w:t xml:space="preserve">nanity </w:t>
      </w:r>
      <w:r w:rsidR="00607C80">
        <w:t xml:space="preserve">out after inspecting the body. Yah </w:t>
      </w:r>
      <w:proofErr w:type="spellStart"/>
      <w:r w:rsidR="00607C80">
        <w:t>Yah</w:t>
      </w:r>
      <w:proofErr w:type="spellEnd"/>
      <w:r w:rsidR="00607C80">
        <w:t xml:space="preserve">, but I shall take some samples in case they will be useful later, was all he said. But I am sure he thinks I am a moron. </w:t>
      </w:r>
      <w:r w:rsidR="00284F93">
        <w:t xml:space="preserve">At the very least he </w:t>
      </w:r>
      <w:proofErr w:type="gramStart"/>
      <w:r w:rsidR="00284F93">
        <w:t>thinks</w:t>
      </w:r>
      <w:proofErr w:type="gramEnd"/>
      <w:r w:rsidR="00284F93">
        <w:t xml:space="preserve"> me callow.</w:t>
      </w:r>
    </w:p>
    <w:p w14:paraId="2B1EF1E6" w14:textId="1C71A745" w:rsidR="00FC3883" w:rsidRDefault="00E95B34" w:rsidP="00F358E9">
      <w:r>
        <w:t xml:space="preserve">We move along, Tom and I </w:t>
      </w:r>
      <w:proofErr w:type="gramStart"/>
      <w:r>
        <w:t>setting</w:t>
      </w:r>
      <w:proofErr w:type="gramEnd"/>
      <w:r>
        <w:t xml:space="preserve"> the </w:t>
      </w:r>
      <w:r w:rsidR="00A8516B">
        <w:t xml:space="preserve">pace. </w:t>
      </w:r>
      <w:proofErr w:type="gramStart"/>
      <w:r w:rsidR="00A8516B">
        <w:t>Luckily</w:t>
      </w:r>
      <w:proofErr w:type="gramEnd"/>
      <w:r w:rsidR="00A8516B">
        <w:t xml:space="preserve"> he does not seem interested in talking either. </w:t>
      </w:r>
    </w:p>
    <w:p w14:paraId="6DDD65DB" w14:textId="4C56AD71" w:rsidR="00EC0A9C" w:rsidRDefault="00D94966" w:rsidP="00F358E9">
      <w:r w:rsidRPr="00D94966">
        <w:t xml:space="preserve">After following only faint traces of the Old Coast Road, </w:t>
      </w:r>
      <w:r w:rsidR="00A8516B">
        <w:t>we</w:t>
      </w:r>
      <w:r w:rsidR="00A445A8">
        <w:t xml:space="preserve"> approach</w:t>
      </w:r>
      <w:r w:rsidRPr="00D94966">
        <w:t xml:space="preserve"> Kindred’s Crossing</w:t>
      </w:r>
      <w:r w:rsidR="00A445A8">
        <w:t xml:space="preserve">, one of the few </w:t>
      </w:r>
      <w:r w:rsidR="00062FB7">
        <w:t>landmarks</w:t>
      </w:r>
      <w:r w:rsidR="00A445A8">
        <w:t xml:space="preserve"> I know even if I have never been here</w:t>
      </w:r>
      <w:r w:rsidRPr="00D94966">
        <w:t xml:space="preserve">. </w:t>
      </w:r>
      <w:r w:rsidR="00A445A8">
        <w:t>T</w:t>
      </w:r>
      <w:r w:rsidRPr="00D94966">
        <w:t xml:space="preserve">he road grows more obvious, </w:t>
      </w:r>
      <w:r w:rsidR="00443DB0">
        <w:t>and our boots clack on some of the</w:t>
      </w:r>
      <w:r w:rsidRPr="00D94966">
        <w:t xml:space="preserve"> </w:t>
      </w:r>
      <w:r w:rsidR="00062FB7">
        <w:t xml:space="preserve">remaining </w:t>
      </w:r>
      <w:r w:rsidRPr="00D94966">
        <w:t>old paving stones</w:t>
      </w:r>
      <w:r w:rsidR="00A42013">
        <w:t xml:space="preserve">. As the </w:t>
      </w:r>
      <w:r w:rsidR="00146170">
        <w:t xml:space="preserve">road winds through a small peninsula, we see a rocky beach with a small </w:t>
      </w:r>
      <w:proofErr w:type="gramStart"/>
      <w:r w:rsidR="00C318A4">
        <w:t>b</w:t>
      </w:r>
      <w:r w:rsidR="00146170">
        <w:t>eat up</w:t>
      </w:r>
      <w:proofErr w:type="gramEnd"/>
      <w:r w:rsidR="00146170">
        <w:t xml:space="preserve"> </w:t>
      </w:r>
      <w:r w:rsidR="00EC0A9C">
        <w:t>rowboat overturned on the ground.</w:t>
      </w:r>
      <w:r w:rsidR="00314D85">
        <w:t xml:space="preserve"> Fearing someone might be injured underneath, I </w:t>
      </w:r>
      <w:r w:rsidR="00A72200">
        <w:t>ran up to the boat and looked underneath.</w:t>
      </w:r>
    </w:p>
    <w:p w14:paraId="4F1F1DB5" w14:textId="44626BB3" w:rsidR="000977BC" w:rsidRDefault="00A72200" w:rsidP="00F358E9">
      <w:r>
        <w:t xml:space="preserve">Rule </w:t>
      </w:r>
      <w:r w:rsidR="009C1F2D">
        <w:t xml:space="preserve">#1 of The Outside: No good deed goes unpunished. </w:t>
      </w:r>
      <w:r w:rsidR="00707648">
        <w:t xml:space="preserve">Underneath was not </w:t>
      </w:r>
      <w:r w:rsidR="00D31134">
        <w:t xml:space="preserve">an injured person, or even nothing, but a nasty armored crabby-buggy thing with </w:t>
      </w:r>
      <w:r w:rsidR="00FF33B0">
        <w:t>big pinchers.</w:t>
      </w:r>
      <w:r w:rsidR="009911F6">
        <w:t xml:space="preserve"> </w:t>
      </w:r>
      <w:r w:rsidR="00F767D1">
        <w:t xml:space="preserve">Clumsy oaf as I am, I </w:t>
      </w:r>
      <w:r w:rsidR="00CC067A">
        <w:t xml:space="preserve">bashed the already broken boat with my </w:t>
      </w:r>
      <w:proofErr w:type="spellStart"/>
      <w:r w:rsidR="00461918">
        <w:t>morningstar</w:t>
      </w:r>
      <w:proofErr w:type="spellEnd"/>
      <w:r w:rsidR="00461918">
        <w:t xml:space="preserve"> but</w:t>
      </w:r>
      <w:r w:rsidR="00CC067A">
        <w:t xml:space="preserve"> at least managed to </w:t>
      </w:r>
      <w:r w:rsidR="001830F1">
        <w:t xml:space="preserve">block the things blow with my shield, getting only a slight scratch. </w:t>
      </w:r>
      <w:r w:rsidR="00FC633C">
        <w:t xml:space="preserve">I heard a sizzle </w:t>
      </w:r>
      <w:proofErr w:type="gramStart"/>
      <w:r w:rsidR="00FC633C">
        <w:t>as</w:t>
      </w:r>
      <w:proofErr w:type="gramEnd"/>
      <w:r w:rsidR="00FC633C">
        <w:t xml:space="preserve"> something crackled by my ear</w:t>
      </w:r>
      <w:r w:rsidR="00D0758D">
        <w:t>, which turned out to be the gentlemanly Hans frying the things</w:t>
      </w:r>
      <w:r w:rsidR="0068122C">
        <w:t xml:space="preserve"> </w:t>
      </w:r>
      <w:r w:rsidR="00D0758D">
        <w:t>with some lighting. Huh. Didn</w:t>
      </w:r>
      <w:r w:rsidR="00DA2C1E">
        <w:t xml:space="preserve">’t see that coming. </w:t>
      </w:r>
      <w:r w:rsidR="0021129C">
        <w:t xml:space="preserve">After the shock of actually being </w:t>
      </w:r>
      <w:r w:rsidR="0021129C">
        <w:lastRenderedPageBreak/>
        <w:t>attacked, I cam</w:t>
      </w:r>
      <w:r w:rsidR="00B13145">
        <w:t xml:space="preserve">e </w:t>
      </w:r>
      <w:r w:rsidR="0021129C">
        <w:t xml:space="preserve">to my senses and </w:t>
      </w:r>
      <w:proofErr w:type="spellStart"/>
      <w:r w:rsidR="004F747A">
        <w:t>thunked</w:t>
      </w:r>
      <w:proofErr w:type="spellEnd"/>
      <w:r w:rsidR="004F747A">
        <w:t xml:space="preserve"> the thing hard, while Zunk stepped up with </w:t>
      </w:r>
      <w:r w:rsidR="00A24E23">
        <w:t>their</w:t>
      </w:r>
      <w:r w:rsidR="004F747A">
        <w:t xml:space="preserve"> clever </w:t>
      </w:r>
      <w:r w:rsidR="00B94775">
        <w:t>knives and sliced it to bits, sending the thin</w:t>
      </w:r>
      <w:r w:rsidR="00A24E23">
        <w:t>g</w:t>
      </w:r>
      <w:r w:rsidR="00B94775">
        <w:t xml:space="preserve"> into a spasm of twitching claws and legs, one of which stabbed the little </w:t>
      </w:r>
      <w:proofErr w:type="gramStart"/>
      <w:r w:rsidR="00A24E23">
        <w:t>goblin</w:t>
      </w:r>
      <w:r w:rsidR="000977BC">
        <w:t>,  turning</w:t>
      </w:r>
      <w:proofErr w:type="gramEnd"/>
      <w:r w:rsidR="000977BC">
        <w:t xml:space="preserve"> </w:t>
      </w:r>
      <w:r w:rsidR="00A24E23">
        <w:t>it</w:t>
      </w:r>
      <w:r w:rsidR="000977BC">
        <w:t xml:space="preserve"> sickly.</w:t>
      </w:r>
      <w:r w:rsidR="000B4F55">
        <w:t xml:space="preserve"> </w:t>
      </w:r>
      <w:r w:rsidR="00937DD7">
        <w:t xml:space="preserve">As if this was not at all quite </w:t>
      </w:r>
      <w:proofErr w:type="gramStart"/>
      <w:r w:rsidR="00937DD7">
        <w:t>enough</w:t>
      </w:r>
      <w:proofErr w:type="gramEnd"/>
      <w:r w:rsidR="00064459">
        <w:t xml:space="preserve"> </w:t>
      </w:r>
      <w:r w:rsidR="00F04F07">
        <w:t xml:space="preserve">a strange little creature burst from the grass and tried </w:t>
      </w:r>
      <w:r w:rsidR="007D4794">
        <w:t xml:space="preserve">to </w:t>
      </w:r>
      <w:proofErr w:type="spellStart"/>
      <w:proofErr w:type="gramStart"/>
      <w:r w:rsidR="007D4794">
        <w:t>prise</w:t>
      </w:r>
      <w:proofErr w:type="spellEnd"/>
      <w:proofErr w:type="gramEnd"/>
      <w:r w:rsidR="007D4794">
        <w:t xml:space="preserve"> something loose from the bags we had dropped. Stop-th</w:t>
      </w:r>
      <w:r w:rsidR="009222E7">
        <w:t xml:space="preserve">ief! yelled Hans </w:t>
      </w:r>
      <w:r w:rsidR="00C11A59">
        <w:t xml:space="preserve">firing another sizzling bolt </w:t>
      </w:r>
      <w:r w:rsidR="00B24F29">
        <w:t>as Tom stepped up and calm</w:t>
      </w:r>
      <w:r w:rsidR="00DA5673">
        <w:t>ly</w:t>
      </w:r>
      <w:r w:rsidR="00B24F29">
        <w:t xml:space="preserve"> sliced it in two with</w:t>
      </w:r>
      <w:r w:rsidR="008B019E">
        <w:t xml:space="preserve"> his</w:t>
      </w:r>
      <w:r w:rsidR="00B24F29">
        <w:t xml:space="preserve"> </w:t>
      </w:r>
      <w:r w:rsidR="008B019E">
        <w:t xml:space="preserve">pole arm. Farmer, right. </w:t>
      </w:r>
      <w:r w:rsidR="00EC58B1">
        <w:t xml:space="preserve">I wonder if </w:t>
      </w:r>
      <w:proofErr w:type="gramStart"/>
      <w:r w:rsidR="00EC58B1">
        <w:t>everyone in the</w:t>
      </w:r>
      <w:proofErr w:type="gramEnd"/>
      <w:r w:rsidR="00EC58B1">
        <w:t xml:space="preserve"> outside is so lethal.</w:t>
      </w:r>
      <w:r w:rsidR="00983251">
        <w:t xml:space="preserve"> </w:t>
      </w:r>
      <w:proofErr w:type="gramStart"/>
      <w:r w:rsidR="00CA4423">
        <w:t>Looking at the corpse</w:t>
      </w:r>
      <w:proofErr w:type="gramEnd"/>
      <w:r w:rsidR="00EE0279">
        <w:t xml:space="preserve"> I recognize it as a </w:t>
      </w:r>
      <w:proofErr w:type="spellStart"/>
      <w:r w:rsidR="00EE0279">
        <w:t>haniver</w:t>
      </w:r>
      <w:proofErr w:type="spellEnd"/>
      <w:r w:rsidR="00EE0279">
        <w:t>; a sort of distant cousin to Zunk and</w:t>
      </w:r>
      <w:r w:rsidR="009971A7">
        <w:t xml:space="preserve"> much disliked for their tendency to steal, well anything. </w:t>
      </w:r>
    </w:p>
    <w:p w14:paraId="6DEA147D" w14:textId="0ECA8E6B" w:rsidR="00EC58B1" w:rsidRDefault="0034002B" w:rsidP="00F358E9">
      <w:r>
        <w:t xml:space="preserve">I turn the rowboat over to make sure nobody is still inside, which seems daft now that I think of, but </w:t>
      </w:r>
      <w:r w:rsidR="00BE21CC">
        <w:t xml:space="preserve">I feared some traveler might have been </w:t>
      </w:r>
      <w:r w:rsidR="00FD7147">
        <w:t xml:space="preserve">dragged under by the beast to </w:t>
      </w:r>
      <w:r w:rsidR="00784B9B">
        <w:t xml:space="preserve">be </w:t>
      </w:r>
      <w:r w:rsidR="00FD7147">
        <w:t>consume</w:t>
      </w:r>
      <w:r w:rsidR="00784B9B">
        <w:t>d</w:t>
      </w:r>
      <w:r w:rsidR="00FD7147">
        <w:t xml:space="preserve"> at its leisure. But no, only a</w:t>
      </w:r>
      <w:r w:rsidR="0072667D">
        <w:t xml:space="preserve">n oil skin pouch with some coin (well, more than I would see in 3 months, if the truth be told) and a small vial holding a liquid that Hans declares would allow one to </w:t>
      </w:r>
      <w:proofErr w:type="gramStart"/>
      <w:r w:rsidR="0072667D">
        <w:t>breath</w:t>
      </w:r>
      <w:proofErr w:type="gramEnd"/>
      <w:r w:rsidR="0072667D">
        <w:t xml:space="preserve"> in water. </w:t>
      </w:r>
      <w:r w:rsidR="0000662B">
        <w:t>What a fantastic thing for someone to be</w:t>
      </w:r>
      <w:proofErr w:type="gramStart"/>
      <w:r w:rsidR="0000662B">
        <w:t>….just</w:t>
      </w:r>
      <w:proofErr w:type="gramEnd"/>
      <w:r w:rsidR="0000662B">
        <w:t xml:space="preserve"> carrying around like that. </w:t>
      </w:r>
      <w:r w:rsidR="00FD7147">
        <w:t xml:space="preserve"> </w:t>
      </w:r>
    </w:p>
    <w:p w14:paraId="744CDDF3" w14:textId="349ED6E1" w:rsidR="008C3A3F" w:rsidRDefault="00A11161" w:rsidP="00F358E9">
      <w:r>
        <w:t>Stupid me-I forgot completely about the little gnome injured at my expense</w:t>
      </w:r>
      <w:r w:rsidR="00162B4B">
        <w:t xml:space="preserve">. </w:t>
      </w:r>
      <w:r w:rsidR="00E71284">
        <w:t xml:space="preserve">Am I that dull witted </w:t>
      </w:r>
      <w:r w:rsidR="00162B4B">
        <w:t xml:space="preserve">as to let </w:t>
      </w:r>
      <w:r w:rsidR="00BF4016">
        <w:t xml:space="preserve">a few trinkets </w:t>
      </w:r>
      <w:r w:rsidR="000564B8">
        <w:t xml:space="preserve">distract me from my wounded new friend? </w:t>
      </w:r>
      <w:r w:rsidR="00767D68">
        <w:t xml:space="preserve">I take out my healing kit and </w:t>
      </w:r>
      <w:r w:rsidR="00A376B2">
        <w:t xml:space="preserve">try to rebalance </w:t>
      </w:r>
      <w:r w:rsidR="00AC5452">
        <w:t>their</w:t>
      </w:r>
      <w:r w:rsidR="00A376B2">
        <w:t xml:space="preserve"> flow</w:t>
      </w:r>
      <w:r w:rsidR="00721C3C">
        <w:t xml:space="preserve">, but I know </w:t>
      </w:r>
      <w:r w:rsidR="00030302">
        <w:t>nothing</w:t>
      </w:r>
      <w:r w:rsidR="00721C3C">
        <w:t xml:space="preserve"> about the nature of the poison; </w:t>
      </w:r>
      <w:proofErr w:type="gramStart"/>
      <w:r w:rsidR="00721C3C">
        <w:t>still</w:t>
      </w:r>
      <w:proofErr w:type="gramEnd"/>
      <w:r w:rsidR="00721C3C">
        <w:t xml:space="preserve"> I </w:t>
      </w:r>
      <w:proofErr w:type="gramStart"/>
      <w:r w:rsidR="00721C3C">
        <w:t>am able to</w:t>
      </w:r>
      <w:proofErr w:type="gramEnd"/>
      <w:r w:rsidR="00721C3C">
        <w:t xml:space="preserve"> accomplish something, and </w:t>
      </w:r>
      <w:r w:rsidR="00116340">
        <w:t>they</w:t>
      </w:r>
      <w:r w:rsidR="00721C3C">
        <w:t xml:space="preserve"> </w:t>
      </w:r>
      <w:r w:rsidR="008C3A3F">
        <w:t xml:space="preserve">start to look better. I hope my small boon makes up for me putting </w:t>
      </w:r>
      <w:r w:rsidR="00116340">
        <w:t>them</w:t>
      </w:r>
      <w:r w:rsidR="008C3A3F">
        <w:t xml:space="preserve"> at risk, and I give a little </w:t>
      </w:r>
      <w:r w:rsidR="00030302">
        <w:t xml:space="preserve">prayer of </w:t>
      </w:r>
      <w:r w:rsidR="008C3A3F">
        <w:t>thanks to Milani.</w:t>
      </w:r>
    </w:p>
    <w:p w14:paraId="5596EE7D" w14:textId="156587D1" w:rsidR="00EC0A9C" w:rsidRDefault="004F4F48" w:rsidP="00F358E9">
      <w:r>
        <w:t xml:space="preserve">Around the bend </w:t>
      </w:r>
      <w:r w:rsidR="003C23A8">
        <w:t xml:space="preserve">the remains of an old bridge </w:t>
      </w:r>
      <w:proofErr w:type="gramStart"/>
      <w:r w:rsidR="003C23A8">
        <w:t>now</w:t>
      </w:r>
      <w:proofErr w:type="gramEnd"/>
      <w:r w:rsidR="003C23A8">
        <w:t xml:space="preserve"> no longer crossing a channel into the bluff, salty water surging </w:t>
      </w:r>
      <w:r w:rsidR="008073DB">
        <w:t>in and out, about 15 feet below us. The staves</w:t>
      </w:r>
      <w:r w:rsidR="00154DF5">
        <w:t xml:space="preserve"> are long gone-only the posts remain. We grapple the post on the far side and tie </w:t>
      </w:r>
      <w:r w:rsidR="00B442A7">
        <w:t>the rope</w:t>
      </w:r>
      <w:r w:rsidR="00154DF5">
        <w:t xml:space="preserve"> off </w:t>
      </w:r>
      <w:r w:rsidR="00B442A7">
        <w:t xml:space="preserve">on our side </w:t>
      </w:r>
      <w:r w:rsidR="00C171FB">
        <w:t xml:space="preserve">so that we may slither across with hands and feet. </w:t>
      </w:r>
      <w:r w:rsidR="00772574">
        <w:t>The only problem is Hans, who is obstreperous about crossing and loses his grip</w:t>
      </w:r>
      <w:r w:rsidR="00851DBB">
        <w:t xml:space="preserve">, managing to catch the rope at the last moment before he </w:t>
      </w:r>
      <w:r w:rsidR="00542D13">
        <w:t xml:space="preserve">plunges into the foamy water. He comes up sputtering, but gamely tries it again, without incident. </w:t>
      </w:r>
    </w:p>
    <w:p w14:paraId="43BFACCA" w14:textId="77777777" w:rsidR="00292DEE" w:rsidRDefault="00761345" w:rsidP="00F358E9">
      <w:r>
        <w:t xml:space="preserve">We spy a stray cross bow bolt lodged in one of the </w:t>
      </w:r>
      <w:proofErr w:type="gramStart"/>
      <w:r>
        <w:t>bridge</w:t>
      </w:r>
      <w:proofErr w:type="gramEnd"/>
      <w:r>
        <w:t xml:space="preserve"> </w:t>
      </w:r>
      <w:proofErr w:type="gramStart"/>
      <w:r>
        <w:t>posts, and</w:t>
      </w:r>
      <w:proofErr w:type="gramEnd"/>
      <w:r>
        <w:t xml:space="preserve"> </w:t>
      </w:r>
      <w:r w:rsidR="005C7DC6">
        <w:t xml:space="preserve">pull it out. The bolthead is </w:t>
      </w:r>
      <w:r w:rsidR="00A14323">
        <w:t xml:space="preserve">slicked with something that Hans sniffs, </w:t>
      </w:r>
      <w:r w:rsidR="005370F0">
        <w:t>stating he thinks it is the same thing found on the wounds of the murdered stranger</w:t>
      </w:r>
      <w:r w:rsidR="00474162">
        <w:t xml:space="preserve">-the bolts themselves certainly look similar. Hans wants to collect more samples, but </w:t>
      </w:r>
      <w:r w:rsidR="004472BE">
        <w:t xml:space="preserve">I point out we are still somewhat far from Iron </w:t>
      </w:r>
      <w:proofErr w:type="gramStart"/>
      <w:r w:rsidR="004472BE">
        <w:t>Harbor</w:t>
      </w:r>
      <w:proofErr w:type="gramEnd"/>
      <w:r w:rsidR="004472BE">
        <w:t xml:space="preserve"> and we have just enough time to get there before full dark.</w:t>
      </w:r>
    </w:p>
    <w:p w14:paraId="65108B31" w14:textId="54FEC463" w:rsidR="00292DEE" w:rsidRDefault="00C46499" w:rsidP="00F358E9">
      <w:r>
        <w:t>On the move again, as fast as is safe</w:t>
      </w:r>
      <w:r w:rsidR="00D23811">
        <w:t>,</w:t>
      </w:r>
      <w:r w:rsidR="005C6EA7">
        <w:t xml:space="preserve"> we are beset again</w:t>
      </w:r>
      <w:r w:rsidR="00584B66">
        <w:t xml:space="preserve"> </w:t>
      </w:r>
      <w:r w:rsidR="00160E60">
        <w:t>by</w:t>
      </w:r>
      <w:r w:rsidR="00584B66">
        <w:t xml:space="preserve"> another cowardly foe hidden in the grass</w:t>
      </w:r>
      <w:r w:rsidR="006469E8">
        <w:t xml:space="preserve">; </w:t>
      </w:r>
      <w:r w:rsidR="00160E60">
        <w:t>an arrow plants itself in Z</w:t>
      </w:r>
      <w:r w:rsidR="00DE23C9">
        <w:t>unk</w:t>
      </w:r>
      <w:r w:rsidR="00935958">
        <w:t>’</w:t>
      </w:r>
      <w:r w:rsidR="00DE23C9">
        <w:t xml:space="preserve">s shoulder and </w:t>
      </w:r>
      <w:r w:rsidR="006469E8">
        <w:t xml:space="preserve">the little </w:t>
      </w:r>
      <w:r w:rsidR="00935958">
        <w:t>goblin</w:t>
      </w:r>
      <w:r w:rsidR="006469E8">
        <w:t xml:space="preserve"> pitches forward into the dirt as some sort of giant </w:t>
      </w:r>
      <w:r w:rsidR="00973EDD">
        <w:t>centipede slithers up the seaw</w:t>
      </w:r>
      <w:r w:rsidR="00103CF9">
        <w:t>ard rim of the trail (which</w:t>
      </w:r>
      <w:r w:rsidR="008453E2">
        <w:t xml:space="preserve"> is </w:t>
      </w:r>
      <w:r w:rsidR="008453E2">
        <w:lastRenderedPageBreak/>
        <w:t>now running beside a sandy defile)</w:t>
      </w:r>
      <w:r w:rsidR="00442B54">
        <w:t>. I recall one of my first rituals and murmur some words</w:t>
      </w:r>
      <w:r w:rsidR="00977F02">
        <w:t xml:space="preserve"> as I throw some pieces of forge metal that turn into bolts and </w:t>
      </w:r>
      <w:r w:rsidR="009F04F9">
        <w:t>pierce the chittering thing</w:t>
      </w:r>
      <w:r w:rsidR="00FF449F">
        <w:t xml:space="preserve"> threatening </w:t>
      </w:r>
      <w:proofErr w:type="spellStart"/>
      <w:r w:rsidR="00FF449F">
        <w:t>Ordwi</w:t>
      </w:r>
      <w:proofErr w:type="spellEnd"/>
      <w:r w:rsidR="00FF449F">
        <w:t xml:space="preserve">. </w:t>
      </w:r>
      <w:r w:rsidR="00F77D3C">
        <w:t xml:space="preserve">A companion appears. </w:t>
      </w:r>
      <w:r w:rsidR="00BA0DB7">
        <w:t xml:space="preserve">Cormac moves towards the pair, his steps in no way resembling a drunkard, but a dancer, </w:t>
      </w:r>
      <w:r w:rsidR="007C0924">
        <w:t>but I fear he has lost his mind. He has no weapon or armor or shield</w:t>
      </w:r>
      <w:r w:rsidR="00150DB8">
        <w:t xml:space="preserve">. </w:t>
      </w:r>
      <w:r w:rsidR="00892F68">
        <w:t>He evades a pincer</w:t>
      </w:r>
      <w:r w:rsidR="006E7720">
        <w:t xml:space="preserve"> with a deft twist</w:t>
      </w:r>
      <w:r w:rsidR="00892F68">
        <w:t xml:space="preserve"> and pummel</w:t>
      </w:r>
      <w:r w:rsidR="004155BA">
        <w:t xml:space="preserve">s </w:t>
      </w:r>
      <w:r w:rsidR="00892F68">
        <w:t xml:space="preserve">the beast </w:t>
      </w:r>
      <w:r w:rsidR="004B1DBF">
        <w:t>with blows from fist and foot and sends it to the dirt, as Tom steps up with his long blade a</w:t>
      </w:r>
      <w:r w:rsidR="004155BA">
        <w:t>nd</w:t>
      </w:r>
      <w:r w:rsidR="004B1DBF">
        <w:t xml:space="preserve"> </w:t>
      </w:r>
      <w:r w:rsidR="0073099C">
        <w:t xml:space="preserve">cuts </w:t>
      </w:r>
      <w:r w:rsidR="00A842CF">
        <w:t>the other</w:t>
      </w:r>
      <w:r w:rsidR="0073099C">
        <w:t xml:space="preserve"> in two.</w:t>
      </w:r>
    </w:p>
    <w:p w14:paraId="179B3939" w14:textId="4F9456AF" w:rsidR="0073099C" w:rsidRDefault="0073099C" w:rsidP="00F358E9">
      <w:r>
        <w:t>The bowman has revealed itself</w:t>
      </w:r>
      <w:r w:rsidR="004438BD">
        <w:t xml:space="preserve"> and is </w:t>
      </w:r>
      <w:r>
        <w:t xml:space="preserve">standing on a small rise </w:t>
      </w:r>
      <w:r w:rsidR="00A235E3">
        <w:t>in the defi</w:t>
      </w:r>
      <w:r w:rsidR="00C24E69">
        <w:t>l</w:t>
      </w:r>
      <w:r w:rsidR="00A235E3">
        <w:t xml:space="preserve">e, about 5 feet from the trail rim, with a clear shot at any of us. </w:t>
      </w:r>
      <w:r w:rsidR="00256904">
        <w:t>Small in stature</w:t>
      </w:r>
      <w:r w:rsidR="00310839">
        <w:t>, dressed in black,</w:t>
      </w:r>
      <w:r w:rsidR="00062BAA">
        <w:t xml:space="preserve"> full of malice</w:t>
      </w:r>
      <w:r w:rsidR="00537996">
        <w:t xml:space="preserve">. </w:t>
      </w:r>
      <w:r w:rsidR="00062BAA">
        <w:t xml:space="preserve"> </w:t>
      </w:r>
      <w:r w:rsidR="000C7AEB">
        <w:t xml:space="preserve">Tom half leaps to </w:t>
      </w:r>
      <w:r w:rsidR="00635C48">
        <w:t>blackie</w:t>
      </w:r>
      <w:r w:rsidR="000C7AEB">
        <w:t>, trips the little creature (</w:t>
      </w:r>
      <w:r w:rsidR="00256904">
        <w:t>halfling? Dwarf?)</w:t>
      </w:r>
      <w:r w:rsidR="00062BAA">
        <w:t xml:space="preserve"> and reversing the blade, </w:t>
      </w:r>
      <w:r w:rsidR="006E7720">
        <w:t>stakes it to the earth.</w:t>
      </w:r>
      <w:r w:rsidR="00062BAA">
        <w:t xml:space="preserve"> </w:t>
      </w:r>
      <w:r w:rsidR="00BB7D61">
        <w:t>Farmer my…</w:t>
      </w:r>
      <w:r w:rsidR="00501897">
        <w:t>ash</w:t>
      </w:r>
      <w:r w:rsidR="00BB7D61">
        <w:t xml:space="preserve">. </w:t>
      </w:r>
    </w:p>
    <w:p w14:paraId="0B0F3983" w14:textId="79175DD4" w:rsidR="005E20CA" w:rsidRDefault="00ED202C" w:rsidP="00F358E9">
      <w:r>
        <w:t xml:space="preserve">Zunk is breathing but unresponsive and </w:t>
      </w:r>
      <w:r w:rsidR="008E1205">
        <w:t xml:space="preserve">we debate resting in the small cave we found, currently occupied by </w:t>
      </w:r>
      <w:r w:rsidR="001F4F83">
        <w:t xml:space="preserve">dead </w:t>
      </w:r>
      <w:proofErr w:type="gramStart"/>
      <w:r w:rsidR="001F4F83">
        <w:t>creature</w:t>
      </w:r>
      <w:proofErr w:type="gramEnd"/>
      <w:r w:rsidR="001F4F83">
        <w:t xml:space="preserve"> </w:t>
      </w:r>
      <w:r w:rsidR="00B65B14">
        <w:t xml:space="preserve">the same as we just fought. A </w:t>
      </w:r>
      <w:proofErr w:type="spellStart"/>
      <w:r w:rsidR="00B65B14">
        <w:t>darrow</w:t>
      </w:r>
      <w:proofErr w:type="spellEnd"/>
      <w:r w:rsidR="00B65B14">
        <w:t>, someone said, kind of an underground dwarf</w:t>
      </w:r>
      <w:r w:rsidR="00B77C99">
        <w:t xml:space="preserve">, which accounts for the unnaturally large eyes and the </w:t>
      </w:r>
      <w:proofErr w:type="spellStart"/>
      <w:r w:rsidR="00B77C99">
        <w:t>palor</w:t>
      </w:r>
      <w:proofErr w:type="spellEnd"/>
      <w:r w:rsidR="00B77C99">
        <w:t>. Sunlight must hurt them</w:t>
      </w:r>
      <w:r w:rsidR="00316C60">
        <w:t xml:space="preserve"> to judge by the burns on the dead one in the cave.</w:t>
      </w:r>
    </w:p>
    <w:p w14:paraId="6FC294B2" w14:textId="7C59B956" w:rsidR="005335FB" w:rsidRDefault="005335FB" w:rsidP="00F358E9">
      <w:r>
        <w:t xml:space="preserve">It did not seem wise to </w:t>
      </w:r>
      <w:r w:rsidR="00472428">
        <w:t xml:space="preserve">spend the night here, so I offered to carry the little </w:t>
      </w:r>
      <w:r w:rsidR="00501897">
        <w:t>goblin</w:t>
      </w:r>
      <w:r w:rsidR="00472428">
        <w:t xml:space="preserve"> till </w:t>
      </w:r>
      <w:r w:rsidR="00501897">
        <w:t xml:space="preserve">they </w:t>
      </w:r>
      <w:proofErr w:type="gramStart"/>
      <w:r w:rsidR="00501897">
        <w:t>can</w:t>
      </w:r>
      <w:proofErr w:type="gramEnd"/>
      <w:r w:rsidR="00472428">
        <w:t xml:space="preserve"> recover</w:t>
      </w:r>
      <w:r w:rsidR="00121D38">
        <w:t>. Weighed less than 2 nets, I’ll wager</w:t>
      </w:r>
      <w:r w:rsidR="007059C6">
        <w:t xml:space="preserve">, and I often carried three to and from the dock. </w:t>
      </w:r>
      <w:r w:rsidR="00025C82">
        <w:t xml:space="preserve">I put </w:t>
      </w:r>
      <w:r w:rsidR="001F0286">
        <w:t>them</w:t>
      </w:r>
      <w:r w:rsidR="00025C82">
        <w:t xml:space="preserve"> under my arm like a </w:t>
      </w:r>
      <w:r w:rsidR="000A172B">
        <w:t>loaf</w:t>
      </w:r>
      <w:r w:rsidR="00025C82">
        <w:t xml:space="preserve"> of </w:t>
      </w:r>
      <w:proofErr w:type="gramStart"/>
      <w:r w:rsidR="00025C82">
        <w:t>bread</w:t>
      </w:r>
      <w:proofErr w:type="gramEnd"/>
      <w:r w:rsidR="00025C82">
        <w:t xml:space="preserve"> and we moved on </w:t>
      </w:r>
      <w:r w:rsidR="00583D6A">
        <w:t xml:space="preserve">at a good pace. Nobody seemed bothered by the </w:t>
      </w:r>
      <w:r w:rsidR="00A74D2C">
        <w:t xml:space="preserve">sudden </w:t>
      </w:r>
      <w:r w:rsidR="001F0286">
        <w:t>death</w:t>
      </w:r>
      <w:r w:rsidR="00A74D2C">
        <w:t xml:space="preserve"> of this afternoon, like </w:t>
      </w:r>
      <w:r w:rsidR="00DF716E">
        <w:t xml:space="preserve">it happened all the time? </w:t>
      </w:r>
      <w:r w:rsidR="00D31565">
        <w:t xml:space="preserve">Is this what I can expect </w:t>
      </w:r>
      <w:proofErr w:type="gramStart"/>
      <w:r w:rsidR="00D31565">
        <w:t>in</w:t>
      </w:r>
      <w:proofErr w:type="gramEnd"/>
      <w:r w:rsidR="00D31565">
        <w:t xml:space="preserve"> The Outside?</w:t>
      </w:r>
    </w:p>
    <w:p w14:paraId="44508B33" w14:textId="6B55358F" w:rsidR="007475FC" w:rsidRDefault="007475FC" w:rsidP="00F358E9">
      <w:r>
        <w:t>Sometime later</w:t>
      </w:r>
      <w:r w:rsidR="00A07DB2">
        <w:t xml:space="preserve"> Zunk awoke, and I put </w:t>
      </w:r>
      <w:r w:rsidR="001F0286">
        <w:t>them</w:t>
      </w:r>
      <w:r w:rsidR="00A07DB2">
        <w:t xml:space="preserve"> carefully down when </w:t>
      </w:r>
      <w:r w:rsidR="00761D72">
        <w:t xml:space="preserve">it became clear </w:t>
      </w:r>
      <w:r w:rsidR="001F0286">
        <w:t>they</w:t>
      </w:r>
      <w:r w:rsidR="00761D72">
        <w:t xml:space="preserve"> </w:t>
      </w:r>
      <w:proofErr w:type="gramStart"/>
      <w:r w:rsidR="00991396">
        <w:t>well enough recovered</w:t>
      </w:r>
      <w:proofErr w:type="gramEnd"/>
      <w:r w:rsidR="00991396">
        <w:t>. I’m umm, sorry, I stammered. It was</w:t>
      </w:r>
      <w:r w:rsidR="00EF0BB9">
        <w:t xml:space="preserve">. Well. The best way </w:t>
      </w:r>
      <w:proofErr w:type="gramStart"/>
      <w:r w:rsidR="005D16AA">
        <w:t>all</w:t>
      </w:r>
      <w:proofErr w:type="gramEnd"/>
      <w:r w:rsidR="005D16AA">
        <w:t xml:space="preserve"> considering</w:t>
      </w:r>
      <w:r w:rsidR="00004806">
        <w:t xml:space="preserve">. </w:t>
      </w:r>
      <w:r w:rsidR="00914EBD">
        <w:t xml:space="preserve">Iron Harbor surely is a better place to spend the night then a </w:t>
      </w:r>
      <w:r w:rsidR="00260694">
        <w:t xml:space="preserve">cave with a dead </w:t>
      </w:r>
      <w:proofErr w:type="spellStart"/>
      <w:r w:rsidR="00930CAD">
        <w:t>derro</w:t>
      </w:r>
      <w:proofErr w:type="spellEnd"/>
      <w:r w:rsidR="00260694">
        <w:t xml:space="preserve">. </w:t>
      </w:r>
    </w:p>
    <w:p w14:paraId="19EEC2CF" w14:textId="0E08CFF0" w:rsidR="00260694" w:rsidRDefault="00260694" w:rsidP="00F358E9">
      <w:r>
        <w:t>Ahh, it’s alright-</w:t>
      </w:r>
      <w:proofErr w:type="spellStart"/>
      <w:r>
        <w:t>ya</w:t>
      </w:r>
      <w:proofErr w:type="spellEnd"/>
      <w:r>
        <w:t xml:space="preserve"> did what needed to be done. Quite comfortable, really</w:t>
      </w:r>
      <w:r w:rsidR="00307C52">
        <w:t>.</w:t>
      </w:r>
      <w:r w:rsidR="00726B84">
        <w:t xml:space="preserve"> Like I was wee again, in swaddling. </w:t>
      </w:r>
    </w:p>
    <w:p w14:paraId="1E8B1A57" w14:textId="7229EAF5" w:rsidR="006C6F65" w:rsidRDefault="006C6F65" w:rsidP="00F358E9">
      <w:r>
        <w:t>I didn’t know what to say to that, so I just blinked</w:t>
      </w:r>
      <w:r w:rsidR="000A172B">
        <w:t>.</w:t>
      </w:r>
    </w:p>
    <w:p w14:paraId="24DC9E07" w14:textId="31731209" w:rsidR="004923D7" w:rsidRDefault="004923D7" w:rsidP="00F358E9">
      <w:r>
        <w:t>Rule #2 o</w:t>
      </w:r>
      <w:r w:rsidR="00726B84">
        <w:t>f the Outsi</w:t>
      </w:r>
      <w:r w:rsidR="00AE59D6">
        <w:t>de: Things often are not what they seem</w:t>
      </w:r>
    </w:p>
    <w:p w14:paraId="037B2BBC" w14:textId="19A2A6DA" w:rsidR="000A172B" w:rsidRDefault="000A172B" w:rsidP="00F358E9">
      <w:r>
        <w:t>--------------------------------------------------------------------------------------------------------</w:t>
      </w:r>
    </w:p>
    <w:p w14:paraId="3FE2CB73" w14:textId="77273236" w:rsidR="00437C32" w:rsidRPr="00EC11B7" w:rsidRDefault="00A43A0A">
      <w:pPr>
        <w:rPr>
          <w:sz w:val="28"/>
          <w:szCs w:val="28"/>
        </w:rPr>
      </w:pPr>
      <w:r>
        <w:rPr>
          <w:sz w:val="28"/>
          <w:szCs w:val="28"/>
        </w:rPr>
        <w:t xml:space="preserve">S1E2: </w:t>
      </w:r>
      <w:r w:rsidR="002950D2" w:rsidRPr="00EC11B7">
        <w:rPr>
          <w:sz w:val="28"/>
          <w:szCs w:val="28"/>
        </w:rPr>
        <w:t>How to make friends and influence people</w:t>
      </w:r>
    </w:p>
    <w:p w14:paraId="435BF035" w14:textId="50FAC84B" w:rsidR="00AB7F94" w:rsidRDefault="00955706">
      <w:r>
        <w:t>We</w:t>
      </w:r>
      <w:r w:rsidR="0086453B">
        <w:t xml:space="preserve"> made Iron Harbor around </w:t>
      </w:r>
      <w:proofErr w:type="gramStart"/>
      <w:r w:rsidR="0086453B">
        <w:t>nightfall, but</w:t>
      </w:r>
      <w:proofErr w:type="gramEnd"/>
      <w:r w:rsidR="0086453B">
        <w:t xml:space="preserve"> </w:t>
      </w:r>
      <w:r w:rsidR="00C271F9">
        <w:t xml:space="preserve">managed to at least see the </w:t>
      </w:r>
      <w:proofErr w:type="gramStart"/>
      <w:r w:rsidR="00C271F9">
        <w:t>lay</w:t>
      </w:r>
      <w:proofErr w:type="gramEnd"/>
      <w:r w:rsidR="00C271F9">
        <w:t xml:space="preserve"> of it</w:t>
      </w:r>
      <w:r w:rsidR="00D259BC">
        <w:t xml:space="preserve"> before </w:t>
      </w:r>
      <w:proofErr w:type="gramStart"/>
      <w:r w:rsidR="00D259BC">
        <w:t>full</w:t>
      </w:r>
      <w:proofErr w:type="gramEnd"/>
      <w:r w:rsidR="00D259BC">
        <w:t xml:space="preserve"> dark. </w:t>
      </w:r>
      <w:r w:rsidR="00FE2E9A">
        <w:t xml:space="preserve">Bigger than Osprey, </w:t>
      </w:r>
      <w:r w:rsidR="005140D9">
        <w:t>it spreads out on a nicely sized bay</w:t>
      </w:r>
      <w:r w:rsidR="00F76442">
        <w:t xml:space="preserve"> with an island in the center with spires that seemed different in style from the rest</w:t>
      </w:r>
      <w:r w:rsidR="003443B6">
        <w:t xml:space="preserve"> of the buildings around the harbor, of the type you would see in Osprey. </w:t>
      </w:r>
      <w:r w:rsidR="00867964">
        <w:t xml:space="preserve">Not the same was the giant walled compound nestled </w:t>
      </w:r>
      <w:r w:rsidR="00867964">
        <w:lastRenderedPageBreak/>
        <w:t>in the bluff to the north</w:t>
      </w:r>
      <w:r w:rsidR="00E5117D">
        <w:t xml:space="preserve">; you could fit nearly ½ of Osprey in its </w:t>
      </w:r>
      <w:r w:rsidR="00BC3556">
        <w:t xml:space="preserve">footprint. </w:t>
      </w:r>
      <w:r w:rsidR="0001715C">
        <w:t xml:space="preserve">A small </w:t>
      </w:r>
      <w:proofErr w:type="spellStart"/>
      <w:r w:rsidR="0001715C">
        <w:t>baylet</w:t>
      </w:r>
      <w:proofErr w:type="spellEnd"/>
      <w:r w:rsidR="0001715C">
        <w:t xml:space="preserve"> just on the outskirts held 3 grand looking </w:t>
      </w:r>
      <w:r w:rsidR="00851962">
        <w:t>buildings bu</w:t>
      </w:r>
      <w:r w:rsidR="00D13488">
        <w:t>t either unfinished or in great decline</w:t>
      </w:r>
      <w:r w:rsidR="00917D66">
        <w:t xml:space="preserve">. </w:t>
      </w:r>
      <w:r w:rsidR="00063BA2">
        <w:t>Two lacked</w:t>
      </w:r>
      <w:r w:rsidR="00917D66">
        <w:t xml:space="preserve"> roofs, and the smallest </w:t>
      </w:r>
      <w:r w:rsidR="00063BA2">
        <w:t>most complete looked</w:t>
      </w:r>
      <w:r w:rsidR="004F16F8">
        <w:t xml:space="preserve"> mashed together with mismatched parts. </w:t>
      </w:r>
    </w:p>
    <w:p w14:paraId="59D5F1CE" w14:textId="3DD357D8" w:rsidR="003B09C3" w:rsidRDefault="003B09C3">
      <w:r>
        <w:t xml:space="preserve">We were hailed by </w:t>
      </w:r>
      <w:r w:rsidR="00B76F98">
        <w:t xml:space="preserve">an imposing well armored </w:t>
      </w:r>
      <w:r w:rsidR="002B7411">
        <w:t>figure a</w:t>
      </w:r>
      <w:r>
        <w:t>s we approached</w:t>
      </w:r>
      <w:r w:rsidR="00EF7E71">
        <w:t>. She named herself Vanda and looked completely in charge</w:t>
      </w:r>
      <w:r w:rsidR="002F08F2">
        <w:t>, standing bestride the stre</w:t>
      </w:r>
      <w:r w:rsidR="00FE4799">
        <w:t xml:space="preserve">et </w:t>
      </w:r>
      <w:r w:rsidR="009143A8">
        <w:t xml:space="preserve">awaiting our reply </w:t>
      </w:r>
      <w:r w:rsidR="00FE4799">
        <w:t>with no unease</w:t>
      </w:r>
      <w:r w:rsidR="004202B2">
        <w:t xml:space="preserve">. It was hard not to notice the huge sword strapped to </w:t>
      </w:r>
      <w:r w:rsidR="00385869">
        <w:t xml:space="preserve">her back. I might have seen the symbol of </w:t>
      </w:r>
      <w:proofErr w:type="gramStart"/>
      <w:r w:rsidR="00385869">
        <w:t>Gorum, but</w:t>
      </w:r>
      <w:proofErr w:type="gramEnd"/>
      <w:r w:rsidR="00385869">
        <w:t xml:space="preserve"> could not </w:t>
      </w:r>
      <w:proofErr w:type="spellStart"/>
      <w:r w:rsidR="00385869">
        <w:t>ne</w:t>
      </w:r>
      <w:proofErr w:type="spellEnd"/>
      <w:r w:rsidR="00385869">
        <w:t xml:space="preserve"> certain. </w:t>
      </w:r>
    </w:p>
    <w:p w14:paraId="456BAF43" w14:textId="6E7FA430" w:rsidR="00566D77" w:rsidRDefault="009143A8">
      <w:r>
        <w:t>We whispered a bit between ourselves and</w:t>
      </w:r>
      <w:r w:rsidR="00EB75CB">
        <w:t xml:space="preserve"> eyed </w:t>
      </w:r>
      <w:proofErr w:type="spellStart"/>
      <w:r w:rsidR="00EB75CB">
        <w:t>Ordwii</w:t>
      </w:r>
      <w:proofErr w:type="spellEnd"/>
      <w:r w:rsidR="00EB75CB">
        <w:t xml:space="preserve">, who </w:t>
      </w:r>
      <w:r w:rsidR="00FB242A">
        <w:t xml:space="preserve">turned and addressed Vanda, explaining the mysterious dead stranger, his dire warning, and </w:t>
      </w:r>
      <w:r w:rsidR="00F76AC8">
        <w:t xml:space="preserve">the resolve of Osprey to travel to our sister village to </w:t>
      </w:r>
      <w:r w:rsidR="00C17244">
        <w:t xml:space="preserve">put the past behind </w:t>
      </w:r>
      <w:r w:rsidR="006463FC">
        <w:t xml:space="preserve">us and offer what aid we might. </w:t>
      </w:r>
    </w:p>
    <w:p w14:paraId="47586101" w14:textId="5D952438" w:rsidR="006463FC" w:rsidRDefault="006463FC">
      <w:r>
        <w:t xml:space="preserve">I held my breath, not knowing how she would react; </w:t>
      </w:r>
      <w:r w:rsidR="001F0CE6">
        <w:t xml:space="preserve">the silence between our two villages was long and deep and allowed plenty of time to build mistrust. </w:t>
      </w:r>
      <w:r w:rsidR="00BA32C2">
        <w:t xml:space="preserve">But she was most generous, </w:t>
      </w:r>
      <w:r w:rsidR="00462D47">
        <w:t xml:space="preserve">with heartfelt thanks, and agreeing </w:t>
      </w:r>
      <w:r w:rsidR="006C1BC9">
        <w:t xml:space="preserve">it might be time </w:t>
      </w:r>
      <w:r w:rsidR="00D52D27">
        <w:t xml:space="preserve">for a healing. </w:t>
      </w:r>
      <w:r w:rsidR="00C92E88">
        <w:t xml:space="preserve">It could not have gone better! </w:t>
      </w:r>
      <w:r w:rsidR="001D34D4">
        <w:t xml:space="preserve">She explained the dead man was named Blanton, </w:t>
      </w:r>
      <w:r w:rsidR="00022EC8">
        <w:t xml:space="preserve">who had taken sick one day suddenly seemed </w:t>
      </w:r>
      <w:r w:rsidR="00CA7C44">
        <w:t xml:space="preserve">to have left his mind and disappeared from the village. But the manner of his death was greatly worrisome </w:t>
      </w:r>
      <w:r w:rsidR="006744AA">
        <w:t>to her and was something else</w:t>
      </w:r>
      <w:r w:rsidR="009A1A88">
        <w:t xml:space="preserve"> she wished</w:t>
      </w:r>
      <w:r w:rsidR="006744AA">
        <w:t xml:space="preserve"> to discuss.</w:t>
      </w:r>
    </w:p>
    <w:p w14:paraId="5DAC1C08" w14:textId="2741A543" w:rsidR="00AB7F94" w:rsidRDefault="00495173">
      <w:r>
        <w:t xml:space="preserve">Vanda invited </w:t>
      </w:r>
      <w:proofErr w:type="spellStart"/>
      <w:r>
        <w:t>Ordwii</w:t>
      </w:r>
      <w:proofErr w:type="spellEnd"/>
      <w:r>
        <w:t xml:space="preserve"> to confer with them in the Temple</w:t>
      </w:r>
      <w:r w:rsidR="00700062">
        <w:t xml:space="preserve"> of Gorum (ah, so I had seen rightly) with the council of Iron Harbor</w:t>
      </w:r>
      <w:r w:rsidR="008D510C">
        <w:t>. The</w:t>
      </w:r>
      <w:r w:rsidR="00BF0CA4">
        <w:t>y</w:t>
      </w:r>
      <w:r w:rsidR="008D510C">
        <w:t xml:space="preserve"> occupied </w:t>
      </w:r>
      <w:r w:rsidR="00BF0CA4">
        <w:t xml:space="preserve">the walled compound we had </w:t>
      </w:r>
      <w:proofErr w:type="gramStart"/>
      <w:r w:rsidR="00BF0CA4">
        <w:t>mistook</w:t>
      </w:r>
      <w:proofErr w:type="gramEnd"/>
      <w:r w:rsidR="00BF0CA4">
        <w:t xml:space="preserve"> for a fortress (well, Gorum </w:t>
      </w:r>
      <w:r w:rsidR="00D40C84">
        <w:t>has always gone in for brutalist architecture</w:t>
      </w:r>
      <w:r w:rsidR="006C7E11">
        <w:t xml:space="preserve"> to embody their martial discipline, according to Hans anyway. </w:t>
      </w:r>
      <w:r w:rsidR="002128D2">
        <w:t xml:space="preserve">If it’s a fancy way of saying they </w:t>
      </w:r>
      <w:r w:rsidR="00F37C22">
        <w:t xml:space="preserve">have grim ideas on </w:t>
      </w:r>
      <w:r w:rsidR="00BA1E01">
        <w:t>what home should like, I agree)</w:t>
      </w:r>
      <w:r w:rsidR="00B8753A">
        <w:t>.</w:t>
      </w:r>
      <w:r w:rsidR="0006276A">
        <w:t xml:space="preserve"> </w:t>
      </w:r>
      <w:proofErr w:type="spellStart"/>
      <w:r w:rsidR="0006276A">
        <w:t>Ordwii</w:t>
      </w:r>
      <w:proofErr w:type="spellEnd"/>
      <w:r w:rsidR="00A2239B">
        <w:t xml:space="preserve"> suggested we find ourselves an Inn whi</w:t>
      </w:r>
      <w:r w:rsidR="006B44D9">
        <w:t xml:space="preserve">le she </w:t>
      </w:r>
      <w:r w:rsidR="00BE67BC">
        <w:t xml:space="preserve">and Cormac (who had been mistaken for </w:t>
      </w:r>
      <w:proofErr w:type="spellStart"/>
      <w:r w:rsidR="00BE67BC">
        <w:t>Ordwii’s</w:t>
      </w:r>
      <w:proofErr w:type="spellEnd"/>
      <w:r w:rsidR="00BE67BC">
        <w:t xml:space="preserve"> </w:t>
      </w:r>
      <w:r w:rsidR="00ED02CE">
        <w:t>manservant and decided not to contest the point)</w:t>
      </w:r>
      <w:r w:rsidR="00EC77C8">
        <w:t xml:space="preserve"> meet with the council. Given the amount to discuss</w:t>
      </w:r>
      <w:r w:rsidR="009C2570">
        <w:t xml:space="preserve"> </w:t>
      </w:r>
      <w:r w:rsidR="009E77EE">
        <w:t xml:space="preserve">it would take </w:t>
      </w:r>
      <w:proofErr w:type="spellStart"/>
      <w:r w:rsidR="009E77EE">
        <w:t>awhile</w:t>
      </w:r>
      <w:proofErr w:type="spellEnd"/>
      <w:r w:rsidR="009E77EE">
        <w:t>.  It would be a kind gesture to not burden them with us to feed and house</w:t>
      </w:r>
      <w:r w:rsidR="008B124A">
        <w:t xml:space="preserve">. Besides, </w:t>
      </w:r>
      <w:r w:rsidR="001F26A8">
        <w:t xml:space="preserve">I have never stayed in a real </w:t>
      </w:r>
      <w:r w:rsidR="001F26A8" w:rsidRPr="001F26A8">
        <w:rPr>
          <w:i/>
          <w:iCs/>
        </w:rPr>
        <w:t>inn</w:t>
      </w:r>
      <w:r w:rsidR="001F26A8">
        <w:t xml:space="preserve"> before!</w:t>
      </w:r>
      <w:r w:rsidR="00C65AB9">
        <w:t xml:space="preserve"> As s</w:t>
      </w:r>
      <w:r w:rsidR="00E649AF">
        <w:t xml:space="preserve">he strode away, I wondered what </w:t>
      </w:r>
      <w:r w:rsidR="00454EB6">
        <w:t xml:space="preserve">it would be like to have such magnificence. </w:t>
      </w:r>
    </w:p>
    <w:p w14:paraId="6E85247B" w14:textId="2E88714D" w:rsidR="001F26A8" w:rsidRDefault="00D1642A">
      <w:r>
        <w:t xml:space="preserve">Stupidly, I was so </w:t>
      </w:r>
      <w:r w:rsidR="00454EB6">
        <w:t>besotted</w:t>
      </w:r>
      <w:r>
        <w:t xml:space="preserve"> I forg</w:t>
      </w:r>
      <w:r w:rsidR="006204D9">
        <w:t xml:space="preserve">ot to ask Vanda where the Inn would be. </w:t>
      </w:r>
      <w:r w:rsidR="006204D9" w:rsidRPr="006204D9">
        <w:rPr>
          <w:i/>
          <w:iCs/>
        </w:rPr>
        <w:t>Everyone</w:t>
      </w:r>
      <w:r w:rsidR="006204D9">
        <w:t xml:space="preserve"> did!</w:t>
      </w:r>
      <w:r w:rsidR="00E36BB3">
        <w:t xml:space="preserve"> </w:t>
      </w:r>
      <w:r w:rsidR="00042DF5">
        <w:t>Hans was distracted by the architecture</w:t>
      </w:r>
      <w:r w:rsidR="00D02712">
        <w:t xml:space="preserve">, grumpily commenting that the dry dock should be there and not there, </w:t>
      </w:r>
      <w:r w:rsidR="004C1E53">
        <w:t xml:space="preserve">while Zunk was seemingly more interested in that rock formation, or </w:t>
      </w:r>
      <w:proofErr w:type="gramStart"/>
      <w:r w:rsidR="004C1E53">
        <w:t>clump  of</w:t>
      </w:r>
      <w:proofErr w:type="gramEnd"/>
      <w:r w:rsidR="004C1E53">
        <w:t xml:space="preserve"> thick grass or that shadowy doorframe</w:t>
      </w:r>
      <w:r w:rsidR="00941477">
        <w:t xml:space="preserve">. </w:t>
      </w:r>
      <w:r w:rsidR="009A47C7">
        <w:t>After sizing up Vanda, Tom was kicking listlessly at some pe</w:t>
      </w:r>
      <w:r w:rsidR="00C52016">
        <w:t xml:space="preserve">bbles, </w:t>
      </w:r>
    </w:p>
    <w:p w14:paraId="1407106F" w14:textId="67207242" w:rsidR="00C63767" w:rsidRDefault="00C63767">
      <w:r>
        <w:t xml:space="preserve">Rule #3 of the Outside: Don’t depend on anyone to </w:t>
      </w:r>
      <w:r w:rsidR="00CD23D9">
        <w:t xml:space="preserve">speak up </w:t>
      </w:r>
      <w:r w:rsidR="000C44D5">
        <w:t>if you fail to do so.</w:t>
      </w:r>
    </w:p>
    <w:p w14:paraId="508FE706" w14:textId="5951581C" w:rsidR="000C44D5" w:rsidRDefault="000C44D5">
      <w:r>
        <w:lastRenderedPageBreak/>
        <w:t>We found a pub at least</w:t>
      </w:r>
      <w:r w:rsidR="00A41764">
        <w:t xml:space="preserve">, with a few dockers </w:t>
      </w:r>
      <w:r w:rsidR="00A929BB">
        <w:t xml:space="preserve">among the </w:t>
      </w:r>
      <w:r w:rsidR="000F75BD">
        <w:t>well-worn</w:t>
      </w:r>
      <w:r w:rsidR="00A929BB">
        <w:t xml:space="preserve"> </w:t>
      </w:r>
      <w:r w:rsidR="000F75BD">
        <w:t xml:space="preserve">tables </w:t>
      </w:r>
      <w:r w:rsidR="00A929BB">
        <w:t>(well rickety to be hones</w:t>
      </w:r>
      <w:r w:rsidR="00E3713E">
        <w:t xml:space="preserve">t-but it’s probably hard to get furniture here, so I am not </w:t>
      </w:r>
      <w:r w:rsidR="000F75BD">
        <w:t xml:space="preserve">judging). </w:t>
      </w:r>
      <w:r w:rsidR="00ED6416">
        <w:t xml:space="preserve"> Hans and Zunk decided to start </w:t>
      </w:r>
      <w:r w:rsidR="003D01E2">
        <w:t xml:space="preserve">building </w:t>
      </w:r>
      <w:r w:rsidR="00842CE6">
        <w:t xml:space="preserve">good feelings with our sister villagers by ordering </w:t>
      </w:r>
      <w:r w:rsidR="002E339D">
        <w:t xml:space="preserve">a round for all, using some of the coin providence provided us </w:t>
      </w:r>
      <w:r w:rsidR="00242498">
        <w:t xml:space="preserve">when we found the boat. </w:t>
      </w:r>
      <w:proofErr w:type="gramStart"/>
      <w:r w:rsidR="00242498">
        <w:t>To good</w:t>
      </w:r>
      <w:proofErr w:type="gramEnd"/>
      <w:r w:rsidR="00242498">
        <w:t xml:space="preserve"> cheer!</w:t>
      </w:r>
    </w:p>
    <w:p w14:paraId="536324A4" w14:textId="1381AE98" w:rsidR="00242498" w:rsidRDefault="002541DE">
      <w:r>
        <w:t xml:space="preserve">The bartender, </w:t>
      </w:r>
      <w:proofErr w:type="gramStart"/>
      <w:r w:rsidR="00982C50">
        <w:t>warming</w:t>
      </w:r>
      <w:proofErr w:type="gramEnd"/>
      <w:r w:rsidR="00982C50">
        <w:t xml:space="preserve"> to us and the coin we laid down, asked u</w:t>
      </w:r>
      <w:r w:rsidR="004E1088">
        <w:t>s how we came to be here and when we said Osprey, everything changed. “Osprey</w:t>
      </w:r>
      <w:r w:rsidR="001B3A4A">
        <w:t>” he cried</w:t>
      </w:r>
      <w:r w:rsidR="00377F39">
        <w:t>. “Nothing but a bunch of low life bird fuckers”</w:t>
      </w:r>
    </w:p>
    <w:p w14:paraId="76E26655" w14:textId="4154BBB5" w:rsidR="00A21425" w:rsidRDefault="00D70001">
      <w:r>
        <w:t xml:space="preserve">“Filthy sheep fuckers, </w:t>
      </w:r>
      <w:r w:rsidR="00190289">
        <w:t>get your poxy asses out of here</w:t>
      </w:r>
      <w:r w:rsidR="00B120C2">
        <w:t>; you smell like a boatload of rockfish left in the sun” yelled another.</w:t>
      </w:r>
      <w:r w:rsidR="00576BC2">
        <w:t xml:space="preserve">, twisting around to look at Hans who was talking to </w:t>
      </w:r>
      <w:r w:rsidR="00571AF5">
        <w:t>some locals</w:t>
      </w:r>
      <w:r w:rsidR="00B120C2">
        <w:t xml:space="preserve"> </w:t>
      </w:r>
    </w:p>
    <w:p w14:paraId="03C4D6A1" w14:textId="05B0C3C4" w:rsidR="00B120C2" w:rsidRDefault="00B120C2">
      <w:r>
        <w:t>“Yeah”</w:t>
      </w:r>
      <w:r w:rsidR="0079769E">
        <w:t xml:space="preserve"> chimed in a third. “</w:t>
      </w:r>
      <w:proofErr w:type="gramStart"/>
      <w:r w:rsidR="00DA2D21">
        <w:t>take</w:t>
      </w:r>
      <w:proofErr w:type="gramEnd"/>
      <w:r w:rsidR="00DA2D21">
        <w:t xml:space="preserve"> your fucking </w:t>
      </w:r>
      <w:r w:rsidR="00F03447">
        <w:t xml:space="preserve">blood money and begone from our </w:t>
      </w:r>
      <w:r w:rsidR="002E45BD">
        <w:t>gen</w:t>
      </w:r>
      <w:r w:rsidR="00682D70">
        <w:t>tle, uh, homey…&lt;looking around&gt;</w:t>
      </w:r>
      <w:r w:rsidR="00447C8E">
        <w:t xml:space="preserve"> </w:t>
      </w:r>
      <w:proofErr w:type="spellStart"/>
      <w:proofErr w:type="gramStart"/>
      <w:r w:rsidR="00447C8E">
        <w:t>uhh</w:t>
      </w:r>
      <w:proofErr w:type="spellEnd"/>
      <w:r w:rsidR="00447C8E">
        <w:t>..</w:t>
      </w:r>
      <w:proofErr w:type="gramEnd"/>
      <w:r w:rsidR="00447C8E">
        <w:t>just get the fuck out, is what I mean. Beg</w:t>
      </w:r>
      <w:r w:rsidR="00A124D2">
        <w:t>one fish fuckers!”</w:t>
      </w:r>
    </w:p>
    <w:p w14:paraId="2DE9BDBA" w14:textId="462A6A31" w:rsidR="00A124D2" w:rsidRDefault="00A124D2">
      <w:r>
        <w:t>“What is wrong with you</w:t>
      </w:r>
      <w:r w:rsidR="000719DC">
        <w:t>” I yelled back. “</w:t>
      </w:r>
      <w:proofErr w:type="gramStart"/>
      <w:r w:rsidR="000719DC">
        <w:t>and</w:t>
      </w:r>
      <w:proofErr w:type="gramEnd"/>
      <w:r w:rsidR="000719DC">
        <w:t xml:space="preserve"> what is all this stuff about animal </w:t>
      </w:r>
      <w:r w:rsidR="003C45C4">
        <w:t>diddli</w:t>
      </w:r>
      <w:r w:rsidR="005858E5">
        <w:t>ng</w:t>
      </w:r>
      <w:r w:rsidR="000719DC">
        <w:t xml:space="preserve"> anyway? How dare you-</w:t>
      </w:r>
      <w:r w:rsidR="00D43FFA">
        <w:t>we’re just normal people like you, coming here to help you after one of your own died on our doorstep and you….” I was so mad I could barely speak</w:t>
      </w:r>
      <w:r w:rsidR="00176644">
        <w:t xml:space="preserve">. “You treat us </w:t>
      </w:r>
      <w:proofErr w:type="spellStart"/>
      <w:proofErr w:type="gramStart"/>
      <w:r w:rsidR="00176644">
        <w:t>like..</w:t>
      </w:r>
      <w:proofErr w:type="gramEnd"/>
      <w:r w:rsidR="00176644">
        <w:t>You</w:t>
      </w:r>
      <w:proofErr w:type="spellEnd"/>
      <w:r w:rsidR="00176644">
        <w:t xml:space="preserve">…and your beer sucks” </w:t>
      </w:r>
      <w:r w:rsidR="00423AC6">
        <w:t xml:space="preserve">is how it landed. </w:t>
      </w:r>
      <w:r w:rsidR="004A289D">
        <w:t xml:space="preserve">I slammed my tankard down on the </w:t>
      </w:r>
      <w:r w:rsidR="004A289D" w:rsidRPr="00670374">
        <w:rPr>
          <w:i/>
          <w:iCs/>
        </w:rPr>
        <w:t>dirty</w:t>
      </w:r>
      <w:r w:rsidR="00670374">
        <w:t xml:space="preserve"> </w:t>
      </w:r>
      <w:r w:rsidR="00670374" w:rsidRPr="00670374">
        <w:rPr>
          <w:i/>
          <w:iCs/>
        </w:rPr>
        <w:t>ugly</w:t>
      </w:r>
      <w:r w:rsidR="00670374">
        <w:t xml:space="preserve"> </w:t>
      </w:r>
      <w:r w:rsidR="00666AE5">
        <w:t>bar and</w:t>
      </w:r>
      <w:r w:rsidR="00670374">
        <w:t xml:space="preserve"> stormed out, not even caring that I spilled </w:t>
      </w:r>
      <w:r w:rsidR="00502D90">
        <w:t xml:space="preserve">ale all over for someone to clean up. </w:t>
      </w:r>
    </w:p>
    <w:p w14:paraId="4C641E3C" w14:textId="01760C9B" w:rsidR="00A21425" w:rsidRDefault="005D2951">
      <w:r>
        <w:t xml:space="preserve">As we </w:t>
      </w:r>
      <w:proofErr w:type="gramStart"/>
      <w:r>
        <w:t>left</w:t>
      </w:r>
      <w:proofErr w:type="gramEnd"/>
      <w:r>
        <w:t xml:space="preserve"> I turned to Hans. “</w:t>
      </w:r>
      <w:proofErr w:type="gramStart"/>
      <w:r>
        <w:t>what</w:t>
      </w:r>
      <w:proofErr w:type="gramEnd"/>
      <w:r>
        <w:t xml:space="preserve"> did you say? Everything </w:t>
      </w:r>
      <w:r w:rsidR="00A0103F">
        <w:t xml:space="preserve">was going fine and then the barman went crazy and the people you were </w:t>
      </w:r>
      <w:r w:rsidR="002242F7">
        <w:t xml:space="preserve">talking to </w:t>
      </w:r>
      <w:proofErr w:type="gramStart"/>
      <w:r w:rsidR="002242F7">
        <w:t>started</w:t>
      </w:r>
      <w:proofErr w:type="gramEnd"/>
      <w:r w:rsidR="002242F7">
        <w:t xml:space="preserve"> their filthy slights</w:t>
      </w:r>
      <w:r w:rsidR="000B77BD">
        <w:t>. What did you say?”. “Well, nothing” stammered Hans. “I just, complimented that woman on her facial hair</w:t>
      </w:r>
      <w:r w:rsidR="007007AB">
        <w:t xml:space="preserve">. It had a particularly elegant curvature </w:t>
      </w:r>
      <w:proofErr w:type="gramStart"/>
      <w:r w:rsidR="007007AB">
        <w:t>that</w:t>
      </w:r>
      <w:r w:rsidR="0058741A">
        <w:t>..</w:t>
      </w:r>
      <w:proofErr w:type="gramEnd"/>
      <w:r w:rsidR="0058741A">
        <w:t xml:space="preserve">” </w:t>
      </w:r>
    </w:p>
    <w:p w14:paraId="0EDCFF95" w14:textId="53A20D46" w:rsidR="0058741A" w:rsidRDefault="0058741A">
      <w:r>
        <w:t xml:space="preserve">“WHAT”? (I had rudely cut him off, but </w:t>
      </w:r>
      <w:r w:rsidR="00775909">
        <w:t>it was…id</w:t>
      </w:r>
      <w:r w:rsidR="008C10CB">
        <w:t xml:space="preserve">iotic beyond </w:t>
      </w:r>
      <w:proofErr w:type="spellStart"/>
      <w:proofErr w:type="gramStart"/>
      <w:r w:rsidR="008C10CB">
        <w:t>belief..</w:t>
      </w:r>
      <w:proofErr w:type="gramEnd"/>
      <w:r w:rsidR="008C10CB">
        <w:t>yes</w:t>
      </w:r>
      <w:proofErr w:type="spellEnd"/>
      <w:r w:rsidR="008C10CB">
        <w:t>, something like that</w:t>
      </w:r>
      <w:r w:rsidR="003748D2">
        <w:t>). “You</w:t>
      </w:r>
      <w:r w:rsidR="000E470D">
        <w:t xml:space="preserve"> </w:t>
      </w:r>
      <w:proofErr w:type="gramStart"/>
      <w:r w:rsidR="000E470D">
        <w:t xml:space="preserve">actually </w:t>
      </w:r>
      <w:r w:rsidR="003748D2">
        <w:t xml:space="preserve"> said</w:t>
      </w:r>
      <w:proofErr w:type="gramEnd"/>
      <w:r w:rsidR="003748D2">
        <w:t>…” &lt;counting to 10&gt;</w:t>
      </w:r>
      <w:r w:rsidR="00225731">
        <w:t>. “</w:t>
      </w:r>
      <w:proofErr w:type="spellStart"/>
      <w:proofErr w:type="gramStart"/>
      <w:r w:rsidR="00225731">
        <w:t>uhh</w:t>
      </w:r>
      <w:proofErr w:type="spellEnd"/>
      <w:r w:rsidR="00225731">
        <w:t>..</w:t>
      </w:r>
      <w:proofErr w:type="gramEnd"/>
      <w:r w:rsidR="00225731">
        <w:t xml:space="preserve">you haven’t had a lady </w:t>
      </w:r>
      <w:proofErr w:type="gramStart"/>
      <w:r w:rsidR="00225731">
        <w:t>friend</w:t>
      </w:r>
      <w:proofErr w:type="gramEnd"/>
      <w:r w:rsidR="00225731">
        <w:t xml:space="preserve"> have you? Like a lady gnome</w:t>
      </w:r>
      <w:r w:rsidR="00F370F8">
        <w:t>.</w:t>
      </w:r>
      <w:r w:rsidR="000E470D">
        <w:t>?</w:t>
      </w:r>
      <w:r w:rsidR="00F370F8">
        <w:t>.”</w:t>
      </w:r>
    </w:p>
    <w:p w14:paraId="2DE147DE" w14:textId="6B001EEF" w:rsidR="00F370F8" w:rsidRDefault="00F370F8">
      <w:r>
        <w:t>“Ah, no” says Hans “I can be most absorbed in my work</w:t>
      </w:r>
      <w:r w:rsidR="0068284E">
        <w:t xml:space="preserve"> to be honest. How did you know?</w:t>
      </w:r>
    </w:p>
    <w:p w14:paraId="24D7A26C" w14:textId="2A6B169D" w:rsidR="0068284E" w:rsidRDefault="0068284E">
      <w:r>
        <w:t xml:space="preserve">“Lucky </w:t>
      </w:r>
      <w:r w:rsidR="000B2B62">
        <w:t xml:space="preserve">guess, Hans. Anyway, next time you </w:t>
      </w:r>
      <w:r w:rsidR="00D810C6">
        <w:t>meet</w:t>
      </w:r>
      <w:r w:rsidR="000B2B62">
        <w:t xml:space="preserve"> anyone here, or well, anyone anywhere, can we </w:t>
      </w:r>
      <w:r w:rsidR="00495704">
        <w:t xml:space="preserve">pick a different </w:t>
      </w:r>
      <w:proofErr w:type="gramStart"/>
      <w:r w:rsidR="00495704">
        <w:t>subject”?</w:t>
      </w:r>
      <w:proofErr w:type="gramEnd"/>
    </w:p>
    <w:p w14:paraId="51CCD30D" w14:textId="77777777" w:rsidR="00011D29" w:rsidRDefault="008D2C51">
      <w:proofErr w:type="gramStart"/>
      <w:r>
        <w:t xml:space="preserve">“Ya </w:t>
      </w:r>
      <w:proofErr w:type="spellStart"/>
      <w:proofErr w:type="gramEnd"/>
      <w:r>
        <w:t>ya</w:t>
      </w:r>
      <w:proofErr w:type="spellEnd"/>
      <w:r>
        <w:t xml:space="preserve"> of course of </w:t>
      </w:r>
      <w:proofErr w:type="gramStart"/>
      <w:r>
        <w:t>course” he replied.</w:t>
      </w:r>
      <w:proofErr w:type="gramEnd"/>
      <w:r>
        <w:t xml:space="preserve">  “I did not mean to offend. Village life is most peculiar to </w:t>
      </w:r>
      <w:proofErr w:type="gramStart"/>
      <w:r>
        <w:t>me</w:t>
      </w:r>
      <w:proofErr w:type="gramEnd"/>
      <w:r>
        <w:t xml:space="preserve"> and I thank you for </w:t>
      </w:r>
      <w:proofErr w:type="spellStart"/>
      <w:proofErr w:type="gramStart"/>
      <w:r>
        <w:t>well</w:t>
      </w:r>
      <w:proofErr w:type="gramEnd"/>
      <w:r>
        <w:t xml:space="preserve"> considered</w:t>
      </w:r>
      <w:proofErr w:type="spellEnd"/>
      <w:r>
        <w:t xml:space="preserve"> counsel. It is </w:t>
      </w:r>
      <w:proofErr w:type="gramStart"/>
      <w:r>
        <w:t>most</w:t>
      </w:r>
      <w:proofErr w:type="gramEnd"/>
      <w:r>
        <w:t xml:space="preserve"> kind”.</w:t>
      </w:r>
    </w:p>
    <w:p w14:paraId="022398D0" w14:textId="486DD3D2" w:rsidR="00011D29" w:rsidRDefault="00E5262D">
      <w:r>
        <w:t xml:space="preserve">Well, so much </w:t>
      </w:r>
      <w:r w:rsidR="00DC7F31">
        <w:t>for the bar, and it was now well into the nig</w:t>
      </w:r>
      <w:r w:rsidR="00665116">
        <w:t xml:space="preserve">ht. What now? </w:t>
      </w:r>
    </w:p>
    <w:p w14:paraId="669BA2A4" w14:textId="71781723" w:rsidR="00495704" w:rsidRDefault="008D2C51">
      <w:r>
        <w:t xml:space="preserve"> </w:t>
      </w:r>
      <w:r w:rsidR="00316D62">
        <w:t>Zunk points to a building close to the water</w:t>
      </w:r>
      <w:r w:rsidR="000E76B4">
        <w:t xml:space="preserve"> that is casting light onto the street</w:t>
      </w:r>
      <w:r w:rsidR="004C67FD">
        <w:t xml:space="preserve"> and offers that some</w:t>
      </w:r>
      <w:r w:rsidR="00267DF9">
        <w:t xml:space="preserve">one clearly is inside, which </w:t>
      </w:r>
      <w:r w:rsidR="00ED2B31">
        <w:t xml:space="preserve">is better than the empty </w:t>
      </w:r>
      <w:r w:rsidR="00B12AF7">
        <w:t xml:space="preserve">place we are and </w:t>
      </w:r>
      <w:r w:rsidR="00C12378">
        <w:t>w</w:t>
      </w:r>
      <w:r w:rsidR="00B12AF7">
        <w:t xml:space="preserve">e head to </w:t>
      </w:r>
      <w:r w:rsidR="00B12AF7">
        <w:lastRenderedPageBreak/>
        <w:t>it.</w:t>
      </w:r>
      <w:r w:rsidR="004F21A6">
        <w:t xml:space="preserve"> No sign, but the small window show</w:t>
      </w:r>
      <w:r w:rsidR="00A92269">
        <w:t xml:space="preserve">s shelves, none higher than my head, and a corner of a similarly sized counter. </w:t>
      </w:r>
      <w:r w:rsidR="006D731F">
        <w:t xml:space="preserve">We </w:t>
      </w:r>
      <w:r w:rsidR="00AE13CB">
        <w:t xml:space="preserve">enter </w:t>
      </w:r>
      <w:r w:rsidR="006D731F">
        <w:t>and a small woman</w:t>
      </w:r>
      <w:r w:rsidR="006C3F51">
        <w:t xml:space="preserve"> (ah, thus the low fixings)</w:t>
      </w:r>
      <w:r w:rsidR="006D731F">
        <w:t xml:space="preserve"> appears through a door and gives us one of those </w:t>
      </w:r>
      <w:proofErr w:type="gramStart"/>
      <w:r w:rsidR="006D731F">
        <w:t>townie</w:t>
      </w:r>
      <w:proofErr w:type="gramEnd"/>
      <w:r w:rsidR="006D731F">
        <w:t xml:space="preserve"> looks. </w:t>
      </w:r>
      <w:r w:rsidR="00F5400B">
        <w:t>I introduce myself (</w:t>
      </w:r>
      <w:r w:rsidR="00E332AA">
        <w:t>s</w:t>
      </w:r>
      <w:r w:rsidR="00F5400B">
        <w:t xml:space="preserve">he is Elsie) </w:t>
      </w:r>
      <w:r w:rsidR="003D5E23">
        <w:t xml:space="preserve">and give her a hopefully </w:t>
      </w:r>
      <w:r w:rsidR="004D72FA">
        <w:t>n</w:t>
      </w:r>
      <w:r w:rsidR="003D5E23">
        <w:t xml:space="preserve">ot awkward smile. “I was </w:t>
      </w:r>
      <w:r w:rsidR="00522BB0">
        <w:t>just</w:t>
      </w:r>
      <w:r w:rsidR="003D5E23">
        <w:t xml:space="preserve"> about to close, </w:t>
      </w:r>
      <w:r w:rsidR="00E20BD4">
        <w:t>strangers”, which seems a</w:t>
      </w:r>
      <w:r w:rsidR="00C41C5E">
        <w:t>n invitation to leave</w:t>
      </w:r>
      <w:r w:rsidR="006C3F51">
        <w:t xml:space="preserve">. I just can’t believe everyone here is </w:t>
      </w:r>
      <w:proofErr w:type="spellStart"/>
      <w:proofErr w:type="gramStart"/>
      <w:r w:rsidR="006C3F51">
        <w:t>so</w:t>
      </w:r>
      <w:r w:rsidR="00796653">
        <w:t>,,</w:t>
      </w:r>
      <w:proofErr w:type="gramEnd"/>
      <w:r w:rsidR="00796653">
        <w:t>mean</w:t>
      </w:r>
      <w:proofErr w:type="spellEnd"/>
      <w:r w:rsidR="00796653">
        <w:t xml:space="preserve">…and I explain (while being </w:t>
      </w:r>
      <w:r w:rsidR="00C7779A">
        <w:t>a little light on detail) our recent arrival</w:t>
      </w:r>
      <w:r w:rsidR="00D64BD4">
        <w:t xml:space="preserve"> and need for shelter.  I could not help </w:t>
      </w:r>
      <w:r w:rsidR="00383EF0">
        <w:t xml:space="preserve">but mention the nasty </w:t>
      </w:r>
      <w:r w:rsidR="00AC74B6">
        <w:t xml:space="preserve">encounter in the bar, </w:t>
      </w:r>
      <w:r w:rsidR="00A74B8B">
        <w:t xml:space="preserve">trying to make amends for bothering her and then thinking. Stupid </w:t>
      </w:r>
      <w:proofErr w:type="spellStart"/>
      <w:r w:rsidR="00A74B8B">
        <w:t>stupid</w:t>
      </w:r>
      <w:proofErr w:type="spellEnd"/>
      <w:r w:rsidR="00C4334A">
        <w:t>!</w:t>
      </w:r>
      <w:r w:rsidR="00A74B8B">
        <w:t xml:space="preserve"> </w:t>
      </w:r>
      <w:r w:rsidR="00C4334A">
        <w:t xml:space="preserve">Why are you pointing out </w:t>
      </w:r>
      <w:r w:rsidR="00A63357">
        <w:t>we already are shunned. I shift hopefully from foot to foot.</w:t>
      </w:r>
    </w:p>
    <w:p w14:paraId="41CA2083" w14:textId="0EFCB229" w:rsidR="00A63357" w:rsidRDefault="00A63357">
      <w:r>
        <w:t xml:space="preserve">She </w:t>
      </w:r>
      <w:r w:rsidR="00D740FC">
        <w:t xml:space="preserve">peers at </w:t>
      </w:r>
      <w:proofErr w:type="gramStart"/>
      <w:r w:rsidR="00D740FC">
        <w:t>me</w:t>
      </w:r>
      <w:proofErr w:type="gramEnd"/>
      <w:r w:rsidR="00D740FC">
        <w:t xml:space="preserve"> a moment, marginally less suspicious</w:t>
      </w:r>
      <w:r w:rsidR="00DA4C45">
        <w:t>. “</w:t>
      </w:r>
      <w:proofErr w:type="spellStart"/>
      <w:r w:rsidR="00DA4C45">
        <w:t>Ayup</w:t>
      </w:r>
      <w:proofErr w:type="spellEnd"/>
      <w:r w:rsidR="00DA4C45">
        <w:t xml:space="preserve">, that sounds like them folk. Always quick to judge and always </w:t>
      </w:r>
      <w:r w:rsidR="00B73F87">
        <w:t>finding the others wanting. You wouldn’t be the first</w:t>
      </w:r>
      <w:r w:rsidR="009911A3">
        <w:t xml:space="preserve"> </w:t>
      </w:r>
      <w:proofErr w:type="gramStart"/>
      <w:r w:rsidR="009911A3">
        <w:t>been</w:t>
      </w:r>
      <w:proofErr w:type="gramEnd"/>
      <w:r w:rsidR="009911A3">
        <w:t xml:space="preserve"> run out by those idiots. </w:t>
      </w:r>
      <w:proofErr w:type="gramStart"/>
      <w:r w:rsidR="00777BD3">
        <w:t>An</w:t>
      </w:r>
      <w:proofErr w:type="gramEnd"/>
      <w:r w:rsidR="00777BD3">
        <w:t xml:space="preserve">’ them </w:t>
      </w:r>
      <w:proofErr w:type="spellStart"/>
      <w:r w:rsidR="00777BD3">
        <w:t>Gorumites</w:t>
      </w:r>
      <w:proofErr w:type="spellEnd"/>
      <w:r w:rsidR="00777BD3">
        <w:t xml:space="preserve"> </w:t>
      </w:r>
      <w:proofErr w:type="spellStart"/>
      <w:r w:rsidR="00777BD3">
        <w:t>ain’t</w:t>
      </w:r>
      <w:proofErr w:type="spellEnd"/>
      <w:r w:rsidR="00777BD3">
        <w:t xml:space="preserve"> </w:t>
      </w:r>
      <w:proofErr w:type="spellStart"/>
      <w:r w:rsidR="00777BD3">
        <w:t>gonna</w:t>
      </w:r>
      <w:proofErr w:type="spellEnd"/>
      <w:r w:rsidR="00777BD3">
        <w:t xml:space="preserve"> </w:t>
      </w:r>
      <w:r w:rsidR="00F96EDA">
        <w:t xml:space="preserve">be no help either; </w:t>
      </w:r>
      <w:r w:rsidR="006E098A">
        <w:t xml:space="preserve">they </w:t>
      </w:r>
      <w:proofErr w:type="gramStart"/>
      <w:r w:rsidR="006E098A">
        <w:t>more or less keep</w:t>
      </w:r>
      <w:proofErr w:type="gramEnd"/>
      <w:r w:rsidR="006E098A">
        <w:t xml:space="preserve"> </w:t>
      </w:r>
      <w:r w:rsidR="009034E3">
        <w:t xml:space="preserve">folks from the </w:t>
      </w:r>
      <w:proofErr w:type="spellStart"/>
      <w:r w:rsidR="009034E3">
        <w:t>murderin</w:t>
      </w:r>
      <w:proofErr w:type="spellEnd"/>
      <w:r w:rsidR="009034E3">
        <w:t xml:space="preserve">’ and </w:t>
      </w:r>
      <w:proofErr w:type="spellStart"/>
      <w:r w:rsidR="009034E3">
        <w:t>rapin</w:t>
      </w:r>
      <w:proofErr w:type="spellEnd"/>
      <w:r w:rsidR="009034E3">
        <w:t>’ but don’t give much mind otherwise. Yeah, sur</w:t>
      </w:r>
      <w:r w:rsidR="00952F68">
        <w:t xml:space="preserve">e, I can let you bed down on the floor” She looks at me again, </w:t>
      </w:r>
      <w:r w:rsidR="00AD7940">
        <w:t xml:space="preserve">and my smile is less </w:t>
      </w:r>
      <w:proofErr w:type="gramStart"/>
      <w:r w:rsidR="00AD7940">
        <w:t>awkward</w:t>
      </w:r>
      <w:r w:rsidR="00952F68">
        <w:t>“ You</w:t>
      </w:r>
      <w:proofErr w:type="gramEnd"/>
      <w:r w:rsidR="00952F68">
        <w:t xml:space="preserve"> a big ‘un, </w:t>
      </w:r>
      <w:r w:rsidR="003F146B">
        <w:t xml:space="preserve">but I </w:t>
      </w:r>
      <w:proofErr w:type="spellStart"/>
      <w:r w:rsidR="003F146B">
        <w:t>ain’t</w:t>
      </w:r>
      <w:proofErr w:type="spellEnd"/>
      <w:r w:rsidR="003F146B">
        <w:t xml:space="preserve"> getting the sense you </w:t>
      </w:r>
      <w:proofErr w:type="spellStart"/>
      <w:r w:rsidR="003F146B">
        <w:t>gonna</w:t>
      </w:r>
      <w:proofErr w:type="spellEnd"/>
      <w:r w:rsidR="003F146B">
        <w:t xml:space="preserve"> thump me with that” &lt;pointing at the Morningstar hanging off my waist.</w:t>
      </w:r>
    </w:p>
    <w:p w14:paraId="3E391B6E" w14:textId="7B94BFFC" w:rsidR="003F146B" w:rsidRDefault="003F146B">
      <w:r>
        <w:t>I thank her greatly, overwhelmed</w:t>
      </w:r>
      <w:r w:rsidR="00982C6F">
        <w:t xml:space="preserve"> by</w:t>
      </w:r>
      <w:r>
        <w:t xml:space="preserve"> the first kindness we have received</w:t>
      </w:r>
      <w:r w:rsidR="00200A13">
        <w:t xml:space="preserve">, and I cannot let </w:t>
      </w:r>
      <w:r w:rsidR="00ED23E3">
        <w:t>this</w:t>
      </w:r>
      <w:r w:rsidR="00200A13">
        <w:t xml:space="preserve"> </w:t>
      </w:r>
      <w:r w:rsidR="00ED23E3">
        <w:t>go</w:t>
      </w:r>
      <w:r w:rsidR="00200A13">
        <w:t xml:space="preserve"> unreturned so offer to pay. “Aye, aye” she says “You</w:t>
      </w:r>
      <w:r w:rsidR="00B81F38">
        <w:t xml:space="preserve">’re a good one you. How about I throw in </w:t>
      </w:r>
      <w:proofErr w:type="gramStart"/>
      <w:r w:rsidR="00B81F38">
        <w:t>dinner”?</w:t>
      </w:r>
      <w:proofErr w:type="gramEnd"/>
      <w:r w:rsidR="00B81F38">
        <w:t xml:space="preserve"> </w:t>
      </w:r>
      <w:r w:rsidR="000002C5">
        <w:t xml:space="preserve"> </w:t>
      </w:r>
      <w:proofErr w:type="gramStart"/>
      <w:r w:rsidR="000002C5">
        <w:t>Okay, so</w:t>
      </w:r>
      <w:proofErr w:type="gramEnd"/>
      <w:r w:rsidR="000002C5">
        <w:t xml:space="preserve"> good cheer and honesty </w:t>
      </w:r>
      <w:proofErr w:type="gramStart"/>
      <w:r w:rsidR="000002C5">
        <w:t>does</w:t>
      </w:r>
      <w:proofErr w:type="gramEnd"/>
      <w:r w:rsidR="000002C5">
        <w:t xml:space="preserve"> work, even </w:t>
      </w:r>
      <w:r w:rsidR="00D369E9">
        <w:t xml:space="preserve">if delayed. </w:t>
      </w:r>
    </w:p>
    <w:p w14:paraId="18E13C8B" w14:textId="2CD1F863" w:rsidR="00B12AF7" w:rsidRDefault="00261182">
      <w:r>
        <w:t xml:space="preserve">We talk as she cooks, </w:t>
      </w:r>
      <w:r w:rsidR="009C3518">
        <w:t xml:space="preserve">interrupted by a constant stream of </w:t>
      </w:r>
      <w:r w:rsidR="000E2F7F">
        <w:t>questions and comments from Hans about</w:t>
      </w:r>
      <w:r w:rsidR="0099491A">
        <w:t xml:space="preserve"> her preparation. It is irritating and endearing; father never cared about any of this, only </w:t>
      </w:r>
      <w:r w:rsidR="001F26C4">
        <w:t xml:space="preserve">whether dinner was on time. </w:t>
      </w:r>
      <w:r w:rsidR="009E21E1">
        <w:t>She did not know anything about the murdered citizen</w:t>
      </w:r>
      <w:r w:rsidR="00ED67B8">
        <w:t xml:space="preserve">, only snorting that as a Gorum follower, who knows what </w:t>
      </w:r>
      <w:r w:rsidR="00750149">
        <w:t xml:space="preserve">he got into, </w:t>
      </w:r>
      <w:proofErr w:type="gramStart"/>
      <w:r w:rsidR="000C2200">
        <w:t>Her</w:t>
      </w:r>
      <w:proofErr w:type="gramEnd"/>
      <w:r w:rsidR="000C2200">
        <w:t xml:space="preserve"> best </w:t>
      </w:r>
      <w:r w:rsidR="00623EF3">
        <w:t xml:space="preserve">advice was to </w:t>
      </w:r>
      <w:r w:rsidR="00211D96">
        <w:t>ask the hermit who squatted in the derelict mansion we saw just outside of town.</w:t>
      </w:r>
      <w:r w:rsidR="00B77822">
        <w:t xml:space="preserve"> </w:t>
      </w:r>
      <w:r w:rsidR="00C4750E">
        <w:t>Man of the name of Daril, k</w:t>
      </w:r>
      <w:r w:rsidR="00E76A03">
        <w:t>new stuff, she said</w:t>
      </w:r>
      <w:r w:rsidR="00C4750E">
        <w:t xml:space="preserve">. </w:t>
      </w:r>
      <w:r w:rsidR="00E76A03">
        <w:t xml:space="preserve">She also </w:t>
      </w:r>
      <w:r w:rsidR="00536B4C">
        <w:t xml:space="preserve">mentioned </w:t>
      </w:r>
      <w:r w:rsidR="00D41A04">
        <w:t xml:space="preserve">one of the boats in the harbor was from New </w:t>
      </w:r>
      <w:proofErr w:type="spellStart"/>
      <w:r w:rsidR="00D41A04">
        <w:t>Thassalonia</w:t>
      </w:r>
      <w:proofErr w:type="spellEnd"/>
      <w:r w:rsidR="00D41A04">
        <w:t xml:space="preserve">, </w:t>
      </w:r>
      <w:r w:rsidR="00FE6843">
        <w:t xml:space="preserve">currently the </w:t>
      </w:r>
      <w:r w:rsidR="00A07412">
        <w:t xml:space="preserve">dominion </w:t>
      </w:r>
      <w:r w:rsidR="00CF1719">
        <w:t xml:space="preserve">claiming the </w:t>
      </w:r>
      <w:r w:rsidR="002E29AE">
        <w:t>island</w:t>
      </w:r>
      <w:r w:rsidR="00FE6843">
        <w:t xml:space="preserve"> upon which we live</w:t>
      </w:r>
      <w:r w:rsidR="00CF1719">
        <w:t xml:space="preserve">. Normally we see them once a year when they take their cut, which is painful but never too much so. </w:t>
      </w:r>
      <w:r w:rsidR="00DB17DA">
        <w:t xml:space="preserve"> It is not tax </w:t>
      </w:r>
      <w:proofErr w:type="gramStart"/>
      <w:r w:rsidR="00DB17DA">
        <w:t>time</w:t>
      </w:r>
      <w:proofErr w:type="gramEnd"/>
      <w:r w:rsidR="00DB17DA">
        <w:t xml:space="preserve"> and the ship </w:t>
      </w:r>
      <w:r w:rsidR="00545360">
        <w:t xml:space="preserve">was seemingly ill suited and too big for that </w:t>
      </w:r>
      <w:r w:rsidR="003E178E">
        <w:t>routine purpose</w:t>
      </w:r>
      <w:r w:rsidR="00FF3A31">
        <w:t xml:space="preserve">. The </w:t>
      </w:r>
      <w:r w:rsidR="00536B9A">
        <w:t xml:space="preserve">contingent of representatives and merchants </w:t>
      </w:r>
      <w:r w:rsidR="00CD4E65">
        <w:t xml:space="preserve">(more than 3, less than 10-she </w:t>
      </w:r>
      <w:r w:rsidR="00E903BA">
        <w:t>wasn’t</w:t>
      </w:r>
      <w:r w:rsidR="00CD4E65">
        <w:t xml:space="preserve"> paying too much </w:t>
      </w:r>
      <w:r w:rsidR="0024600C">
        <w:t>attention) was</w:t>
      </w:r>
      <w:r w:rsidR="00795BF8">
        <w:t xml:space="preserve"> met by an escort from the Temple. They retired there </w:t>
      </w:r>
      <w:r w:rsidR="00445CEF">
        <w:t xml:space="preserve">a week or so ago and have </w:t>
      </w:r>
      <w:r w:rsidR="00AA29F4">
        <w:t xml:space="preserve">not been seen since, “Whatever they are hatching up in there, </w:t>
      </w:r>
      <w:r w:rsidR="002207DA">
        <w:t>it’ll mean more payout from us</w:t>
      </w:r>
      <w:r w:rsidR="000914F5">
        <w:t xml:space="preserve">, that’s for sure” says Elsie. </w:t>
      </w:r>
    </w:p>
    <w:p w14:paraId="79A84940" w14:textId="7C599B9F" w:rsidR="00DB5D5B" w:rsidRDefault="00DB5D5B">
      <w:r>
        <w:t>“</w:t>
      </w:r>
      <w:r w:rsidR="00397C7C">
        <w:t>W</w:t>
      </w:r>
      <w:r>
        <w:t xml:space="preserve">ell, </w:t>
      </w:r>
      <w:r w:rsidR="00704A4F">
        <w:t xml:space="preserve">you now have friends in Osprey, </w:t>
      </w:r>
      <w:r w:rsidR="001C651A">
        <w:t xml:space="preserve">and we will be stronger if we work </w:t>
      </w:r>
      <w:r w:rsidR="00963C6B">
        <w:t>together! You’ll see</w:t>
      </w:r>
      <w:r w:rsidR="00061FC2">
        <w:t>-it’ll be fine.”.</w:t>
      </w:r>
    </w:p>
    <w:p w14:paraId="6BE6C5EF" w14:textId="62E2DC53" w:rsidR="00061FC2" w:rsidRDefault="003F6011">
      <w:r>
        <w:lastRenderedPageBreak/>
        <w:t>“</w:t>
      </w:r>
      <w:r w:rsidR="003C1CE5">
        <w:t xml:space="preserve">Huh. </w:t>
      </w:r>
      <w:r>
        <w:t xml:space="preserve">Eat your soup. I’ll look at that bolt in the morning and </w:t>
      </w:r>
      <w:r w:rsidR="005177D5">
        <w:t>see if I can tell you a little bit more about the poison.</w:t>
      </w:r>
      <w:r w:rsidR="0067448B">
        <w:t>”</w:t>
      </w:r>
      <w:r w:rsidR="003C1CE5">
        <w:t xml:space="preserve"> She clambers up some back stairs </w:t>
      </w:r>
      <w:r w:rsidR="003D00D4">
        <w:t>and leaves us to it.</w:t>
      </w:r>
    </w:p>
    <w:p w14:paraId="7BB4410F" w14:textId="1853DBB9" w:rsidR="003D00D4" w:rsidRDefault="003D00D4">
      <w:r>
        <w:t xml:space="preserve">I thought for sure I would have trouble </w:t>
      </w:r>
      <w:r w:rsidR="00A66173">
        <w:t>resting</w:t>
      </w:r>
      <w:r>
        <w:t xml:space="preserve"> in a strange place with strangers, but it was a long da</w:t>
      </w:r>
      <w:r w:rsidR="001759A5">
        <w:t xml:space="preserve">y full of bad and good surprises. </w:t>
      </w:r>
      <w:r w:rsidR="00A66173">
        <w:t xml:space="preserve"> </w:t>
      </w:r>
      <w:r w:rsidR="00FC5094">
        <w:t>And</w:t>
      </w:r>
      <w:r w:rsidR="00A66173">
        <w:t xml:space="preserve"> the possibility of doing good here calmed me, </w:t>
      </w:r>
      <w:r w:rsidR="00FC5094">
        <w:t>so</w:t>
      </w:r>
      <w:r w:rsidR="00A66173">
        <w:t xml:space="preserve"> I murmured a little prayer to Milan</w:t>
      </w:r>
      <w:r w:rsidR="00BE4466">
        <w:t>i</w:t>
      </w:r>
      <w:r w:rsidR="00A66173">
        <w:t xml:space="preserve"> for good news from </w:t>
      </w:r>
      <w:proofErr w:type="spellStart"/>
      <w:r w:rsidR="00A66173">
        <w:t>Ordwii</w:t>
      </w:r>
      <w:proofErr w:type="spellEnd"/>
      <w:r w:rsidR="00A66173">
        <w:t xml:space="preserve"> tomorrow and went promptly to sleep. </w:t>
      </w:r>
    </w:p>
    <w:p w14:paraId="637D968D" w14:textId="42CC14F7" w:rsidR="00BE4466" w:rsidRDefault="00B061FE">
      <w:r>
        <w:t xml:space="preserve">Elsie came down after </w:t>
      </w:r>
      <w:r w:rsidR="000E4BDC">
        <w:t>w</w:t>
      </w:r>
      <w:r>
        <w:t xml:space="preserve">e had </w:t>
      </w:r>
      <w:proofErr w:type="gramStart"/>
      <w:r>
        <w:t>woke</w:t>
      </w:r>
      <w:proofErr w:type="gramEnd"/>
      <w:r>
        <w:t xml:space="preserve"> (I was cleaning the small kitchen) and </w:t>
      </w:r>
      <w:r w:rsidR="00B20A68">
        <w:t>sat herself down at a work bench strewn with vials and retorts and flasks of various kinds</w:t>
      </w:r>
      <w:r w:rsidR="000263AE">
        <w:t xml:space="preserve"> and began mixing powders. </w:t>
      </w:r>
      <w:r w:rsidR="00032CD2">
        <w:t>She scraped some residue off the crossbow bolt from the bridge</w:t>
      </w:r>
      <w:r w:rsidR="007F6AD7">
        <w:t xml:space="preserve">, muttered to herself a </w:t>
      </w:r>
      <w:r w:rsidR="00DB1572">
        <w:t>lot, and</w:t>
      </w:r>
      <w:r w:rsidR="007F6AD7">
        <w:t xml:space="preserve"> combined it with her various agents.</w:t>
      </w:r>
    </w:p>
    <w:p w14:paraId="7C75E64B" w14:textId="7EED55F5" w:rsidR="007F6AD7" w:rsidRDefault="007F6AD7">
      <w:r>
        <w:t>“Hah…gotcha. Put you to sleep it does</w:t>
      </w:r>
      <w:r w:rsidR="00150941">
        <w:t xml:space="preserve">, sometimes for </w:t>
      </w:r>
      <w:proofErr w:type="spellStart"/>
      <w:r w:rsidR="00150941">
        <w:t>awhile</w:t>
      </w:r>
      <w:proofErr w:type="spellEnd"/>
      <w:r w:rsidR="00150941">
        <w:t xml:space="preserve"> if </w:t>
      </w:r>
      <w:proofErr w:type="spellStart"/>
      <w:r w:rsidR="00150941">
        <w:t>ya</w:t>
      </w:r>
      <w:proofErr w:type="spellEnd"/>
      <w:r w:rsidR="00150941">
        <w:t xml:space="preserve"> treat it wrong”</w:t>
      </w:r>
    </w:p>
    <w:p w14:paraId="27FF7FA9" w14:textId="3821103D" w:rsidR="00150941" w:rsidRDefault="00150941">
      <w:r>
        <w:t>“Aye</w:t>
      </w:r>
      <w:r w:rsidR="00B70818">
        <w:t xml:space="preserve"> mum” says Zenk, “On that you are quite right”</w:t>
      </w:r>
    </w:p>
    <w:p w14:paraId="42D74C0E" w14:textId="45732749" w:rsidR="00AD280C" w:rsidRDefault="00AD280C">
      <w:r>
        <w:t>“Ya, Ya, we know this” puts in Hans “</w:t>
      </w:r>
      <w:r w:rsidR="00001EEA">
        <w:t>Would symptoms include red blotches and rust</w:t>
      </w:r>
      <w:r w:rsidR="00077FC0">
        <w:t>?</w:t>
      </w:r>
      <w:r w:rsidR="00001EEA">
        <w:t>”</w:t>
      </w:r>
    </w:p>
    <w:p w14:paraId="4B066026" w14:textId="0A11E8EB" w:rsidR="00252D82" w:rsidRDefault="00001EEA">
      <w:r>
        <w:t xml:space="preserve">“Nope, </w:t>
      </w:r>
      <w:r w:rsidR="00252D82">
        <w:t xml:space="preserve">can’t say that it would” she says. “Sorry, but what you are looking for </w:t>
      </w:r>
      <w:proofErr w:type="spellStart"/>
      <w:r w:rsidR="00252D82">
        <w:t>aint</w:t>
      </w:r>
      <w:proofErr w:type="spellEnd"/>
      <w:r w:rsidR="00252D82">
        <w:t xml:space="preserve"> what’s on this</w:t>
      </w:r>
      <w:r w:rsidR="00634456">
        <w:t xml:space="preserve">. </w:t>
      </w:r>
      <w:proofErr w:type="gramStart"/>
      <w:r w:rsidR="00634456">
        <w:t>Anyway,  good</w:t>
      </w:r>
      <w:proofErr w:type="gramEnd"/>
      <w:r w:rsidR="00634456">
        <w:t xml:space="preserve"> t</w:t>
      </w:r>
      <w:r w:rsidR="007A12D4">
        <w:t xml:space="preserve">idings to </w:t>
      </w:r>
      <w:proofErr w:type="spellStart"/>
      <w:r w:rsidR="007A12D4">
        <w:t>ya</w:t>
      </w:r>
      <w:proofErr w:type="spellEnd"/>
      <w:r w:rsidR="007A12D4">
        <w:t>. Come on back if it suits</w:t>
      </w:r>
      <w:r w:rsidR="0095556F">
        <w:t>.”</w:t>
      </w:r>
    </w:p>
    <w:p w14:paraId="4FAE6BC1" w14:textId="5DFB5306" w:rsidR="0095556F" w:rsidRDefault="00E9217A">
      <w:r>
        <w:t xml:space="preserve">We </w:t>
      </w:r>
      <w:proofErr w:type="gramStart"/>
      <w:r>
        <w:t>head</w:t>
      </w:r>
      <w:proofErr w:type="gramEnd"/>
      <w:r>
        <w:t xml:space="preserve"> to the temple gate to meet </w:t>
      </w:r>
      <w:proofErr w:type="spellStart"/>
      <w:r>
        <w:t>Ordwii</w:t>
      </w:r>
      <w:proofErr w:type="spellEnd"/>
      <w:r>
        <w:t xml:space="preserve"> as instructed, but there must be some sort of delay</w:t>
      </w:r>
      <w:r w:rsidR="00B25FBB">
        <w:t>; she is not there</w:t>
      </w:r>
      <w:r w:rsidR="00736ED0">
        <w:t xml:space="preserve">. Nobody is there, in fact. The </w:t>
      </w:r>
      <w:r w:rsidR="006C3E85">
        <w:t>door is not manned</w:t>
      </w:r>
      <w:r w:rsidR="0003210E">
        <w:t xml:space="preserve">, although the spikes and blades welded into the wall </w:t>
      </w:r>
      <w:r w:rsidR="006D50BC">
        <w:t xml:space="preserve">would discourage visitors even without guards. But still, where was </w:t>
      </w:r>
      <w:proofErr w:type="spellStart"/>
      <w:r w:rsidR="006D50BC">
        <w:t>Ordwii</w:t>
      </w:r>
      <w:proofErr w:type="spellEnd"/>
      <w:r w:rsidR="006D50BC">
        <w:t>?</w:t>
      </w:r>
    </w:p>
    <w:p w14:paraId="3DB45627" w14:textId="350454C2" w:rsidR="006D50BC" w:rsidRDefault="006D50BC">
      <w:r>
        <w:t xml:space="preserve">I want to find a way in; I’m worried about </w:t>
      </w:r>
      <w:proofErr w:type="spellStart"/>
      <w:r>
        <w:t>Ordwii</w:t>
      </w:r>
      <w:proofErr w:type="spellEnd"/>
      <w:r>
        <w:t xml:space="preserve">. I’m not sure what </w:t>
      </w:r>
      <w:r w:rsidR="0049401F">
        <w:t xml:space="preserve">could be going on, but </w:t>
      </w:r>
      <w:r w:rsidR="00CA6913">
        <w:t xml:space="preserve">stupid </w:t>
      </w:r>
      <w:r w:rsidR="0049401F">
        <w:t xml:space="preserve">Rule #2 (things are not what </w:t>
      </w:r>
      <w:proofErr w:type="gramStart"/>
      <w:r w:rsidR="0049401F">
        <w:t>the</w:t>
      </w:r>
      <w:proofErr w:type="gramEnd"/>
      <w:r w:rsidR="0049401F">
        <w:t xml:space="preserve"> seem) comes to mind</w:t>
      </w:r>
      <w:r w:rsidR="00734BA7">
        <w:t xml:space="preserve">. The others are not convinced and are </w:t>
      </w:r>
      <w:r w:rsidR="008D5E46">
        <w:t xml:space="preserve">discouraged by the unclimbable wall and the locked door. </w:t>
      </w:r>
      <w:r w:rsidR="00C4492F">
        <w:t xml:space="preserve">Zunk wonders if </w:t>
      </w:r>
      <w:r w:rsidR="00347BFC">
        <w:t xml:space="preserve">we should head to the </w:t>
      </w:r>
      <w:proofErr w:type="spellStart"/>
      <w:r w:rsidR="00347BFC">
        <w:t>Thalassonian</w:t>
      </w:r>
      <w:proofErr w:type="spellEnd"/>
      <w:r w:rsidR="00347BFC">
        <w:t xml:space="preserve"> boat to </w:t>
      </w:r>
      <w:r w:rsidR="00874126">
        <w:t xml:space="preserve">“check their vibes” whatever that means. I’ve been on boats for my whole life and I don’t even know what a “vibe” </w:t>
      </w:r>
      <w:r w:rsidR="00237D8E">
        <w:t>is, but</w:t>
      </w:r>
      <w:r w:rsidR="00DA1D67">
        <w:t xml:space="preserve"> the others seem to because they all agree. Except for Tom, who shrugs and says “whatever”.</w:t>
      </w:r>
      <w:r w:rsidR="00172467">
        <w:t xml:space="preserve">  Being outvoted, I don’t have much choice</w:t>
      </w:r>
      <w:r w:rsidR="00E13443">
        <w:t>. “</w:t>
      </w:r>
      <w:r w:rsidR="00D645C4">
        <w:t>I’m coming back here in an hour</w:t>
      </w:r>
      <w:r w:rsidR="00E13443">
        <w:t>” I say</w:t>
      </w:r>
      <w:r w:rsidR="00697A6C">
        <w:t>.</w:t>
      </w:r>
    </w:p>
    <w:p w14:paraId="1ACF8E88" w14:textId="2B5D1845" w:rsidR="00697A6C" w:rsidRDefault="00C33B56">
      <w:r>
        <w:t xml:space="preserve">There’s not </w:t>
      </w:r>
      <w:r w:rsidR="00721D98">
        <w:t xml:space="preserve">much happening on the ship when we </w:t>
      </w:r>
      <w:r w:rsidR="00237D8E">
        <w:t>arrive,</w:t>
      </w:r>
      <w:r w:rsidR="00721D98">
        <w:t xml:space="preserve"> and Zunk convinces one of the deck hands </w:t>
      </w:r>
      <w:r w:rsidR="00FB09F9">
        <w:t>to summon the 1</w:t>
      </w:r>
      <w:r w:rsidR="00FB09F9" w:rsidRPr="00FB09F9">
        <w:rPr>
          <w:vertAlign w:val="superscript"/>
        </w:rPr>
        <w:t>st</w:t>
      </w:r>
      <w:r w:rsidR="00FB09F9">
        <w:t xml:space="preserve"> Mate who’s in charge while the </w:t>
      </w:r>
      <w:proofErr w:type="spellStart"/>
      <w:r w:rsidR="00FB09F9">
        <w:t>Capt</w:t>
      </w:r>
      <w:proofErr w:type="spellEnd"/>
      <w:r w:rsidR="00FB09F9">
        <w:t xml:space="preserve"> is occupied in the temple. </w:t>
      </w:r>
      <w:r w:rsidR="003B1956">
        <w:t>She’s a swarthy skinny woman with weathered skin</w:t>
      </w:r>
      <w:r w:rsidR="00B33DA3">
        <w:t>,</w:t>
      </w:r>
      <w:r w:rsidR="003B1956">
        <w:t xml:space="preserve"> a constant squint</w:t>
      </w:r>
      <w:r w:rsidR="00B33DA3">
        <w:t>,</w:t>
      </w:r>
      <w:r w:rsidR="00CD1627">
        <w:t xml:space="preserve"> and a distinct lack of tact. “</w:t>
      </w:r>
      <w:r w:rsidR="006D4BA1">
        <w:t>I’m the mate Janice</w:t>
      </w:r>
      <w:r w:rsidR="003B618F">
        <w:t xml:space="preserve">, </w:t>
      </w:r>
      <w:r w:rsidR="00AB664C">
        <w:t>w</w:t>
      </w:r>
      <w:r w:rsidR="00CD1627">
        <w:t>hat you want?” she barks</w:t>
      </w:r>
      <w:r w:rsidR="00591636">
        <w:t xml:space="preserve"> “I’ve already had enough foolis</w:t>
      </w:r>
      <w:r w:rsidR="00BE182C">
        <w:t>hness this day so this better be good “. &lt;it is less than 2 hours after daybreak&gt;.</w:t>
      </w:r>
    </w:p>
    <w:p w14:paraId="7440350A" w14:textId="2228EC93" w:rsidR="00BE182C" w:rsidRDefault="00BE182C">
      <w:r>
        <w:lastRenderedPageBreak/>
        <w:t xml:space="preserve">“Well, </w:t>
      </w:r>
      <w:proofErr w:type="spellStart"/>
      <w:r>
        <w:t>m’am</w:t>
      </w:r>
      <w:proofErr w:type="spellEnd"/>
      <w:r w:rsidR="00DF5AC1">
        <w:t xml:space="preserve">” parries Zunk, “maybe </w:t>
      </w:r>
      <w:r w:rsidR="005971F0">
        <w:t>you’re worried about your captain, then</w:t>
      </w:r>
      <w:r w:rsidR="00796AF8">
        <w:t xml:space="preserve">, and it’s accounting for your </w:t>
      </w:r>
      <w:r w:rsidR="00444D7B">
        <w:t>short temper”</w:t>
      </w:r>
      <w:r w:rsidR="00E2010D">
        <w:t>? Some</w:t>
      </w:r>
      <w:r w:rsidR="00B33DA3">
        <w:t>w</w:t>
      </w:r>
      <w:r w:rsidR="00E2010D">
        <w:t xml:space="preserve">hat disarmed by the question, she snorts. “Now why </w:t>
      </w:r>
      <w:proofErr w:type="spellStart"/>
      <w:r w:rsidR="00E2010D">
        <w:t>d’ya</w:t>
      </w:r>
      <w:proofErr w:type="spellEnd"/>
      <w:r w:rsidR="00E2010D">
        <w:t xml:space="preserve"> think this, shorty”</w:t>
      </w:r>
      <w:r w:rsidR="00237D8E">
        <w:t>?</w:t>
      </w:r>
    </w:p>
    <w:p w14:paraId="04C39E23" w14:textId="3B1E749E" w:rsidR="00237D8E" w:rsidRDefault="00CD71B1">
      <w:r>
        <w:t>Zunk explains</w:t>
      </w:r>
      <w:r w:rsidR="0062107F">
        <w:t xml:space="preserve"> </w:t>
      </w:r>
      <w:r w:rsidR="003D0266">
        <w:t xml:space="preserve">our situation and the parallels to theirs and is not unpersuasive. </w:t>
      </w:r>
      <w:r w:rsidR="003B08C1">
        <w:t xml:space="preserve"> The mate is indeed bothered by </w:t>
      </w:r>
      <w:r w:rsidR="00EF0EC7">
        <w:t xml:space="preserve">there being no contact with the </w:t>
      </w:r>
      <w:proofErr w:type="spellStart"/>
      <w:r w:rsidR="00EF0EC7">
        <w:t>capt</w:t>
      </w:r>
      <w:proofErr w:type="spellEnd"/>
      <w:r w:rsidR="00EF0EC7">
        <w:t xml:space="preserve"> or the party for over a </w:t>
      </w:r>
      <w:r w:rsidR="007567B8">
        <w:t>week but</w:t>
      </w:r>
      <w:r w:rsidR="00EF0EC7">
        <w:t xml:space="preserve"> </w:t>
      </w:r>
      <w:r w:rsidR="00BD32CD">
        <w:t xml:space="preserve">has no immediate action she can take given the captains’ orders to wait and keep the ship safe. </w:t>
      </w:r>
      <w:r w:rsidR="006F2206">
        <w:t xml:space="preserve"> But, she says, that hasn’t prevented her from </w:t>
      </w:r>
      <w:r w:rsidR="007567B8">
        <w:t>scouting a little</w:t>
      </w:r>
      <w:r w:rsidR="00CE4725">
        <w:t>, and other things.</w:t>
      </w:r>
    </w:p>
    <w:p w14:paraId="15ABAAD3" w14:textId="50090260" w:rsidR="00CE4725" w:rsidRDefault="00CE4725">
      <w:r>
        <w:t xml:space="preserve">“I been </w:t>
      </w:r>
      <w:proofErr w:type="spellStart"/>
      <w:r>
        <w:t>spyin</w:t>
      </w:r>
      <w:proofErr w:type="spellEnd"/>
      <w:r>
        <w:t xml:space="preserve"> on them Gorum priest</w:t>
      </w:r>
      <w:r w:rsidR="008F4365">
        <w:t xml:space="preserve">s. The </w:t>
      </w:r>
      <w:proofErr w:type="gramStart"/>
      <w:r w:rsidR="008F4365">
        <w:t>work in</w:t>
      </w:r>
      <w:proofErr w:type="gramEnd"/>
      <w:r w:rsidR="008F4365">
        <w:t xml:space="preserve"> shifts one in the morning and one in the evening, </w:t>
      </w:r>
      <w:r w:rsidR="00361694">
        <w:t xml:space="preserve">walking the wall and the town. The big ‘un with the </w:t>
      </w:r>
      <w:r w:rsidR="008D3374">
        <w:t xml:space="preserve">great sword usually comes out in the afternoon for a look see, but the last couple of days I </w:t>
      </w:r>
      <w:proofErr w:type="spellStart"/>
      <w:r w:rsidR="008D3374">
        <w:t>ain’t</w:t>
      </w:r>
      <w:proofErr w:type="spellEnd"/>
      <w:r w:rsidR="008D3374">
        <w:t xml:space="preserve"> seen much</w:t>
      </w:r>
      <w:r w:rsidR="0017108C">
        <w:t xml:space="preserve">. But if you’re really </w:t>
      </w:r>
      <w:proofErr w:type="spellStart"/>
      <w:r w:rsidR="00892ABA">
        <w:t>wantin</w:t>
      </w:r>
      <w:proofErr w:type="spellEnd"/>
      <w:r w:rsidR="00892ABA">
        <w:t>’</w:t>
      </w:r>
      <w:r w:rsidR="0017108C">
        <w:t xml:space="preserve"> to go inside and find your friends, then </w:t>
      </w:r>
      <w:r w:rsidR="00461558">
        <w:t xml:space="preserve">I can help you if you promise to find my </w:t>
      </w:r>
      <w:proofErr w:type="spellStart"/>
      <w:r w:rsidR="00461558">
        <w:t>Capt</w:t>
      </w:r>
      <w:proofErr w:type="spellEnd"/>
      <w:r w:rsidR="00461558">
        <w:t xml:space="preserve"> and</w:t>
      </w:r>
      <w:r w:rsidR="00F702A1">
        <w:t xml:space="preserve"> the party. </w:t>
      </w:r>
      <w:r w:rsidR="002515C2">
        <w:t>Here, I</w:t>
      </w:r>
      <w:r w:rsidR="00FA0570">
        <w:t xml:space="preserve">, you know, </w:t>
      </w:r>
      <w:r w:rsidR="00883AAA">
        <w:t>borrowed</w:t>
      </w:r>
      <w:r w:rsidR="00FA0570">
        <w:t xml:space="preserve"> </w:t>
      </w:r>
      <w:r w:rsidR="002515C2">
        <w:t>a key from one of the guards and made a mold of it</w:t>
      </w:r>
      <w:r w:rsidR="00825CC5">
        <w:t>. Maybe it’ll get you in</w:t>
      </w:r>
      <w:r w:rsidR="00CA5474">
        <w:t xml:space="preserve">”. </w:t>
      </w:r>
    </w:p>
    <w:p w14:paraId="28647FFD" w14:textId="1DA411A3" w:rsidR="007A12D4" w:rsidRDefault="0067352A">
      <w:r>
        <w:t xml:space="preserve">We take the mold, thanking her </w:t>
      </w:r>
      <w:r w:rsidR="00D829D7">
        <w:t>profusely</w:t>
      </w:r>
      <w:r w:rsidR="00651928">
        <w:t xml:space="preserve"> and I insist on checking the temple again in case </w:t>
      </w:r>
      <w:proofErr w:type="spellStart"/>
      <w:r w:rsidR="00651928">
        <w:t>Ordwii</w:t>
      </w:r>
      <w:proofErr w:type="spellEnd"/>
      <w:r w:rsidR="00651928">
        <w:t xml:space="preserve"> has </w:t>
      </w:r>
      <w:r w:rsidR="00883AAA">
        <w:t>shown</w:t>
      </w:r>
      <w:r w:rsidR="00651928">
        <w:t xml:space="preserve">, but it is as </w:t>
      </w:r>
      <w:r w:rsidR="00896903">
        <w:t xml:space="preserve">before. </w:t>
      </w:r>
      <w:proofErr w:type="gramStart"/>
      <w:r w:rsidR="00896903">
        <w:t>So</w:t>
      </w:r>
      <w:proofErr w:type="gramEnd"/>
      <w:r w:rsidR="00896903">
        <w:t xml:space="preserve"> we head back to Elsie</w:t>
      </w:r>
      <w:r w:rsidR="006F7911">
        <w:t>’</w:t>
      </w:r>
      <w:r w:rsidR="00896903">
        <w:t xml:space="preserve">s; she might have the tools to turn that mold into a key </w:t>
      </w:r>
      <w:r w:rsidR="00241A1F">
        <w:t>to get us in.</w:t>
      </w:r>
      <w:r w:rsidR="00910496">
        <w:t xml:space="preserve"> Hans says he can</w:t>
      </w:r>
      <w:r w:rsidR="00AF19BF">
        <w:t xml:space="preserve"> make the key </w:t>
      </w:r>
      <w:r w:rsidR="005C1CDC">
        <w:t>if so</w:t>
      </w:r>
      <w:r w:rsidR="00AF19BF">
        <w:t>.</w:t>
      </w:r>
      <w:r w:rsidR="00F944E6">
        <w:t xml:space="preserve"> </w:t>
      </w:r>
      <w:r w:rsidR="00910496">
        <w:t xml:space="preserve"> </w:t>
      </w:r>
    </w:p>
    <w:p w14:paraId="39AD9489" w14:textId="6EF4ADA5" w:rsidR="00241A1F" w:rsidRDefault="006D2C1C">
      <w:r>
        <w:t>I burst through the door</w:t>
      </w:r>
      <w:r w:rsidR="0078592B">
        <w:t xml:space="preserve">, kicking over a </w:t>
      </w:r>
      <w:r w:rsidR="00845C76">
        <w:t>badly placed</w:t>
      </w:r>
      <w:r w:rsidR="00531D8F">
        <w:t xml:space="preserve">…what is that anyway? Never mind. “Elsie, </w:t>
      </w:r>
      <w:r w:rsidR="00AF19BF">
        <w:t xml:space="preserve">we need to make a </w:t>
      </w:r>
      <w:proofErr w:type="gramStart"/>
      <w:r w:rsidR="00AF19BF">
        <w:t>key</w:t>
      </w:r>
      <w:proofErr w:type="gramEnd"/>
      <w:r w:rsidR="00AF19BF">
        <w:t xml:space="preserve"> and </w:t>
      </w:r>
      <w:r w:rsidR="001B5810">
        <w:t>we wonder if you have the right tools. It’s important”</w:t>
      </w:r>
    </w:p>
    <w:p w14:paraId="49CE8BA8" w14:textId="3549FCD1" w:rsidR="00BC0E84" w:rsidRDefault="00BC0E84">
      <w:r>
        <w:t>“Aye, I might” she says, “but why?</w:t>
      </w:r>
    </w:p>
    <w:p w14:paraId="63BF60A3" w14:textId="07C695B8" w:rsidR="001B5810" w:rsidRDefault="001B5810">
      <w:r>
        <w:t xml:space="preserve">Zunk </w:t>
      </w:r>
      <w:r w:rsidR="005656D0">
        <w:t>spins</w:t>
      </w:r>
      <w:r w:rsidR="008C1340">
        <w:t xml:space="preserve"> </w:t>
      </w:r>
      <w:r w:rsidR="005656D0">
        <w:t>a yarn about</w:t>
      </w:r>
      <w:r w:rsidR="008C1340">
        <w:t xml:space="preserve"> an uncle who </w:t>
      </w:r>
      <w:r w:rsidR="009074FE">
        <w:t xml:space="preserve">lost an important key, but friends don’t lie to </w:t>
      </w:r>
      <w:proofErr w:type="gramStart"/>
      <w:r w:rsidR="009074FE">
        <w:t>friends</w:t>
      </w:r>
      <w:proofErr w:type="gramEnd"/>
      <w:r w:rsidR="009074FE">
        <w:t xml:space="preserve"> and I cut him off before it gets too far. </w:t>
      </w:r>
      <w:r w:rsidR="00B86732">
        <w:t xml:space="preserve">“Look” I </w:t>
      </w:r>
      <w:proofErr w:type="gramStart"/>
      <w:r w:rsidR="00B86732">
        <w:t xml:space="preserve">say </w:t>
      </w:r>
      <w:r w:rsidR="00340945">
        <w:t>.</w:t>
      </w:r>
      <w:proofErr w:type="gramEnd"/>
      <w:r w:rsidR="00340945">
        <w:t xml:space="preserve"> </w:t>
      </w:r>
      <w:r w:rsidR="00B86732">
        <w:t>“This will unlock the door so we can try and find our friend, you have to help us</w:t>
      </w:r>
      <w:r w:rsidR="001D53EF">
        <w:t>!”</w:t>
      </w:r>
    </w:p>
    <w:p w14:paraId="21B3F58B" w14:textId="26FD5C55" w:rsidR="001D53EF" w:rsidRDefault="001D53EF">
      <w:r>
        <w:t xml:space="preserve">“Aye” she says “but you don’t need a key to get </w:t>
      </w:r>
      <w:r w:rsidR="00450C60">
        <w:t>in, if</w:t>
      </w:r>
      <w:r>
        <w:t xml:space="preserve"> that’s wha</w:t>
      </w:r>
      <w:r w:rsidR="00A764BA">
        <w:t xml:space="preserve">t </w:t>
      </w:r>
      <w:r w:rsidR="00450C60">
        <w:t>you’re</w:t>
      </w:r>
      <w:r w:rsidR="00A764BA">
        <w:t xml:space="preserve"> after. There’s another way if you don’t mind getting a little wet”</w:t>
      </w:r>
    </w:p>
    <w:p w14:paraId="067ECBE2" w14:textId="0C06C8B5" w:rsidR="000F2CE3" w:rsidRDefault="004872A9">
      <w:r>
        <w:t xml:space="preserve">She explains that </w:t>
      </w:r>
      <w:r w:rsidR="0025609B">
        <w:t xml:space="preserve">there is a well in the compound that </w:t>
      </w:r>
      <w:r w:rsidR="00F60C12">
        <w:t xml:space="preserve">connects to </w:t>
      </w:r>
      <w:r w:rsidR="005E5741">
        <w:t>channel in the rock</w:t>
      </w:r>
      <w:r w:rsidR="007765EC">
        <w:t xml:space="preserve"> that is dry enough at low tide to </w:t>
      </w:r>
      <w:r w:rsidR="00932346">
        <w:t>provide entry. “</w:t>
      </w:r>
      <w:r w:rsidR="00EF0F27">
        <w:t>Y</w:t>
      </w:r>
      <w:r w:rsidR="00932346">
        <w:t xml:space="preserve">ou’re </w:t>
      </w:r>
      <w:proofErr w:type="spellStart"/>
      <w:r w:rsidR="00932346">
        <w:t>gonna</w:t>
      </w:r>
      <w:proofErr w:type="spellEnd"/>
      <w:r w:rsidR="00932346">
        <w:t xml:space="preserve"> have to squeeze a bit, </w:t>
      </w:r>
      <w:r w:rsidR="00EF0F27">
        <w:t xml:space="preserve">my girl, but </w:t>
      </w:r>
      <w:r w:rsidR="00D62FA7">
        <w:t xml:space="preserve">you should be Ok if you time it right. </w:t>
      </w:r>
      <w:proofErr w:type="spellStart"/>
      <w:r w:rsidR="00D62FA7">
        <w:t>Ain’t</w:t>
      </w:r>
      <w:proofErr w:type="spellEnd"/>
      <w:r w:rsidR="00D62FA7">
        <w:t xml:space="preserve"> no nee</w:t>
      </w:r>
      <w:r w:rsidR="00DF64E6">
        <w:t xml:space="preserve">d to go barging in the front gate. </w:t>
      </w:r>
      <w:r w:rsidR="002F488D">
        <w:t xml:space="preserve">But if you go, you </w:t>
      </w:r>
      <w:proofErr w:type="gramStart"/>
      <w:r w:rsidR="002F488D">
        <w:t>got</w:t>
      </w:r>
      <w:proofErr w:type="gramEnd"/>
      <w:r w:rsidR="002F488D">
        <w:t xml:space="preserve"> to do me a favor in return</w:t>
      </w:r>
      <w:r w:rsidR="00BE0BD0">
        <w:t xml:space="preserve">. </w:t>
      </w:r>
      <w:r w:rsidR="003D2317">
        <w:t>“</w:t>
      </w:r>
    </w:p>
    <w:p w14:paraId="4FDF58C3" w14:textId="77777777" w:rsidR="00530E85" w:rsidRDefault="003D2317">
      <w:r>
        <w:t>See-honesty is the best policy</w:t>
      </w:r>
      <w:r w:rsidR="00BE0BD0">
        <w:t xml:space="preserve">, and the favor turns out to </w:t>
      </w:r>
      <w:r w:rsidR="00EC691A">
        <w:t>be a boon. Elsie is the town animal doctor</w:t>
      </w:r>
      <w:r w:rsidR="003D64F4">
        <w:t xml:space="preserve"> too and has been taking care of a sick </w:t>
      </w:r>
      <w:proofErr w:type="gramStart"/>
      <w:r w:rsidR="003D64F4">
        <w:t>ram</w:t>
      </w:r>
      <w:proofErr w:type="gramEnd"/>
      <w:r w:rsidR="007D3044">
        <w:t xml:space="preserve"> </w:t>
      </w:r>
      <w:r w:rsidR="004102B0">
        <w:t xml:space="preserve">but she’s </w:t>
      </w:r>
      <w:r w:rsidR="00FD0EC3">
        <w:t>not been able to treat it sinc</w:t>
      </w:r>
      <w:r w:rsidR="00A70A27">
        <w:t xml:space="preserve">e the Temple </w:t>
      </w:r>
      <w:proofErr w:type="gramStart"/>
      <w:r w:rsidR="00A70A27">
        <w:t>closed up</w:t>
      </w:r>
      <w:proofErr w:type="gramEnd"/>
      <w:r w:rsidR="00A70A27">
        <w:t xml:space="preserve">. “Here” she </w:t>
      </w:r>
      <w:proofErr w:type="gramStart"/>
      <w:r w:rsidR="00A70A27">
        <w:t>says</w:t>
      </w:r>
      <w:proofErr w:type="gramEnd"/>
      <w:r w:rsidR="00A70A27">
        <w:t xml:space="preserve"> “shoot him up with this</w:t>
      </w:r>
      <w:r w:rsidR="00530E85">
        <w:t xml:space="preserve">-he’ll be in the stockade with the other critters”. </w:t>
      </w:r>
    </w:p>
    <w:p w14:paraId="1E3C4A97" w14:textId="23BAC9E0" w:rsidR="008D6A6C" w:rsidRDefault="001B6741">
      <w:r>
        <w:lastRenderedPageBreak/>
        <w:t xml:space="preserve"> I’m not </w:t>
      </w:r>
      <w:r w:rsidR="00FF48D9">
        <w:t xml:space="preserve">one to be sneaking around, but </w:t>
      </w:r>
      <w:r w:rsidR="006759C6">
        <w:t xml:space="preserve">it’s </w:t>
      </w:r>
      <w:proofErr w:type="gramStart"/>
      <w:r w:rsidR="006759C6">
        <w:t>pretty clear</w:t>
      </w:r>
      <w:proofErr w:type="gramEnd"/>
      <w:r w:rsidR="006759C6">
        <w:t xml:space="preserve"> </w:t>
      </w:r>
      <w:r w:rsidR="006416D8">
        <w:t xml:space="preserve">we’ve been lied to, and </w:t>
      </w:r>
      <w:r w:rsidR="00EB7EBB">
        <w:t xml:space="preserve">there’s no good reason I can think for this to be so </w:t>
      </w:r>
      <w:r w:rsidR="00403ADF">
        <w:t xml:space="preserve">if </w:t>
      </w:r>
      <w:proofErr w:type="spellStart"/>
      <w:r w:rsidR="00E51905">
        <w:t>Ordwii</w:t>
      </w:r>
      <w:proofErr w:type="spellEnd"/>
      <w:r w:rsidR="00E51905">
        <w:t xml:space="preserve"> and Cormac </w:t>
      </w:r>
      <w:r w:rsidR="00403ADF">
        <w:t>were not somehow in danger, s</w:t>
      </w:r>
      <w:r w:rsidR="006E48A2">
        <w:t xml:space="preserve">o the well it is. But Zunk insists on making the </w:t>
      </w:r>
      <w:proofErr w:type="gramStart"/>
      <w:r w:rsidR="006E48A2">
        <w:t>key</w:t>
      </w:r>
      <w:proofErr w:type="gramEnd"/>
      <w:r w:rsidR="006E48A2">
        <w:t xml:space="preserve"> so we have a plan “B”, which seems sound</w:t>
      </w:r>
      <w:r w:rsidR="00833323">
        <w:t xml:space="preserve">.  Even after Hans </w:t>
      </w:r>
      <w:r w:rsidR="005259A0">
        <w:t xml:space="preserve">completes the task, we have a lot of time before low tide. Not having </w:t>
      </w:r>
      <w:r w:rsidR="008D6A6C">
        <w:t xml:space="preserve">anything else to do, we </w:t>
      </w:r>
      <w:proofErr w:type="gramStart"/>
      <w:r w:rsidR="008D6A6C">
        <w:t>head</w:t>
      </w:r>
      <w:proofErr w:type="gramEnd"/>
      <w:r w:rsidR="008D6A6C">
        <w:t xml:space="preserve"> to the old mansion to talk to the mysterious Daril.</w:t>
      </w:r>
    </w:p>
    <w:p w14:paraId="550A8D9B" w14:textId="65B3D48B" w:rsidR="00313EFE" w:rsidRDefault="00E51905">
      <w:r>
        <w:t xml:space="preserve"> </w:t>
      </w:r>
      <w:r w:rsidR="00CA553D">
        <w:t xml:space="preserve">We are greeted </w:t>
      </w:r>
      <w:r w:rsidR="004C334F">
        <w:t xml:space="preserve">by Daril </w:t>
      </w:r>
      <w:r w:rsidR="00CA553D">
        <w:t xml:space="preserve">as we approach the smaller roofed building in the </w:t>
      </w:r>
      <w:proofErr w:type="gramStart"/>
      <w:r w:rsidR="00CA553D">
        <w:t>middle of the</w:t>
      </w:r>
      <w:proofErr w:type="gramEnd"/>
      <w:r w:rsidR="00CA553D">
        <w:t xml:space="preserve"> of the grounds. </w:t>
      </w:r>
      <w:r w:rsidR="004C334F">
        <w:t xml:space="preserve">He’s dressed </w:t>
      </w:r>
      <w:r w:rsidR="00DB180F">
        <w:t xml:space="preserve">more like Hans </w:t>
      </w:r>
      <w:proofErr w:type="gramStart"/>
      <w:r w:rsidR="00DB180F">
        <w:t>than</w:t>
      </w:r>
      <w:proofErr w:type="gramEnd"/>
      <w:r w:rsidR="00DB180F">
        <w:t xml:space="preserve"> a typical townie, but the clothes are well worn</w:t>
      </w:r>
      <w:r w:rsidR="00A56B23">
        <w:t xml:space="preserve">. What looks like ink stains his fingers. </w:t>
      </w:r>
      <w:proofErr w:type="gramStart"/>
      <w:r w:rsidR="00E64614">
        <w:t>Happily</w:t>
      </w:r>
      <w:proofErr w:type="gramEnd"/>
      <w:r w:rsidR="00E64614">
        <w:t xml:space="preserve"> he’s nothing like the townies we’ve </w:t>
      </w:r>
      <w:proofErr w:type="gramStart"/>
      <w:r w:rsidR="00E64614">
        <w:t>met</w:t>
      </w:r>
      <w:proofErr w:type="gramEnd"/>
      <w:r w:rsidR="00E64614">
        <w:t xml:space="preserve"> and we’re not accused of </w:t>
      </w:r>
      <w:proofErr w:type="spellStart"/>
      <w:r w:rsidR="00553089">
        <w:t>boffing</w:t>
      </w:r>
      <w:proofErr w:type="spellEnd"/>
      <w:r w:rsidR="00553089">
        <w:t xml:space="preserve"> birds or sheep or whatever and we go into our usual explanation, which Hans has pared down </w:t>
      </w:r>
      <w:r w:rsidR="008453DB">
        <w:t xml:space="preserve">so he can get to the point before anyone’s attention wanders. </w:t>
      </w:r>
      <w:r w:rsidR="00657143">
        <w:t xml:space="preserve">Daril, it turns out, is not </w:t>
      </w:r>
      <w:r w:rsidR="002C14C4">
        <w:t xml:space="preserve">from here either, originally coming some years ago to build a fancy house for some rich merchants to use as </w:t>
      </w:r>
      <w:r w:rsidR="005C2B60">
        <w:t xml:space="preserve">a </w:t>
      </w:r>
      <w:r w:rsidR="00630AA5">
        <w:t>summer lodg</w:t>
      </w:r>
      <w:r w:rsidR="005C2B60">
        <w:t>e,</w:t>
      </w:r>
      <w:r w:rsidR="00630AA5">
        <w:t xml:space="preserve"> only some upheaval </w:t>
      </w:r>
      <w:r w:rsidR="00AE4CB7">
        <w:t xml:space="preserve">in the local economy </w:t>
      </w:r>
      <w:r w:rsidR="00562397">
        <w:t>sent the family into ruin, and Daril was abandoned</w:t>
      </w:r>
      <w:r w:rsidR="00313EFE">
        <w:t xml:space="preserve"> mid-construction.</w:t>
      </w:r>
    </w:p>
    <w:p w14:paraId="7D8F01E4" w14:textId="0258571C" w:rsidR="003D2317" w:rsidRDefault="00313EFE">
      <w:r>
        <w:t xml:space="preserve">“Something about </w:t>
      </w:r>
      <w:r w:rsidR="005A7791">
        <w:t>an</w:t>
      </w:r>
      <w:r w:rsidR="007940D8">
        <w:t xml:space="preserve"> old </w:t>
      </w:r>
      <w:proofErr w:type="spellStart"/>
      <w:r w:rsidR="007940D8">
        <w:t>Runelord</w:t>
      </w:r>
      <w:proofErr w:type="spellEnd"/>
      <w:r w:rsidR="007940D8">
        <w:t xml:space="preserve"> meeting his end at the hands of some heroes, </w:t>
      </w:r>
      <w:r w:rsidR="00D8686D">
        <w:t xml:space="preserve">but it sounds too crazy to be true. A rat, a frog, a cat and a couple of </w:t>
      </w:r>
      <w:r w:rsidR="00DC01D4">
        <w:t xml:space="preserve">humans taking down one like that? Don’t think so. But whatever happened, </w:t>
      </w:r>
      <w:r w:rsidR="00486B53">
        <w:t>I got stuck here. Not much use for an architect in a place like this</w:t>
      </w:r>
      <w:r w:rsidR="005A7791">
        <w:t>. Did the best I could to get one of these buildings sort of finished, but it’s a hard go</w:t>
      </w:r>
      <w:r w:rsidR="00C4145E">
        <w:t>.</w:t>
      </w:r>
      <w:r w:rsidR="00486B53">
        <w:t>”</w:t>
      </w:r>
      <w:r w:rsidR="004C334F">
        <w:t xml:space="preserve"> </w:t>
      </w:r>
    </w:p>
    <w:p w14:paraId="6D162FAD" w14:textId="1F2071DF" w:rsidR="003D2317" w:rsidRDefault="005A7791">
      <w:r>
        <w:t>“Ya</w:t>
      </w:r>
      <w:r w:rsidR="006C4436">
        <w:t xml:space="preserve">, you’re an architect?” cried Hans “I have a great interest in city planning. Graduated from the University of…” </w:t>
      </w:r>
    </w:p>
    <w:p w14:paraId="7B9E7518" w14:textId="1829E649" w:rsidR="00BC7168" w:rsidRDefault="00BC7168">
      <w:r>
        <w:t xml:space="preserve">Well, this threatened to derail the whole conversation, so I dragged it </w:t>
      </w:r>
      <w:r w:rsidR="008E63BB">
        <w:t>back to the matter at hand.</w:t>
      </w:r>
    </w:p>
    <w:p w14:paraId="43A32F42" w14:textId="36724C2E" w:rsidR="00940BA7" w:rsidRDefault="00422233">
      <w:r>
        <w:t>Daril proved to be les</w:t>
      </w:r>
      <w:r w:rsidR="007C2FF9">
        <w:t>s</w:t>
      </w:r>
      <w:r>
        <w:t xml:space="preserve"> all-knowing than Elsie had indicated</w:t>
      </w:r>
      <w:r w:rsidR="00600692">
        <w:t xml:space="preserve">, having nothing useful to add to what we knew about the murdered </w:t>
      </w:r>
      <w:proofErr w:type="spellStart"/>
      <w:r w:rsidR="003F227B">
        <w:t>Gorumite</w:t>
      </w:r>
      <w:proofErr w:type="spellEnd"/>
      <w:r w:rsidR="003F227B">
        <w:t>, or the fate of the merchants.</w:t>
      </w:r>
      <w:r w:rsidR="00D64E22">
        <w:t xml:space="preserve"> </w:t>
      </w:r>
      <w:r w:rsidR="00926D6E">
        <w:t>He also might be a little, well</w:t>
      </w:r>
      <w:r w:rsidR="00F96253">
        <w:t>,</w:t>
      </w:r>
      <w:r w:rsidR="00926D6E">
        <w:t xml:space="preserve"> </w:t>
      </w:r>
      <w:r w:rsidR="00926D6E" w:rsidRPr="00F96253">
        <w:rPr>
          <w:i/>
          <w:iCs/>
        </w:rPr>
        <w:t>traumatized</w:t>
      </w:r>
      <w:r w:rsidR="00926D6E">
        <w:t xml:space="preserve"> by his abandonment, claiming he hears ghosts </w:t>
      </w:r>
      <w:r w:rsidR="00940BA7">
        <w:t>around the grounds</w:t>
      </w:r>
      <w:r w:rsidR="00B0436A">
        <w:t xml:space="preserve"> </w:t>
      </w:r>
      <w:r w:rsidR="00F96253">
        <w:t>that</w:t>
      </w:r>
      <w:r w:rsidR="00B0436A">
        <w:t xml:space="preserve"> otherwise don’t bother him</w:t>
      </w:r>
      <w:r w:rsidR="00940BA7">
        <w:t>. I’d probably be lonely too</w:t>
      </w:r>
      <w:r w:rsidR="00B0436A">
        <w:t>, if I were him, and in need of imaginary companions.</w:t>
      </w:r>
    </w:p>
    <w:p w14:paraId="7A384C91" w14:textId="432CF3D4" w:rsidR="008E63BB" w:rsidRDefault="003F227B">
      <w:r>
        <w:t xml:space="preserve"> He did know something </w:t>
      </w:r>
      <w:proofErr w:type="gramStart"/>
      <w:r>
        <w:t>of</w:t>
      </w:r>
      <w:proofErr w:type="gramEnd"/>
      <w:r>
        <w:t xml:space="preserve"> the temple</w:t>
      </w:r>
      <w:r w:rsidR="001D44A4">
        <w:t>,</w:t>
      </w:r>
      <w:r>
        <w:t xml:space="preserve"> however; spending </w:t>
      </w:r>
      <w:r w:rsidR="002D18E0">
        <w:t>some of his plentiful time on observing it</w:t>
      </w:r>
      <w:r w:rsidR="008D4BF0">
        <w:t xml:space="preserve">s architecture. He marked out a path on </w:t>
      </w:r>
      <w:r w:rsidR="00DE23E7">
        <w:t xml:space="preserve">one of his </w:t>
      </w:r>
      <w:r w:rsidR="008D4BF0">
        <w:t>map</w:t>
      </w:r>
      <w:r w:rsidR="00DE23E7">
        <w:t>s</w:t>
      </w:r>
      <w:r w:rsidR="008D4BF0">
        <w:t xml:space="preserve">, </w:t>
      </w:r>
      <w:r w:rsidR="00DE23E7">
        <w:t>well-hidden</w:t>
      </w:r>
      <w:r w:rsidR="008D4BF0">
        <w:t xml:space="preserve"> he said, that </w:t>
      </w:r>
      <w:r w:rsidR="00C24784">
        <w:t xml:space="preserve">climbs the bluff and ends around back </w:t>
      </w:r>
      <w:r w:rsidR="000234D0">
        <w:t xml:space="preserve">close to the </w:t>
      </w:r>
      <w:r w:rsidR="00A46D5B">
        <w:t>Temple roof.</w:t>
      </w:r>
    </w:p>
    <w:p w14:paraId="3D06FD25" w14:textId="0463B89C" w:rsidR="00A46D5B" w:rsidRDefault="00A46D5B">
      <w:r>
        <w:t xml:space="preserve">“One of you might be able to jump </w:t>
      </w:r>
      <w:r w:rsidR="002163DF">
        <w:t>the gap</w:t>
      </w:r>
      <w:r>
        <w:t xml:space="preserve">, or </w:t>
      </w:r>
      <w:r w:rsidR="00B52234">
        <w:t>throw one you smaller ones on top</w:t>
      </w:r>
      <w:r w:rsidR="00684105">
        <w:t xml:space="preserve"> and find a way in. But if you do, could you try and sketch out the inside for me? </w:t>
      </w:r>
      <w:r w:rsidR="00656025">
        <w:t xml:space="preserve">Temple architecture was a specialty of mine before I got </w:t>
      </w:r>
      <w:proofErr w:type="gramStart"/>
      <w:r w:rsidR="00656025">
        <w:t>side tracked</w:t>
      </w:r>
      <w:proofErr w:type="gramEnd"/>
      <w:r w:rsidR="00656025">
        <w:t xml:space="preserve"> and </w:t>
      </w:r>
      <w:r w:rsidR="00191C22">
        <w:t>this is an unusual structure”</w:t>
      </w:r>
    </w:p>
    <w:p w14:paraId="458CCF90" w14:textId="59375D45" w:rsidR="00191C22" w:rsidRDefault="00191C22">
      <w:r>
        <w:lastRenderedPageBreak/>
        <w:t xml:space="preserve">“Ya, Ya, I noticed that too!” cries Hans. “The proportions seem </w:t>
      </w:r>
      <w:r w:rsidR="00F74CAD">
        <w:t xml:space="preserve">overly rigid for Gorum, particularly </w:t>
      </w:r>
      <w:r w:rsidR="005C4EE7">
        <w:t>in regard to</w:t>
      </w:r>
      <w:r w:rsidR="00F74CAD">
        <w:t xml:space="preserve"> the </w:t>
      </w:r>
      <w:r w:rsidR="00F205C6">
        <w:t>diminished use of porticos</w:t>
      </w:r>
      <w:r w:rsidR="0066698D">
        <w:t>,</w:t>
      </w:r>
      <w:r w:rsidR="00F205C6">
        <w:t xml:space="preserve"> and </w:t>
      </w:r>
      <w:r w:rsidR="00A65941">
        <w:t xml:space="preserve">the vernacular lacks a clear articulation of the grandiose chaos of </w:t>
      </w:r>
      <w:r w:rsidR="000A2EDF">
        <w:t>battle</w:t>
      </w:r>
      <w:r w:rsidR="00C11B96">
        <w:t xml:space="preserve"> typical of modern Gorum construction</w:t>
      </w:r>
      <w:r w:rsidR="007C1B3A">
        <w:t>.</w:t>
      </w:r>
      <w:r w:rsidR="000A2EDF">
        <w:t>”</w:t>
      </w:r>
    </w:p>
    <w:p w14:paraId="492592C3" w14:textId="3327B297" w:rsidR="000A2EDF" w:rsidRDefault="000A2EDF">
      <w:r>
        <w:t>“Ah, you have a keen eye my friend” returns Daril, “Here, look,</w:t>
      </w:r>
      <w:r w:rsidR="005C4EE7">
        <w:t xml:space="preserve"> maybe you’d be interested </w:t>
      </w:r>
      <w:r w:rsidR="00714109">
        <w:t>in</w:t>
      </w:r>
      <w:r>
        <w:t xml:space="preserve"> </w:t>
      </w:r>
      <w:r w:rsidR="00714109">
        <w:t>my</w:t>
      </w:r>
      <w:r>
        <w:t xml:space="preserve"> </w:t>
      </w:r>
      <w:r w:rsidR="002163DF">
        <w:t xml:space="preserve">drawings of the spires on the island. Notice how dissimilar they are to the </w:t>
      </w:r>
      <w:r w:rsidR="00862894">
        <w:t xml:space="preserve">town construction? Nobody seems to know their </w:t>
      </w:r>
      <w:r w:rsidR="00714109">
        <w:t>origin</w:t>
      </w:r>
      <w:r w:rsidR="00862894">
        <w:t xml:space="preserve">, but I have a theory </w:t>
      </w:r>
      <w:proofErr w:type="gramStart"/>
      <w:r w:rsidR="00862894">
        <w:t>that</w:t>
      </w:r>
      <w:r>
        <w:t>..</w:t>
      </w:r>
      <w:proofErr w:type="gramEnd"/>
      <w:r>
        <w:t>”</w:t>
      </w:r>
    </w:p>
    <w:p w14:paraId="66344681" w14:textId="78005C95" w:rsidR="000A2EDF" w:rsidRDefault="00B030DC">
      <w:r>
        <w:t xml:space="preserve">I drag Hans away before the entire afternoon is used up, promising we will try our </w:t>
      </w:r>
      <w:r w:rsidR="00C11B96">
        <w:t xml:space="preserve">best </w:t>
      </w:r>
      <w:r w:rsidR="0066698D">
        <w:t>to map out the Temple.</w:t>
      </w:r>
      <w:r w:rsidR="007C1B3A">
        <w:t xml:space="preserve"> We need to sort out whether </w:t>
      </w:r>
      <w:r w:rsidR="00287953">
        <w:t xml:space="preserve">the roof or the well is the better </w:t>
      </w:r>
      <w:proofErr w:type="gramStart"/>
      <w:r w:rsidR="00287953">
        <w:t>bet</w:t>
      </w:r>
      <w:proofErr w:type="gramEnd"/>
      <w:r w:rsidR="00287953">
        <w:t xml:space="preserve"> and we don’t have much time. </w:t>
      </w:r>
      <w:r w:rsidR="009D75E9">
        <w:t xml:space="preserve">We move together to where we see the little path </w:t>
      </w:r>
      <w:proofErr w:type="gramStart"/>
      <w:r w:rsidR="009D75E9">
        <w:t>snake</w:t>
      </w:r>
      <w:proofErr w:type="gramEnd"/>
      <w:r w:rsidR="009D75E9">
        <w:t xml:space="preserve"> through the hills, and Zenk </w:t>
      </w:r>
      <w:r w:rsidR="00286CA1">
        <w:t>moves on to scout</w:t>
      </w:r>
      <w:r w:rsidR="00F56BCF">
        <w:t xml:space="preserve">. </w:t>
      </w:r>
      <w:r w:rsidR="00E6658A">
        <w:t>He’s better at this than any of us, and he’s back before too long</w:t>
      </w:r>
      <w:r w:rsidR="00024BBE">
        <w:t>.</w:t>
      </w:r>
    </w:p>
    <w:p w14:paraId="51E9993F" w14:textId="05AC75D9" w:rsidR="00024BBE" w:rsidRDefault="00024BBE">
      <w:r>
        <w:t xml:space="preserve">“Aye, the path ends about 20 feet from the back corner o’ the Temple, and </w:t>
      </w:r>
      <w:r w:rsidR="00FD6509">
        <w:t xml:space="preserve">I’m </w:t>
      </w:r>
      <w:proofErr w:type="spellStart"/>
      <w:r w:rsidR="00FD6509">
        <w:t>bettin</w:t>
      </w:r>
      <w:proofErr w:type="spellEnd"/>
      <w:r w:rsidR="00FD6509">
        <w:t>’ we could get across. There’s a big sand pit</w:t>
      </w:r>
      <w:r w:rsidR="00C93870">
        <w:t xml:space="preserve"> up there</w:t>
      </w:r>
      <w:r w:rsidR="006D7413">
        <w:t xml:space="preserve">, for whatever reason and a door down. But a couple </w:t>
      </w:r>
      <w:r w:rsidR="00E875CC">
        <w:t xml:space="preserve">o’ them priests were lounging about and they might have seen me. Couldn’t be sure, but </w:t>
      </w:r>
      <w:proofErr w:type="spellStart"/>
      <w:r w:rsidR="00B419A5">
        <w:t>ain’t</w:t>
      </w:r>
      <w:proofErr w:type="spellEnd"/>
      <w:r w:rsidR="00B419A5">
        <w:t xml:space="preserve"> no time to be </w:t>
      </w:r>
      <w:r w:rsidR="00780801">
        <w:t xml:space="preserve">going on hope alone. </w:t>
      </w:r>
      <w:r w:rsidR="00066BD8">
        <w:t xml:space="preserve">I’m for the well, if ye be </w:t>
      </w:r>
      <w:proofErr w:type="spellStart"/>
      <w:r w:rsidR="00066BD8">
        <w:t>askin</w:t>
      </w:r>
      <w:proofErr w:type="spellEnd"/>
      <w:r w:rsidR="00066BD8">
        <w:t>.”</w:t>
      </w:r>
    </w:p>
    <w:p w14:paraId="450601B2" w14:textId="14976E4B" w:rsidR="00066BD8" w:rsidRDefault="00C902CE">
      <w:r>
        <w:t xml:space="preserve">The rest of us are too, except for Tom, who just shrugs. “Whatever” he says. </w:t>
      </w:r>
      <w:r w:rsidR="00B00DEF">
        <w:t xml:space="preserve">It is amazing he can pack </w:t>
      </w:r>
      <w:r w:rsidR="008460CC">
        <w:t xml:space="preserve">so much boredom and disregard into </w:t>
      </w:r>
      <w:proofErr w:type="gramStart"/>
      <w:r w:rsidR="008460CC">
        <w:t>such a small gesture</w:t>
      </w:r>
      <w:proofErr w:type="gramEnd"/>
      <w:r w:rsidR="008460CC">
        <w:t xml:space="preserve">. </w:t>
      </w:r>
    </w:p>
    <w:p w14:paraId="0EF76FD4" w14:textId="320CAA87" w:rsidR="000F2CE3" w:rsidRDefault="00BC7105">
      <w:r>
        <w:t>The passage is as Elsie has described: well hidden, cramped and damp, but we make it to the well</w:t>
      </w:r>
      <w:r w:rsidR="00763F75">
        <w:t xml:space="preserve">, looking up into a circle of darkening sky. </w:t>
      </w:r>
      <w:r w:rsidR="00A274CC">
        <w:t xml:space="preserve">Milani grant us we are not too late! </w:t>
      </w:r>
      <w:r w:rsidR="00D147F0">
        <w:t>Tom</w:t>
      </w:r>
      <w:r w:rsidR="00966300">
        <w:t xml:space="preserve"> decides for some reason that now is the </w:t>
      </w:r>
      <w:r w:rsidR="00621BD9">
        <w:t xml:space="preserve">time for action, and with little warning starts </w:t>
      </w:r>
      <w:r w:rsidR="00AD0D5A">
        <w:t xml:space="preserve">climbing the well before we can </w:t>
      </w:r>
      <w:proofErr w:type="gramStart"/>
      <w:r w:rsidR="00AD0D5A">
        <w:t>make a plan</w:t>
      </w:r>
      <w:proofErr w:type="gramEnd"/>
      <w:r w:rsidR="00B23D86">
        <w:t xml:space="preserve">. I can only stare as he gains the top, affixes a rope and </w:t>
      </w:r>
      <w:r w:rsidR="00236F6A">
        <w:t xml:space="preserve">disappears over the edge. Of all the times to </w:t>
      </w:r>
      <w:r w:rsidR="00843273">
        <w:t xml:space="preserve">be decisive! I grab </w:t>
      </w:r>
      <w:r w:rsidR="00756A4D">
        <w:t xml:space="preserve">Zunk and hold </w:t>
      </w:r>
      <w:proofErr w:type="gramStart"/>
      <w:r w:rsidR="00756A4D">
        <w:t>them  as</w:t>
      </w:r>
      <w:proofErr w:type="gramEnd"/>
      <w:r w:rsidR="00756A4D">
        <w:t xml:space="preserve"> high as I can to get </w:t>
      </w:r>
      <w:r w:rsidR="00950AC6">
        <w:t>them</w:t>
      </w:r>
      <w:r w:rsidR="00756A4D">
        <w:t xml:space="preserve"> to the top fast in case there is trouble, </w:t>
      </w:r>
      <w:r w:rsidR="00950AC6">
        <w:t xml:space="preserve">but the rope must be damp and he slips, banging me in the shoulder and </w:t>
      </w:r>
      <w:r w:rsidR="00A662DA">
        <w:t>we both topple over</w:t>
      </w:r>
      <w:r w:rsidR="00437C32">
        <w:t>, making quite the racket.</w:t>
      </w:r>
    </w:p>
    <w:p w14:paraId="29111AA7" w14:textId="335859F8" w:rsidR="008D7164" w:rsidRDefault="008D7164">
      <w:pPr>
        <w:pBdr>
          <w:bottom w:val="single" w:sz="6" w:space="1" w:color="auto"/>
        </w:pBdr>
      </w:pPr>
      <w:r>
        <w:t xml:space="preserve">Oh, </w:t>
      </w:r>
      <w:r w:rsidR="00410044">
        <w:t>fish and fiddlesticks!</w:t>
      </w:r>
    </w:p>
    <w:p w14:paraId="5F6B818C" w14:textId="348D27FB" w:rsidR="00A43A0A" w:rsidRDefault="00A43A0A">
      <w:r>
        <w:t>S1E3: Fish and Fiddlesticks</w:t>
      </w:r>
    </w:p>
    <w:p w14:paraId="1679C384" w14:textId="35BE450B" w:rsidR="00D71E18" w:rsidRDefault="00364C61">
      <w:r w:rsidRPr="00364C61">
        <w:t>I grabbed</w:t>
      </w:r>
      <w:r>
        <w:t xml:space="preserve"> Zunk and raised them up </w:t>
      </w:r>
      <w:r w:rsidR="005D6336">
        <w:t xml:space="preserve">to climb </w:t>
      </w:r>
      <w:r w:rsidR="001D588A">
        <w:t>again and</w:t>
      </w:r>
      <w:r w:rsidR="00BF5738">
        <w:t xml:space="preserve"> </w:t>
      </w:r>
      <w:r w:rsidR="00620FA9">
        <w:t>whispered to</w:t>
      </w:r>
      <w:r w:rsidR="0054567C">
        <w:t xml:space="preserve"> </w:t>
      </w:r>
      <w:proofErr w:type="gramStart"/>
      <w:r w:rsidR="0054567C">
        <w:t>Hans.”</w:t>
      </w:r>
      <w:proofErr w:type="gramEnd"/>
      <w:r w:rsidR="0054567C">
        <w:t xml:space="preserve"> Grab hold</w:t>
      </w:r>
      <w:r w:rsidR="00620FA9">
        <w:t>,</w:t>
      </w:r>
      <w:r w:rsidR="0054567C">
        <w:t xml:space="preserve"> </w:t>
      </w:r>
      <w:r w:rsidR="00463607">
        <w:t>we can do this together.</w:t>
      </w:r>
      <w:r w:rsidR="00620FA9">
        <w:t>”</w:t>
      </w:r>
      <w:r w:rsidR="00463607">
        <w:t xml:space="preserve"> I hoped he wasn’t</w:t>
      </w:r>
      <w:r w:rsidR="001634ED">
        <w:t xml:space="preserve"> offended, but </w:t>
      </w:r>
      <w:r w:rsidR="00D94466">
        <w:t>the little guy</w:t>
      </w:r>
      <w:r w:rsidR="001634ED">
        <w:t xml:space="preserve"> just </w:t>
      </w:r>
      <w:r w:rsidR="00CF414D">
        <w:t>w</w:t>
      </w:r>
      <w:r w:rsidR="001634ED">
        <w:t xml:space="preserve">asn’t going to make </w:t>
      </w:r>
      <w:r w:rsidR="00CF414D">
        <w:t xml:space="preserve">it on his own. </w:t>
      </w:r>
      <w:r w:rsidR="00AC071B">
        <w:t>I climbed up</w:t>
      </w:r>
      <w:r w:rsidR="00E44FB5">
        <w:t xml:space="preserve"> </w:t>
      </w:r>
      <w:r w:rsidR="009122EB">
        <w:t xml:space="preserve">imagining it was fore-mast rigging and not some rope </w:t>
      </w:r>
      <w:r w:rsidR="00D71E18">
        <w:t xml:space="preserve">heading me into certain death. Okey </w:t>
      </w:r>
      <w:proofErr w:type="spellStart"/>
      <w:r w:rsidR="00D71E18">
        <w:t>dokey</w:t>
      </w:r>
      <w:proofErr w:type="spellEnd"/>
      <w:r w:rsidR="00D71E18">
        <w:t>-that sort of worked,</w:t>
      </w:r>
    </w:p>
    <w:p w14:paraId="4B3755EF" w14:textId="4038AC38" w:rsidR="00431B5A" w:rsidRDefault="00D71E18">
      <w:r>
        <w:t xml:space="preserve">I popped my head up to </w:t>
      </w:r>
      <w:r w:rsidR="00370F0C">
        <w:t xml:space="preserve">see a guard in janky rusted armor eyeing me. “Hey-you’re not supposed to </w:t>
      </w:r>
      <w:r w:rsidR="00406F08">
        <w:t>be here. Willy-get Steve</w:t>
      </w:r>
      <w:r w:rsidR="00602497">
        <w:t xml:space="preserve">, I’m </w:t>
      </w:r>
      <w:proofErr w:type="spellStart"/>
      <w:r w:rsidR="00602497">
        <w:t>gonna</w:t>
      </w:r>
      <w:proofErr w:type="spellEnd"/>
      <w:r w:rsidR="00602497">
        <w:t xml:space="preserve"> sort this” and </w:t>
      </w:r>
      <w:r w:rsidR="00C46E8E">
        <w:t xml:space="preserve">he stomps towards me with </w:t>
      </w:r>
      <w:r w:rsidR="00C46E8E">
        <w:lastRenderedPageBreak/>
        <w:t xml:space="preserve">his hand on his </w:t>
      </w:r>
      <w:r w:rsidR="00DC5557">
        <w:t>weapon, some sort of sickle</w:t>
      </w:r>
      <w:r w:rsidR="00431B5A">
        <w:t>. Well, maybe I can talk my way out if this.</w:t>
      </w:r>
      <w:r w:rsidR="00E621A1">
        <w:t xml:space="preserve"> I hope Hans has climbed down and is out of sight. Don’t see Zunk either, but</w:t>
      </w:r>
      <w:r w:rsidR="00AE197B">
        <w:t xml:space="preserve"> out of the corner of my eye I catch</w:t>
      </w:r>
      <w:r w:rsidR="00AC18F3">
        <w:t xml:space="preserve"> Tom </w:t>
      </w:r>
      <w:proofErr w:type="gramStart"/>
      <w:r w:rsidR="00AC18F3">
        <w:t>crouched</w:t>
      </w:r>
      <w:proofErr w:type="gramEnd"/>
      <w:r w:rsidR="00AC18F3">
        <w:t xml:space="preserve"> along the wall, out of the </w:t>
      </w:r>
      <w:r w:rsidR="00313827">
        <w:t>guard’s</w:t>
      </w:r>
      <w:r w:rsidR="00AC18F3">
        <w:t xml:space="preserve"> </w:t>
      </w:r>
      <w:r w:rsidR="00317858">
        <w:t>vision</w:t>
      </w:r>
      <w:r w:rsidR="003F201C">
        <w:t xml:space="preserve">. </w:t>
      </w:r>
    </w:p>
    <w:p w14:paraId="789FEE39" w14:textId="4C73C303" w:rsidR="003F201C" w:rsidRDefault="003F201C">
      <w:r>
        <w:t>“</w:t>
      </w:r>
      <w:proofErr w:type="spellStart"/>
      <w:proofErr w:type="gramStart"/>
      <w:r>
        <w:t>Uh..</w:t>
      </w:r>
      <w:proofErr w:type="gramEnd"/>
      <w:r>
        <w:t>hi</w:t>
      </w:r>
      <w:proofErr w:type="spellEnd"/>
      <w:r>
        <w:t>? I’m looking for m</w:t>
      </w:r>
      <w:r w:rsidR="00E24798">
        <w:t xml:space="preserve">y </w:t>
      </w:r>
      <w:r>
        <w:t xml:space="preserve">friend Orwii? She came in earlier with Vanda and </w:t>
      </w:r>
      <w:r w:rsidR="005103A9">
        <w:t xml:space="preserve">hasn’t met us like we agreed so I’m sort of worried. </w:t>
      </w:r>
      <w:proofErr w:type="spellStart"/>
      <w:r w:rsidR="005103A9">
        <w:t>Uhh</w:t>
      </w:r>
      <w:proofErr w:type="spellEnd"/>
      <w:r w:rsidR="005103A9">
        <w:t xml:space="preserve">, sorry to be barging in like this but there was nobody at the gate and so, </w:t>
      </w:r>
      <w:proofErr w:type="gramStart"/>
      <w:r w:rsidR="005103A9">
        <w:t>well..</w:t>
      </w:r>
      <w:proofErr w:type="gramEnd"/>
      <w:r w:rsidR="005103A9">
        <w:t xml:space="preserve"> </w:t>
      </w:r>
      <w:r w:rsidR="00012CB7">
        <w:t>&lt;smile&gt;</w:t>
      </w:r>
    </w:p>
    <w:p w14:paraId="0916A755" w14:textId="24FD5D4E" w:rsidR="00012CB7" w:rsidRDefault="00012CB7">
      <w:r>
        <w:t xml:space="preserve">He came at me swinging. Fish </w:t>
      </w:r>
      <w:proofErr w:type="spellStart"/>
      <w:proofErr w:type="gramStart"/>
      <w:r>
        <w:t>stick</w:t>
      </w:r>
      <w:r w:rsidR="00D5164F">
        <w:t>s</w:t>
      </w:r>
      <w:r>
        <w:t>..</w:t>
      </w:r>
      <w:proofErr w:type="gramEnd"/>
      <w:r>
        <w:t>this</w:t>
      </w:r>
      <w:proofErr w:type="spellEnd"/>
      <w:r>
        <w:t xml:space="preserve"> place is </w:t>
      </w:r>
      <w:r w:rsidR="00D5164F">
        <w:t xml:space="preserve">SO predictable! I was just about </w:t>
      </w:r>
      <w:r w:rsidR="0030760C">
        <w:t>to raise my shield when Tom lunge</w:t>
      </w:r>
      <w:r w:rsidR="00EB2951">
        <w:t>s</w:t>
      </w:r>
      <w:r w:rsidR="0030760C">
        <w:t xml:space="preserve"> out </w:t>
      </w:r>
      <w:r w:rsidR="00045D4E">
        <w:t xml:space="preserve">of hiding with his long blade </w:t>
      </w:r>
      <w:proofErr w:type="gramStart"/>
      <w:r w:rsidR="00045D4E">
        <w:t>and..</w:t>
      </w:r>
      <w:proofErr w:type="spellStart"/>
      <w:r w:rsidR="00045D4E">
        <w:t>Cut</w:t>
      </w:r>
      <w:r w:rsidR="009C1081">
        <w:t>s</w:t>
      </w:r>
      <w:r w:rsidR="00045D4E">
        <w:t>.The</w:t>
      </w:r>
      <w:proofErr w:type="spellEnd"/>
      <w:proofErr w:type="gramEnd"/>
      <w:r w:rsidR="00045D4E">
        <w:t>. Guy. In. Half</w:t>
      </w:r>
      <w:r w:rsidR="00485CA3">
        <w:t>. I</w:t>
      </w:r>
      <w:r w:rsidR="00D54536">
        <w:t>t</w:t>
      </w:r>
      <w:r w:rsidR="00485CA3">
        <w:t xml:space="preserve"> was </w:t>
      </w:r>
      <w:proofErr w:type="spellStart"/>
      <w:r w:rsidR="00485CA3">
        <w:t>sooo</w:t>
      </w:r>
      <w:proofErr w:type="spellEnd"/>
      <w:r w:rsidR="00485CA3">
        <w:t xml:space="preserve"> </w:t>
      </w:r>
      <w:r w:rsidR="00485CA3" w:rsidRPr="00485CA3">
        <w:rPr>
          <w:i/>
          <w:iCs/>
        </w:rPr>
        <w:t>disgusting</w:t>
      </w:r>
      <w:r w:rsidR="00485CA3">
        <w:t>. Sprayed blood all over!</w:t>
      </w:r>
      <w:r w:rsidR="00C60E04">
        <w:t xml:space="preserve"> That was </w:t>
      </w:r>
      <w:proofErr w:type="gramStart"/>
      <w:r w:rsidR="00C60E04">
        <w:t xml:space="preserve">definitely </w:t>
      </w:r>
      <w:r w:rsidR="00C60E04" w:rsidRPr="00C60E04">
        <w:rPr>
          <w:i/>
          <w:iCs/>
        </w:rPr>
        <w:t>not</w:t>
      </w:r>
      <w:proofErr w:type="gramEnd"/>
      <w:r w:rsidR="00C60E04">
        <w:t xml:space="preserve"> predictable.</w:t>
      </w:r>
      <w:r w:rsidR="00EB2951">
        <w:t xml:space="preserve"> </w:t>
      </w:r>
    </w:p>
    <w:p w14:paraId="77A3BF3F" w14:textId="18F63930" w:rsidR="00485CA3" w:rsidRDefault="00D958E1">
      <w:r>
        <w:t>I wasn’t going to stand there in a pool of blood gawping</w:t>
      </w:r>
      <w:r w:rsidR="007D2C2B">
        <w:t xml:space="preserve"> like a girl</w:t>
      </w:r>
      <w:r>
        <w:t xml:space="preserve">, so I chased after the other guard who </w:t>
      </w:r>
      <w:r w:rsidR="002F45B9">
        <w:t>shoved open the door and ran into the building. I turned the corner and, holy smokes, a couple of other dead guys on the ground and more blood everywhere</w:t>
      </w:r>
      <w:r w:rsidR="00993BC8">
        <w:t>!</w:t>
      </w:r>
      <w:r w:rsidR="008F70F4">
        <w:t xml:space="preserve"> What did these guys do? Well, </w:t>
      </w:r>
      <w:r w:rsidR="00993BC8">
        <w:t xml:space="preserve">I </w:t>
      </w:r>
      <w:r w:rsidR="00CC5AC2">
        <w:t>was just tired of blood and rust, so I screamed something like “</w:t>
      </w:r>
      <w:r w:rsidR="005F19C0">
        <w:t xml:space="preserve">You terrible people, what is </w:t>
      </w:r>
      <w:r w:rsidR="005F19C0" w:rsidRPr="005F19C0">
        <w:rPr>
          <w:i/>
          <w:iCs/>
        </w:rPr>
        <w:t>with</w:t>
      </w:r>
      <w:r w:rsidR="005F19C0">
        <w:t xml:space="preserve"> you?”</w:t>
      </w:r>
      <w:r w:rsidR="00684FD9">
        <w:t xml:space="preserve"> and I swung my own weapon in fury, catching him full on</w:t>
      </w:r>
      <w:r w:rsidR="00602188">
        <w:t xml:space="preserve">. </w:t>
      </w:r>
      <w:r w:rsidR="001826E2">
        <w:t xml:space="preserve">He swipes me with the sickle </w:t>
      </w:r>
      <w:proofErr w:type="gramStart"/>
      <w:r w:rsidR="001826E2">
        <w:t xml:space="preserve">pretty </w:t>
      </w:r>
      <w:r w:rsidR="008D1680">
        <w:t>hard</w:t>
      </w:r>
      <w:proofErr w:type="gramEnd"/>
      <w:r w:rsidR="001826E2">
        <w:t>, and trips me to boot</w:t>
      </w:r>
      <w:r w:rsidR="00200D19">
        <w:t xml:space="preserve"> (I hate these people) but </w:t>
      </w:r>
      <w:r w:rsidR="008D1680">
        <w:t>I roll back up and smite him again, this time for good. Huh</w:t>
      </w:r>
      <w:r w:rsidR="008F6C52">
        <w:t>. I’m sorry he’s dead, but he didn’t exactly not deserve it.</w:t>
      </w:r>
    </w:p>
    <w:p w14:paraId="755AEC92" w14:textId="6F188941" w:rsidR="008F6C52" w:rsidRDefault="001B65CF">
      <w:r>
        <w:t xml:space="preserve">Hans </w:t>
      </w:r>
      <w:r w:rsidR="00C464B3">
        <w:t xml:space="preserve">inspects the bodies while I just sort of stare at the one I killed. The ones on the floor </w:t>
      </w:r>
      <w:r w:rsidR="001D7284">
        <w:t>look like they died of a bunch of spear wounds,</w:t>
      </w:r>
      <w:r w:rsidR="002F57F2">
        <w:t xml:space="preserve"> holes everywhere. Rusty armor like the ones we killed</w:t>
      </w:r>
      <w:r w:rsidR="00A943C1">
        <w:t xml:space="preserve">-what is going on here? We’re in a </w:t>
      </w:r>
      <w:r w:rsidR="008F113E">
        <w:t>cramped boxy room, the walls to each side with arrow slits and murder holes</w:t>
      </w:r>
      <w:r w:rsidR="008D637F">
        <w:t xml:space="preserve">-if there were people behind them, we’d be dead. Maybe that explains the spear wounds. Hans is fussing around in the corner with something and there is loud click and then </w:t>
      </w:r>
      <w:proofErr w:type="gramStart"/>
      <w:r w:rsidR="008D637F">
        <w:t>an..</w:t>
      </w:r>
      <w:proofErr w:type="spellStart"/>
      <w:r w:rsidR="008D637F">
        <w:t>ahhh</w:t>
      </w:r>
      <w:proofErr w:type="spellEnd"/>
      <w:proofErr w:type="gramEnd"/>
      <w:r w:rsidR="008D637F">
        <w:t>…</w:t>
      </w:r>
      <w:r w:rsidR="009C7AB4">
        <w:t xml:space="preserve">salty cod! </w:t>
      </w:r>
      <w:r w:rsidR="00EE395B">
        <w:t>t</w:t>
      </w:r>
      <w:r w:rsidR="009C7AB4">
        <w:t>hat hurts</w:t>
      </w:r>
      <w:r w:rsidR="00EE395B">
        <w:t>. I look down at the spear wound on my leg. A little to the left and I’d be ske</w:t>
      </w:r>
      <w:r w:rsidR="008D5B3A">
        <w:t xml:space="preserve">wered. </w:t>
      </w:r>
      <w:r w:rsidR="003E3CE4">
        <w:t xml:space="preserve"> Ah, well it’s not all bad news</w:t>
      </w:r>
      <w:r w:rsidR="003B7138">
        <w:t xml:space="preserve">! At least we figured out what got the guys lying on the floor. </w:t>
      </w:r>
    </w:p>
    <w:p w14:paraId="3855B259" w14:textId="3BA452A5" w:rsidR="008D5B3A" w:rsidRDefault="008D5B3A">
      <w:r>
        <w:t>“</w:t>
      </w:r>
      <w:proofErr w:type="spellStart"/>
      <w:r w:rsidR="00306B40">
        <w:t>U</w:t>
      </w:r>
      <w:r>
        <w:t>hhhh</w:t>
      </w:r>
      <w:proofErr w:type="spellEnd"/>
      <w:r>
        <w:t xml:space="preserve"> sorry” says Hans. </w:t>
      </w:r>
      <w:r w:rsidR="005E6E6F">
        <w:t xml:space="preserve">“I was just examining this discrepancy in the </w:t>
      </w:r>
      <w:proofErr w:type="gramStart"/>
      <w:r w:rsidR="005E6E6F">
        <w:t>stone work</w:t>
      </w:r>
      <w:proofErr w:type="gramEnd"/>
      <w:r w:rsidR="005E6E6F">
        <w:t xml:space="preserve"> here and oh, oh, are you are right”? </w:t>
      </w:r>
      <w:r w:rsidR="00DE2F74">
        <w:t xml:space="preserve">Well yes, although I </w:t>
      </w:r>
      <w:proofErr w:type="gramStart"/>
      <w:r w:rsidR="00DE2F74">
        <w:t>have to</w:t>
      </w:r>
      <w:proofErr w:type="gramEnd"/>
      <w:r w:rsidR="00DE2F74">
        <w:t xml:space="preserve"> call on Mil</w:t>
      </w:r>
      <w:r w:rsidR="0043019F">
        <w:t xml:space="preserve">ani to grant me </w:t>
      </w:r>
      <w:r w:rsidR="00EE2CF3">
        <w:t>a boon. “</w:t>
      </w:r>
      <w:r w:rsidR="005A0C87">
        <w:t>Yes, I’m OK, except for these little flakes of rust” I say. Something to worry about later.</w:t>
      </w:r>
    </w:p>
    <w:p w14:paraId="6BCFB2FC" w14:textId="6E841B41" w:rsidR="005A0C87" w:rsidRDefault="003253A4">
      <w:r>
        <w:t>“</w:t>
      </w:r>
      <w:r w:rsidR="00B13EDD">
        <w:t>A</w:t>
      </w:r>
      <w:r>
        <w:t xml:space="preserve">ye </w:t>
      </w:r>
      <w:proofErr w:type="gramStart"/>
      <w:r>
        <w:t>there</w:t>
      </w:r>
      <w:proofErr w:type="gramEnd"/>
      <w:r>
        <w:t xml:space="preserve"> mate</w:t>
      </w:r>
      <w:r w:rsidR="00B13EDD">
        <w:t xml:space="preserve">” offers </w:t>
      </w:r>
      <w:r w:rsidR="00FA3078">
        <w:t>Z</w:t>
      </w:r>
      <w:r w:rsidR="00B13EDD">
        <w:t>unk</w:t>
      </w:r>
      <w:r w:rsidR="008A2EC6">
        <w:t>,</w:t>
      </w:r>
      <w:r w:rsidR="00B13EDD">
        <w:t xml:space="preserve"> “maybe leave the </w:t>
      </w:r>
      <w:r w:rsidR="00243750">
        <w:t xml:space="preserve">investigating to me next time. </w:t>
      </w:r>
      <w:r w:rsidR="00B95804">
        <w:t>It’s sort of my thing</w:t>
      </w:r>
      <w:r w:rsidR="003F6C42">
        <w:t xml:space="preserve">, so you’re </w:t>
      </w:r>
      <w:proofErr w:type="spellStart"/>
      <w:r w:rsidR="003F6C42">
        <w:t>gonna</w:t>
      </w:r>
      <w:proofErr w:type="spellEnd"/>
      <w:r w:rsidR="003F6C42">
        <w:t xml:space="preserve"> ha</w:t>
      </w:r>
      <w:r w:rsidR="0087071B">
        <w:t xml:space="preserve">ve </w:t>
      </w:r>
      <w:r w:rsidR="003F6C42">
        <w:t xml:space="preserve">to trust me to tell you what’s safe and what </w:t>
      </w:r>
      <w:proofErr w:type="spellStart"/>
      <w:r w:rsidR="003F6C42">
        <w:t>ain’t</w:t>
      </w:r>
      <w:proofErr w:type="spellEnd"/>
      <w:r w:rsidR="003F6C42">
        <w:t>”</w:t>
      </w:r>
    </w:p>
    <w:p w14:paraId="566738CC" w14:textId="563327BF" w:rsidR="00437C32" w:rsidRDefault="00E44FB5">
      <w:r>
        <w:t xml:space="preserve"> </w:t>
      </w:r>
      <w:r w:rsidR="006E63E9">
        <w:t xml:space="preserve">There appears to be nobody around as we </w:t>
      </w:r>
      <w:proofErr w:type="gramStart"/>
      <w:r w:rsidR="006E63E9">
        <w:t>search</w:t>
      </w:r>
      <w:proofErr w:type="gramEnd"/>
      <w:r w:rsidR="006E63E9">
        <w:t xml:space="preserve"> the rooms. </w:t>
      </w:r>
      <w:r w:rsidR="00DA2500">
        <w:t xml:space="preserve">There’s a sort of clinic and I recognize </w:t>
      </w:r>
      <w:r w:rsidR="00F63ADB">
        <w:t xml:space="preserve">some healing draughts, and there is a very nice kit, even better than the one I have, which should come in handy. </w:t>
      </w:r>
      <w:r w:rsidR="00DD2EE7">
        <w:t xml:space="preserve">There’s a set of stairs down, and we recall Daril telling us that’s where </w:t>
      </w:r>
      <w:r w:rsidR="00A26DBD">
        <w:t xml:space="preserve">he’d hide prisoners in such a place like </w:t>
      </w:r>
      <w:proofErr w:type="gramStart"/>
      <w:r w:rsidR="00A26DBD">
        <w:t>this</w:t>
      </w:r>
      <w:proofErr w:type="gramEnd"/>
      <w:r w:rsidR="00A26DBD">
        <w:t xml:space="preserve"> so I insist we go </w:t>
      </w:r>
      <w:r w:rsidR="00D00586">
        <w:t xml:space="preserve">that way. It’s dark and dusty with stacked barrels of ale or </w:t>
      </w:r>
      <w:r w:rsidR="00144467">
        <w:t>such, and</w:t>
      </w:r>
      <w:r w:rsidR="00350DD5">
        <w:t xml:space="preserve"> little else. </w:t>
      </w:r>
      <w:r w:rsidR="00956B60">
        <w:t xml:space="preserve">A couple of lazy cats tired </w:t>
      </w:r>
      <w:r w:rsidR="00956B60">
        <w:lastRenderedPageBreak/>
        <w:t>of catching rats</w:t>
      </w:r>
      <w:r w:rsidR="006E4648">
        <w:t xml:space="preserve"> is the only thing </w:t>
      </w:r>
      <w:proofErr w:type="gramStart"/>
      <w:r w:rsidR="006E4648">
        <w:t>interest</w:t>
      </w:r>
      <w:proofErr w:type="gramEnd"/>
      <w:r w:rsidR="006E4648">
        <w:t>-I’ve always liked cats.</w:t>
      </w:r>
      <w:r w:rsidR="00956B60">
        <w:t xml:space="preserve"> </w:t>
      </w:r>
      <w:r w:rsidR="00350DD5">
        <w:t xml:space="preserve">There’s door with a lock Zunk can’t </w:t>
      </w:r>
      <w:r w:rsidR="00AC0E8A">
        <w:t>sort, and a bi</w:t>
      </w:r>
      <w:r w:rsidR="002D53B7">
        <w:t>g hole in one of the walls-a tunnel that heads off beyond what</w:t>
      </w:r>
      <w:r w:rsidR="00BF305D">
        <w:t xml:space="preserve"> we can see</w:t>
      </w:r>
      <w:r w:rsidR="00041CEB">
        <w:t>, with</w:t>
      </w:r>
      <w:r w:rsidR="00BF305D">
        <w:t xml:space="preserve"> some blood smear</w:t>
      </w:r>
      <w:r w:rsidR="00041CEB">
        <w:t>s</w:t>
      </w:r>
      <w:r w:rsidR="00BF305D">
        <w:t xml:space="preserve"> </w:t>
      </w:r>
      <w:r w:rsidR="000D2027">
        <w:t xml:space="preserve">right inside. </w:t>
      </w:r>
      <w:r w:rsidR="00A50F0E">
        <w:t xml:space="preserve">I wonder if </w:t>
      </w:r>
      <w:proofErr w:type="spellStart"/>
      <w:r w:rsidR="00A50F0E">
        <w:t>Ordwii</w:t>
      </w:r>
      <w:proofErr w:type="spellEnd"/>
      <w:r w:rsidR="00A50F0E">
        <w:t xml:space="preserve"> is down that way (and Cormac too, I feel bad for</w:t>
      </w:r>
      <w:r w:rsidR="00FF279B">
        <w:t xml:space="preserve">getting about that little guy), but no, it would be just like things here if she </w:t>
      </w:r>
      <w:r w:rsidR="003179A2">
        <w:t>were</w:t>
      </w:r>
      <w:r w:rsidR="00FF279B">
        <w:t xml:space="preserve"> some</w:t>
      </w:r>
      <w:r w:rsidR="00567212">
        <w:t>where upstairs while we crawl around in the dark. Stupid.</w:t>
      </w:r>
    </w:p>
    <w:p w14:paraId="3A76890A" w14:textId="221712AA" w:rsidR="00491A27" w:rsidRDefault="003179A2">
      <w:r w:rsidRPr="003179A2">
        <w:t xml:space="preserve">We go </w:t>
      </w:r>
      <w:r w:rsidR="00CE5CC2" w:rsidRPr="003179A2">
        <w:t xml:space="preserve">back </w:t>
      </w:r>
      <w:proofErr w:type="gramStart"/>
      <w:r w:rsidR="000631C0">
        <w:t>upstairs,</w:t>
      </w:r>
      <w:proofErr w:type="gramEnd"/>
      <w:r w:rsidR="000631C0">
        <w:t xml:space="preserve"> </w:t>
      </w:r>
      <w:proofErr w:type="gramStart"/>
      <w:r w:rsidR="000631C0">
        <w:t>again</w:t>
      </w:r>
      <w:proofErr w:type="gramEnd"/>
      <w:r w:rsidR="002C1C4C">
        <w:t xml:space="preserve"> finding nothing but</w:t>
      </w:r>
      <w:r w:rsidR="00CE5CC2">
        <w:t xml:space="preserve"> rusted weapons and </w:t>
      </w:r>
      <w:r w:rsidR="00523293">
        <w:t>mail</w:t>
      </w:r>
      <w:r w:rsidR="00AA3F93">
        <w:t xml:space="preserve">, </w:t>
      </w:r>
      <w:r w:rsidR="00B67F81">
        <w:t xml:space="preserve">although </w:t>
      </w:r>
      <w:r w:rsidR="00E3703D">
        <w:t xml:space="preserve">there is a </w:t>
      </w:r>
      <w:r w:rsidR="00B67F81">
        <w:t xml:space="preserve">bronze </w:t>
      </w:r>
      <w:r w:rsidR="00E3703D">
        <w:t>talisman</w:t>
      </w:r>
      <w:r w:rsidR="009770D0">
        <w:t xml:space="preserve"> </w:t>
      </w:r>
      <w:r w:rsidR="00B67F81">
        <w:t xml:space="preserve">of some </w:t>
      </w:r>
      <w:r w:rsidR="0006526C">
        <w:t xml:space="preserve">sort that Hans said adds tricks to your armor. </w:t>
      </w:r>
      <w:r w:rsidR="007959AC">
        <w:t>The privy</w:t>
      </w:r>
      <w:r w:rsidR="00D8250D">
        <w:t xml:space="preserve"> that Hans </w:t>
      </w:r>
      <w:r w:rsidR="00D8250D" w:rsidRPr="007959AC">
        <w:rPr>
          <w:i/>
          <w:iCs/>
        </w:rPr>
        <w:t>insisted</w:t>
      </w:r>
      <w:r w:rsidR="00D8250D">
        <w:t xml:space="preserve"> on inspecting was </w:t>
      </w:r>
      <w:r w:rsidR="00D8250D" w:rsidRPr="00D8250D">
        <w:rPr>
          <w:i/>
          <w:iCs/>
        </w:rPr>
        <w:t>lovely</w:t>
      </w:r>
      <w:r w:rsidR="00D8250D">
        <w:t>. Better/worse</w:t>
      </w:r>
      <w:r w:rsidR="000C1700">
        <w:t xml:space="preserve"> was</w:t>
      </w:r>
      <w:r w:rsidR="00D8250D">
        <w:t xml:space="preserve"> </w:t>
      </w:r>
      <w:r w:rsidR="005F03E7">
        <w:t xml:space="preserve">nasty </w:t>
      </w:r>
      <w:r w:rsidR="00493CCF">
        <w:t>kitchen (</w:t>
      </w:r>
      <w:r w:rsidR="00620577">
        <w:t xml:space="preserve">unless I have the </w:t>
      </w:r>
      <w:r w:rsidR="002878FA">
        <w:t>two reversed). Opening another door</w:t>
      </w:r>
      <w:r w:rsidR="008E0C05">
        <w:t xml:space="preserve">, we are faced by a shabby but </w:t>
      </w:r>
      <w:r w:rsidR="00493CCF">
        <w:t>well-muscled</w:t>
      </w:r>
      <w:r w:rsidR="00EE4DB1">
        <w:t xml:space="preserve"> man who cries out as if mortally threated</w:t>
      </w:r>
      <w:r w:rsidR="00D6514E">
        <w:t xml:space="preserve">, yelling he’ll take as many </w:t>
      </w:r>
      <w:proofErr w:type="spellStart"/>
      <w:r w:rsidR="00D6514E">
        <w:t>Gorumites</w:t>
      </w:r>
      <w:proofErr w:type="spellEnd"/>
      <w:r w:rsidR="00D6514E">
        <w:t xml:space="preserve"> out </w:t>
      </w:r>
      <w:r w:rsidR="00BE2752">
        <w:t>as he can before he dies and</w:t>
      </w:r>
      <w:r w:rsidR="00901981">
        <w:t xml:space="preserve"> </w:t>
      </w:r>
      <w:r w:rsidR="000C1700">
        <w:t xml:space="preserve">then </w:t>
      </w:r>
      <w:r w:rsidR="007C4484">
        <w:t>strikes</w:t>
      </w:r>
      <w:r w:rsidR="009622EC">
        <w:t xml:space="preserve"> </w:t>
      </w:r>
      <w:r w:rsidR="00BE2752">
        <w:t>at</w:t>
      </w:r>
      <w:r w:rsidR="00070466">
        <w:t xml:space="preserve"> Tom </w:t>
      </w:r>
      <w:r w:rsidR="00BE2752">
        <w:t xml:space="preserve">(who has politely taken the lead </w:t>
      </w:r>
      <w:r w:rsidR="00C125AC">
        <w:t>for all his eyerolling)</w:t>
      </w:r>
      <w:r w:rsidR="002362F5">
        <w:t xml:space="preserve"> with a blacksmith’s hammer. </w:t>
      </w:r>
      <w:r w:rsidR="00A435D9">
        <w:t xml:space="preserve"> </w:t>
      </w:r>
      <w:r w:rsidR="00B27A74">
        <w:t>I half expect</w:t>
      </w:r>
      <w:r w:rsidR="00A92F47">
        <w:t>e</w:t>
      </w:r>
      <w:r w:rsidR="002362F5">
        <w:t>d</w:t>
      </w:r>
      <w:r w:rsidR="00B27A74">
        <w:t xml:space="preserve"> </w:t>
      </w:r>
      <w:r w:rsidR="00C87FE0">
        <w:t>Tom</w:t>
      </w:r>
      <w:r w:rsidR="00B27A74">
        <w:t xml:space="preserve"> to </w:t>
      </w:r>
      <w:r w:rsidR="00514776">
        <w:t xml:space="preserve">run him through like he did the last guard (well, okay, that’s not true. I was </w:t>
      </w:r>
      <w:proofErr w:type="gramStart"/>
      <w:r w:rsidR="00567508">
        <w:t>absolutely fully</w:t>
      </w:r>
      <w:proofErr w:type="gramEnd"/>
      <w:r w:rsidR="00567508">
        <w:t xml:space="preserve"> </w:t>
      </w:r>
      <w:proofErr w:type="gramStart"/>
      <w:r w:rsidR="00567508">
        <w:t>expecting</w:t>
      </w:r>
      <w:proofErr w:type="gramEnd"/>
      <w:r w:rsidR="00567508">
        <w:t xml:space="preserve"> to be splattered with blood), </w:t>
      </w:r>
      <w:r w:rsidR="00901981">
        <w:t>but instead</w:t>
      </w:r>
      <w:r w:rsidR="00A92F47">
        <w:t xml:space="preserve"> </w:t>
      </w:r>
      <w:r w:rsidR="00491A27">
        <w:t xml:space="preserve">Tom </w:t>
      </w:r>
      <w:r w:rsidR="00C87FE0">
        <w:t>trips him</w:t>
      </w:r>
      <w:r w:rsidR="00901981">
        <w:t xml:space="preserve">, </w:t>
      </w:r>
      <w:r w:rsidR="007C4484">
        <w:t>and calls</w:t>
      </w:r>
      <w:r w:rsidR="00A92F47">
        <w:t xml:space="preserve"> </w:t>
      </w:r>
      <w:r w:rsidR="00082DDE">
        <w:t xml:space="preserve">for </w:t>
      </w:r>
      <w:r w:rsidR="00491A27">
        <w:t xml:space="preserve">the fighting to stop. </w:t>
      </w:r>
      <w:r w:rsidR="00FA0EB9">
        <w:t xml:space="preserve">Zunk says </w:t>
      </w:r>
      <w:proofErr w:type="gramStart"/>
      <w:r w:rsidR="00FA0EB9">
        <w:t>“ Hey</w:t>
      </w:r>
      <w:proofErr w:type="gramEnd"/>
      <w:r w:rsidR="00FA0EB9">
        <w:t xml:space="preserve"> mate, we gotcha. We </w:t>
      </w:r>
      <w:proofErr w:type="spellStart"/>
      <w:r w:rsidR="00FA0EB9">
        <w:t>ain’t</w:t>
      </w:r>
      <w:proofErr w:type="spellEnd"/>
      <w:r w:rsidR="00FA0EB9">
        <w:t xml:space="preserve"> no friends of </w:t>
      </w:r>
      <w:proofErr w:type="gramStart"/>
      <w:r w:rsidR="00FA0EB9">
        <w:t>them</w:t>
      </w:r>
      <w:proofErr w:type="gramEnd"/>
      <w:r w:rsidR="00FA0EB9">
        <w:t xml:space="preserve"> </w:t>
      </w:r>
      <w:proofErr w:type="spellStart"/>
      <w:r w:rsidR="00FA0EB9">
        <w:t>Gorumites</w:t>
      </w:r>
      <w:proofErr w:type="spellEnd"/>
      <w:r w:rsidR="00FA0EB9">
        <w:t xml:space="preserve"> either and </w:t>
      </w:r>
      <w:r w:rsidR="00CC52EE">
        <w:t xml:space="preserve">they </w:t>
      </w:r>
      <w:proofErr w:type="spellStart"/>
      <w:r w:rsidR="00CC52EE">
        <w:t>ain’t</w:t>
      </w:r>
      <w:proofErr w:type="spellEnd"/>
      <w:r w:rsidR="00CC52EE">
        <w:t xml:space="preserve"> </w:t>
      </w:r>
      <w:proofErr w:type="spellStart"/>
      <w:r w:rsidR="00CC52EE">
        <w:t>lookin</w:t>
      </w:r>
      <w:proofErr w:type="spellEnd"/>
      <w:r w:rsidR="00CC52EE">
        <w:t xml:space="preserve"> </w:t>
      </w:r>
      <w:r w:rsidR="003A48B7">
        <w:t>s</w:t>
      </w:r>
      <w:r w:rsidR="00CC52EE">
        <w:t>o good. Whole bunch of ‘</w:t>
      </w:r>
      <w:proofErr w:type="spellStart"/>
      <w:r w:rsidR="00CC52EE">
        <w:t>em</w:t>
      </w:r>
      <w:proofErr w:type="spellEnd"/>
      <w:r w:rsidR="00CC52EE">
        <w:t xml:space="preserve"> dead </w:t>
      </w:r>
      <w:r w:rsidR="00917708">
        <w:t>outside. We mean you no harm</w:t>
      </w:r>
      <w:r w:rsidR="00ED05B0">
        <w:t xml:space="preserve">, mate. Can </w:t>
      </w:r>
      <w:proofErr w:type="spellStart"/>
      <w:r w:rsidR="00ED05B0">
        <w:t>ya</w:t>
      </w:r>
      <w:proofErr w:type="spellEnd"/>
      <w:r w:rsidR="00ED05B0">
        <w:t xml:space="preserve"> tell us how you got </w:t>
      </w:r>
      <w:proofErr w:type="gramStart"/>
      <w:r w:rsidR="00ED05B0">
        <w:t>here”?</w:t>
      </w:r>
      <w:proofErr w:type="gramEnd"/>
    </w:p>
    <w:p w14:paraId="779D5BD7" w14:textId="72B1C2E5" w:rsidR="00ED05B0" w:rsidRDefault="00FF118F">
      <w:r>
        <w:t>“</w:t>
      </w:r>
      <w:r w:rsidR="00ED05B0">
        <w:t xml:space="preserve">Ja </w:t>
      </w:r>
      <w:proofErr w:type="spellStart"/>
      <w:r w:rsidR="007C39AC">
        <w:t>ja</w:t>
      </w:r>
      <w:proofErr w:type="spellEnd"/>
      <w:r>
        <w:t>”</w:t>
      </w:r>
      <w:r w:rsidR="007C39AC">
        <w:t xml:space="preserve"> Hans is nodding and I am smiling as best I can while being all splattered with blood. Hope not too much of it is showing in the dim light-the man looks really rattled. </w:t>
      </w:r>
      <w:r w:rsidR="003A48B7">
        <w:t xml:space="preserve"> He warily drops his </w:t>
      </w:r>
      <w:r w:rsidR="005615F5">
        <w:t xml:space="preserve">hammer a little bit and </w:t>
      </w:r>
      <w:proofErr w:type="gramStart"/>
      <w:r w:rsidR="005615F5">
        <w:t>says</w:t>
      </w:r>
      <w:proofErr w:type="gramEnd"/>
      <w:r w:rsidR="005615F5">
        <w:t xml:space="preserve"> “Wel</w:t>
      </w:r>
      <w:r w:rsidR="008600EF">
        <w:t>l</w:t>
      </w:r>
      <w:r w:rsidR="005615F5">
        <w:t xml:space="preserve"> what the fuck you are you doing here then, you </w:t>
      </w:r>
      <w:proofErr w:type="gramStart"/>
      <w:r w:rsidR="005615F5">
        <w:t>fools</w:t>
      </w:r>
      <w:proofErr w:type="gramEnd"/>
      <w:r w:rsidR="005615F5">
        <w:t>?”</w:t>
      </w:r>
      <w:r w:rsidR="002154FD">
        <w:t xml:space="preserve"> He nods from time to time as we </w:t>
      </w:r>
      <w:r w:rsidR="005056BB">
        <w:t xml:space="preserve">explain, starting from the rusting dead body and </w:t>
      </w:r>
      <w:r w:rsidR="008A4B08">
        <w:t xml:space="preserve">ending with our killing the </w:t>
      </w:r>
      <w:proofErr w:type="gramStart"/>
      <w:r w:rsidR="008A4B08">
        <w:t>guards</w:t>
      </w:r>
      <w:proofErr w:type="gramEnd"/>
      <w:r w:rsidR="008A4B08">
        <w:t xml:space="preserve"> downstairs</w:t>
      </w:r>
      <w:r w:rsidR="00B82EB4">
        <w:t xml:space="preserve">.  When we are done, his hammer is fully </w:t>
      </w:r>
      <w:r w:rsidR="00B44730">
        <w:t xml:space="preserve">lowered and he looks thoughtful.  </w:t>
      </w:r>
    </w:p>
    <w:p w14:paraId="6FACD668" w14:textId="714C98FA" w:rsidR="00B44730" w:rsidRDefault="00430CED">
      <w:r>
        <w:t>“</w:t>
      </w:r>
      <w:proofErr w:type="spellStart"/>
      <w:r w:rsidR="00B44730">
        <w:t>Hmmph</w:t>
      </w:r>
      <w:proofErr w:type="spellEnd"/>
      <w:r w:rsidR="00B44730">
        <w:t xml:space="preserve">. I am </w:t>
      </w:r>
      <w:r w:rsidR="006363EA">
        <w:t>Trygve</w:t>
      </w:r>
      <w:r w:rsidR="00D36982">
        <w:t xml:space="preserve">, and I should probably tell </w:t>
      </w:r>
      <w:proofErr w:type="gramStart"/>
      <w:r w:rsidR="00D36982">
        <w:t>you</w:t>
      </w:r>
      <w:proofErr w:type="gramEnd"/>
      <w:r w:rsidR="00D36982">
        <w:t xml:space="preserve"> my story. </w:t>
      </w:r>
      <w:r>
        <w:t>“</w:t>
      </w:r>
    </w:p>
    <w:p w14:paraId="7F206B53" w14:textId="3D99586B" w:rsidR="006363EA" w:rsidRPr="006363EA" w:rsidRDefault="006363EA" w:rsidP="006363EA">
      <w:r>
        <w:t>“</w:t>
      </w:r>
      <w:r w:rsidRPr="006363EA">
        <w:t xml:space="preserve">A week ago, a </w:t>
      </w:r>
      <w:proofErr w:type="spellStart"/>
      <w:r w:rsidRPr="006363EA">
        <w:t>Thassilonian</w:t>
      </w:r>
      <w:proofErr w:type="spellEnd"/>
      <w:r w:rsidRPr="006363EA">
        <w:t xml:space="preserve"> man named </w:t>
      </w:r>
      <w:proofErr w:type="spellStart"/>
      <w:r w:rsidRPr="006363EA">
        <w:t>Meitremar</w:t>
      </w:r>
      <w:proofErr w:type="spellEnd"/>
      <w:r w:rsidRPr="006363EA">
        <w:t xml:space="preserve"> arrived, claiming to be a merchant from Xin-</w:t>
      </w:r>
      <w:proofErr w:type="spellStart"/>
      <w:r w:rsidRPr="006363EA">
        <w:t>Edasseril</w:t>
      </w:r>
      <w:proofErr w:type="spellEnd"/>
      <w:r w:rsidRPr="006363EA">
        <w:t xml:space="preserve">. He spoke with Lord Ragnulf for an entire night. When they emerged at dawn, they gathered us all in the worship hall and spoke </w:t>
      </w:r>
      <w:proofErr w:type="gramStart"/>
      <w:r w:rsidRPr="006363EA">
        <w:t>of</w:t>
      </w:r>
      <w:proofErr w:type="gramEnd"/>
      <w:r w:rsidRPr="006363EA">
        <w:t xml:space="preserve"> bringing war to Osprey Cove, subjugating all other settlements on </w:t>
      </w:r>
      <w:proofErr w:type="spellStart"/>
      <w:r w:rsidRPr="006363EA">
        <w:t>Chakikoth</w:t>
      </w:r>
      <w:proofErr w:type="spellEnd"/>
      <w:r w:rsidRPr="006363EA">
        <w:t xml:space="preserve"> Isle, and forging an alliance with Xin-</w:t>
      </w:r>
      <w:proofErr w:type="spellStart"/>
      <w:r w:rsidRPr="006363EA">
        <w:t>Edasseril</w:t>
      </w:r>
      <w:proofErr w:type="spellEnd"/>
      <w:r w:rsidRPr="006363EA">
        <w:t>.</w:t>
      </w:r>
      <w:r w:rsidR="00E40AD3">
        <w:t xml:space="preserve"> </w:t>
      </w:r>
    </w:p>
    <w:p w14:paraId="19C24D8F" w14:textId="6DEFB47E" w:rsidR="006363EA" w:rsidRPr="006363EA" w:rsidRDefault="006363EA" w:rsidP="006363EA">
      <w:r w:rsidRPr="006363EA">
        <w:t xml:space="preserve">“At the end, Lord Ragnulf spoke of a sickness among our </w:t>
      </w:r>
      <w:r w:rsidR="00CF11BB" w:rsidRPr="006363EA">
        <w:t>ranks and</w:t>
      </w:r>
      <w:r w:rsidRPr="006363EA">
        <w:t xml:space="preserve"> claimed that his new friend </w:t>
      </w:r>
      <w:proofErr w:type="spellStart"/>
      <w:r w:rsidRPr="006363EA">
        <w:t>Meitremar</w:t>
      </w:r>
      <w:proofErr w:type="spellEnd"/>
      <w:r w:rsidRPr="006363EA">
        <w:t xml:space="preserve"> had brought him a way to expose that sickness. He opened a bottle, and it filled the hall with foul-smelling air. Several of my kin doubled over in </w:t>
      </w:r>
      <w:proofErr w:type="gramStart"/>
      <w:r w:rsidRPr="006363EA">
        <w:t>pain—it looked</w:t>
      </w:r>
      <w:proofErr w:type="gramEnd"/>
      <w:r w:rsidRPr="006363EA">
        <w:t xml:space="preserve"> as if their skin was rusting—and Lord Ragnulf ordered the rest of us to ‘put down the blasphemers’. I’m glad to say I did not mindlessly obey, but many others did, and the fighting that followed was awful.</w:t>
      </w:r>
    </w:p>
    <w:p w14:paraId="4E262AE9" w14:textId="77777777" w:rsidR="006363EA" w:rsidRPr="006363EA" w:rsidRDefault="006363EA" w:rsidP="006363EA">
      <w:r w:rsidRPr="006363EA">
        <w:lastRenderedPageBreak/>
        <w:t xml:space="preserve">“I alone survived. They keep me alive because they value my skill at working metal, but they no longer worship the Lord in Iron. They see glory in the rust instead. </w:t>
      </w:r>
      <w:proofErr w:type="spellStart"/>
      <w:r w:rsidRPr="006363EA">
        <w:t>Meitremar</w:t>
      </w:r>
      <w:proofErr w:type="spellEnd"/>
      <w:r w:rsidRPr="006363EA">
        <w:t xml:space="preserve"> and Lord Ragnulf have gone beyond the rusted door below now, and closed it tight in their wake, but they left behind that awful, split-faced monster to keep those who have betrayed my kin in line. You must save Lord Ragnulf! He knows not what he’s done!”</w:t>
      </w:r>
    </w:p>
    <w:p w14:paraId="01081EF4" w14:textId="55109E01" w:rsidR="00AA3F93" w:rsidRDefault="00F32BD9">
      <w:r>
        <w:t xml:space="preserve">I was so mad by </w:t>
      </w:r>
      <w:r w:rsidR="00874EFD">
        <w:t>the end</w:t>
      </w:r>
      <w:r>
        <w:t xml:space="preserve"> of this I could hardly speak. </w:t>
      </w:r>
      <w:r w:rsidR="00874EFD">
        <w:t xml:space="preserve">Why would anyone here cut a deal with a fat </w:t>
      </w:r>
      <w:r w:rsidR="00CE7C68">
        <w:t>bloodsucking</w:t>
      </w:r>
      <w:r w:rsidR="0099095E">
        <w:t xml:space="preserve"> merchant from across the sea to make war on their own neighbors? And why are evil people so </w:t>
      </w:r>
      <w:r w:rsidR="0099095E" w:rsidRPr="006E4D80">
        <w:rPr>
          <w:i/>
          <w:iCs/>
        </w:rPr>
        <w:t>st</w:t>
      </w:r>
      <w:r w:rsidR="006E4D80" w:rsidRPr="006E4D80">
        <w:rPr>
          <w:i/>
          <w:iCs/>
        </w:rPr>
        <w:t>upid</w:t>
      </w:r>
      <w:r w:rsidR="006E4D80">
        <w:t xml:space="preserve">? Like the first thing in their grand conquest is to poison </w:t>
      </w:r>
      <w:r w:rsidR="00133205" w:rsidRPr="00633F53">
        <w:rPr>
          <w:i/>
          <w:iCs/>
        </w:rPr>
        <w:t>their own men</w:t>
      </w:r>
      <w:r w:rsidR="00133205">
        <w:t xml:space="preserve"> and release </w:t>
      </w:r>
      <w:r w:rsidR="00633F53">
        <w:t xml:space="preserve">a terrible plague </w:t>
      </w:r>
      <w:r w:rsidR="00606DFC">
        <w:t xml:space="preserve">in the very spot they will conquer? Does that make any sense at all? </w:t>
      </w:r>
      <w:r w:rsidR="005E39D2">
        <w:t xml:space="preserve">We </w:t>
      </w:r>
      <w:proofErr w:type="gramStart"/>
      <w:r w:rsidR="005E39D2">
        <w:t>have to</w:t>
      </w:r>
      <w:proofErr w:type="gramEnd"/>
      <w:r w:rsidR="005E39D2">
        <w:t xml:space="preserve"> stop this, even If </w:t>
      </w:r>
      <w:proofErr w:type="spellStart"/>
      <w:r w:rsidR="005E39D2">
        <w:t>Ordwii</w:t>
      </w:r>
      <w:proofErr w:type="spellEnd"/>
      <w:r w:rsidR="005E39D2">
        <w:t xml:space="preserve"> and Cormac were </w:t>
      </w:r>
      <w:r w:rsidR="000C53BC">
        <w:t>not involved. T</w:t>
      </w:r>
      <w:r w:rsidR="00C87FF8">
        <w:t>r</w:t>
      </w:r>
      <w:r w:rsidR="000C53BC">
        <w:t>yg thinks they have been taken as part of the plan.</w:t>
      </w:r>
    </w:p>
    <w:p w14:paraId="73227610" w14:textId="79197D26" w:rsidR="000C53BC" w:rsidRDefault="0043581D">
      <w:r>
        <w:t xml:space="preserve">I </w:t>
      </w:r>
      <w:proofErr w:type="gramStart"/>
      <w:r w:rsidR="003634D7">
        <w:t>ask</w:t>
      </w:r>
      <w:proofErr w:type="gramEnd"/>
      <w:r w:rsidR="003634D7">
        <w:t xml:space="preserve"> if he thinks the door we found in the </w:t>
      </w:r>
      <w:r w:rsidR="009744C3">
        <w:t>basement is where they have gone, and he says no-that door is far away</w:t>
      </w:r>
      <w:r w:rsidR="00156133">
        <w:t>.</w:t>
      </w:r>
      <w:r w:rsidR="00290775">
        <w:t xml:space="preserve">  But he does happen to have a </w:t>
      </w:r>
      <w:r w:rsidR="00B6470F">
        <w:t xml:space="preserve">key to </w:t>
      </w:r>
      <w:r w:rsidR="00B80DC6">
        <w:t>the</w:t>
      </w:r>
      <w:r w:rsidR="00B6470F">
        <w:t xml:space="preserve"> door</w:t>
      </w:r>
      <w:r w:rsidR="00B80DC6">
        <w:t xml:space="preserve"> in the basement</w:t>
      </w:r>
      <w:r w:rsidR="007E664E">
        <w:t xml:space="preserve">, which is </w:t>
      </w:r>
      <w:proofErr w:type="gramStart"/>
      <w:r w:rsidR="007E664E">
        <w:t>really helpful</w:t>
      </w:r>
      <w:proofErr w:type="gramEnd"/>
      <w:r w:rsidR="007E664E">
        <w:t xml:space="preserve">. We give him some water and rations so he can get out while we go down and </w:t>
      </w:r>
      <w:r w:rsidR="00AF4F0B">
        <w:t xml:space="preserve">open that door. </w:t>
      </w:r>
    </w:p>
    <w:p w14:paraId="7BA0120D" w14:textId="7B317839" w:rsidR="00AA3F93" w:rsidRDefault="00D43645">
      <w:r>
        <w:t xml:space="preserve">We </w:t>
      </w:r>
      <w:r w:rsidR="00CC03A4">
        <w:t xml:space="preserve">brushed the curious cats out of the way, and </w:t>
      </w:r>
      <w:r w:rsidR="00C87FF8">
        <w:t>Zunk opened the door with Tryg’s key. The smell was appalling-</w:t>
      </w:r>
      <w:r w:rsidR="006665D6">
        <w:t xml:space="preserve">like the privy but with overtones of human sickness and misery. Three </w:t>
      </w:r>
      <w:r w:rsidR="009F3D65">
        <w:t xml:space="preserve">scrawny and weak acolytes were lying amidst filth and </w:t>
      </w:r>
      <w:proofErr w:type="gramStart"/>
      <w:r w:rsidR="009F3D65">
        <w:t>whatnot,</w:t>
      </w:r>
      <w:proofErr w:type="gramEnd"/>
      <w:r w:rsidR="009F3D65">
        <w:t xml:space="preserve"> </w:t>
      </w:r>
      <w:r w:rsidR="00AF612F">
        <w:t>everything stained with excr</w:t>
      </w:r>
      <w:r w:rsidR="00CE0131">
        <w:t>ement.  Help us-one croaked weakly.</w:t>
      </w:r>
    </w:p>
    <w:p w14:paraId="52B1FB42" w14:textId="45E69014" w:rsidR="00AA3F93" w:rsidRDefault="00CE0131">
      <w:r>
        <w:t>One of the kitties brushed my leg and I bent down to gently move it aside</w:t>
      </w:r>
      <w:r w:rsidR="007B27FE">
        <w:t xml:space="preserve">, and </w:t>
      </w:r>
      <w:proofErr w:type="spellStart"/>
      <w:r w:rsidR="007B27FE" w:rsidRPr="00573D91">
        <w:rPr>
          <w:i/>
          <w:iCs/>
        </w:rPr>
        <w:t>ohmygo</w:t>
      </w:r>
      <w:r w:rsidR="00573D91" w:rsidRPr="00573D91">
        <w:rPr>
          <w:i/>
          <w:iCs/>
        </w:rPr>
        <w:t>dthatisnota</w:t>
      </w:r>
      <w:proofErr w:type="spellEnd"/>
      <w:r w:rsidR="00573D91">
        <w:t xml:space="preserve"> kitty </w:t>
      </w:r>
      <w:proofErr w:type="spellStart"/>
      <w:r w:rsidR="00573D91" w:rsidRPr="00573D91">
        <w:rPr>
          <w:i/>
          <w:iCs/>
        </w:rPr>
        <w:t>whatthehellis</w:t>
      </w:r>
      <w:proofErr w:type="spellEnd"/>
      <w:r w:rsidR="00573D91">
        <w:t xml:space="preserve"> that thing?</w:t>
      </w:r>
      <w:r w:rsidR="00B45690">
        <w:t xml:space="preserve"> Thing, which is suddenly </w:t>
      </w:r>
      <w:r w:rsidR="00156133">
        <w:t>is large</w:t>
      </w:r>
      <w:r w:rsidR="00B45690">
        <w:t xml:space="preserve"> dog </w:t>
      </w:r>
      <w:r w:rsidR="004D6E1F">
        <w:t>sized has</w:t>
      </w:r>
      <w:r w:rsidR="000C24AE">
        <w:t xml:space="preserve"> a </w:t>
      </w:r>
      <w:proofErr w:type="gramStart"/>
      <w:r w:rsidR="000C24AE">
        <w:t>scrunched up</w:t>
      </w:r>
      <w:proofErr w:type="gramEnd"/>
      <w:r w:rsidR="000C24AE">
        <w:t xml:space="preserve"> face with large teeth, big </w:t>
      </w:r>
      <w:r w:rsidR="00577633">
        <w:t xml:space="preserve">claws and a </w:t>
      </w:r>
      <w:proofErr w:type="spellStart"/>
      <w:proofErr w:type="gramStart"/>
      <w:r w:rsidR="00577633">
        <w:t>lizardy</w:t>
      </w:r>
      <w:proofErr w:type="spellEnd"/>
      <w:r w:rsidR="00577633">
        <w:t xml:space="preserve"> tail</w:t>
      </w:r>
      <w:r w:rsidR="003E338C">
        <w:t xml:space="preserve"> lunges</w:t>
      </w:r>
      <w:proofErr w:type="gramEnd"/>
      <w:r w:rsidR="003E338C">
        <w:t xml:space="preserve"> up…and I am suddenly </w:t>
      </w:r>
      <w:r w:rsidR="006847C0">
        <w:t>on my back side while Zunk is pouring something down my throat</w:t>
      </w:r>
      <w:r w:rsidR="00827F82">
        <w:t xml:space="preserve">. </w:t>
      </w:r>
      <w:proofErr w:type="gramStart"/>
      <w:r w:rsidR="00827F82">
        <w:t>Thing’s</w:t>
      </w:r>
      <w:proofErr w:type="gramEnd"/>
      <w:r w:rsidR="00827F82">
        <w:t xml:space="preserve"> wretched slavering </w:t>
      </w:r>
      <w:r w:rsidR="00D0059E">
        <w:t xml:space="preserve">jaws are the only thing I see, </w:t>
      </w:r>
      <w:proofErr w:type="spellStart"/>
      <w:proofErr w:type="gramStart"/>
      <w:r w:rsidR="00B3101A">
        <w:t>wait..</w:t>
      </w:r>
      <w:proofErr w:type="gramEnd"/>
      <w:r w:rsidR="00B3101A">
        <w:t>that</w:t>
      </w:r>
      <w:proofErr w:type="spellEnd"/>
      <w:r w:rsidR="00B3101A">
        <w:t xml:space="preserve"> was before. </w:t>
      </w:r>
    </w:p>
    <w:p w14:paraId="4073CE94" w14:textId="1ED6701A" w:rsidR="00873321" w:rsidRDefault="00873321">
      <w:r>
        <w:t>“</w:t>
      </w:r>
      <w:r w:rsidR="002369DB">
        <w:t>Feeling</w:t>
      </w:r>
      <w:r>
        <w:t xml:space="preserve"> better</w:t>
      </w:r>
      <w:r w:rsidR="009F6806">
        <w:t>?</w:t>
      </w:r>
      <w:r>
        <w:t xml:space="preserve">” </w:t>
      </w:r>
      <w:r w:rsidR="009F6806">
        <w:t xml:space="preserve">they </w:t>
      </w:r>
      <w:proofErr w:type="gramStart"/>
      <w:r w:rsidR="009F6806">
        <w:t>say</w:t>
      </w:r>
      <w:proofErr w:type="gramEnd"/>
      <w:r>
        <w:t xml:space="preserve"> “wouldn’t want my carryall to come to harm, eh”.</w:t>
      </w:r>
    </w:p>
    <w:p w14:paraId="52F32F0B" w14:textId="7B66BBB1" w:rsidR="00B3101A" w:rsidRDefault="00026FE5">
      <w:r>
        <w:t xml:space="preserve">I roll up, fending off more blows and </w:t>
      </w:r>
      <w:r w:rsidR="005D2493">
        <w:t xml:space="preserve">mash it hard. Bad kitty! </w:t>
      </w:r>
      <w:r w:rsidR="00790252">
        <w:t xml:space="preserve">A blur rushes by me and the other thing is now menacing </w:t>
      </w:r>
      <w:r w:rsidR="005C17E5">
        <w:t xml:space="preserve">Tom </w:t>
      </w:r>
      <w:r w:rsidR="00790252">
        <w:t>wh</w:t>
      </w:r>
      <w:r w:rsidR="00593AC3">
        <w:t xml:space="preserve">o </w:t>
      </w:r>
      <w:r w:rsidR="005C17E5">
        <w:t xml:space="preserve">slices </w:t>
      </w:r>
      <w:r w:rsidR="00593AC3">
        <w:t>it</w:t>
      </w:r>
      <w:r w:rsidR="005C17E5">
        <w:t xml:space="preserve"> in two</w:t>
      </w:r>
      <w:r w:rsidR="00593AC3">
        <w:t xml:space="preserve">. More blood everywhere, again. (He really can be a most violent </w:t>
      </w:r>
      <w:r w:rsidR="006579BB">
        <w:t xml:space="preserve">teen). I whack </w:t>
      </w:r>
      <w:r w:rsidR="00BF5D95">
        <w:t xml:space="preserve">the ugly beast in front of me again and Tom finishes it off. </w:t>
      </w:r>
    </w:p>
    <w:p w14:paraId="0B5F78CD" w14:textId="789C0B02" w:rsidR="00066147" w:rsidRDefault="00066147">
      <w:r>
        <w:t xml:space="preserve">Okey </w:t>
      </w:r>
      <w:proofErr w:type="spellStart"/>
      <w:r>
        <w:t>dokey</w:t>
      </w:r>
      <w:proofErr w:type="spellEnd"/>
      <w:r>
        <w:t>.</w:t>
      </w:r>
      <w:r w:rsidR="00982DF1">
        <w:t xml:space="preserve"> Even the cats are out to get us, I guess. Good to know.</w:t>
      </w:r>
    </w:p>
    <w:p w14:paraId="0515EE05" w14:textId="59E3513D" w:rsidR="00982DF1" w:rsidRDefault="00DA4865">
      <w:r>
        <w:t>We minister to the acolytes with food and water</w:t>
      </w:r>
      <w:r w:rsidR="004E162B">
        <w:t xml:space="preserve">. They can barely speak for their </w:t>
      </w:r>
      <w:proofErr w:type="gramStart"/>
      <w:r w:rsidR="004E162B">
        <w:t>ills</w:t>
      </w:r>
      <w:proofErr w:type="gramEnd"/>
      <w:r w:rsidR="004E162B">
        <w:t xml:space="preserve">, but we manage to </w:t>
      </w:r>
      <w:r w:rsidR="00B628F4">
        <w:t xml:space="preserve">learn they have been imprisoned since the </w:t>
      </w:r>
      <w:proofErr w:type="spellStart"/>
      <w:r w:rsidR="00B628F4">
        <w:t>kinslaughter</w:t>
      </w:r>
      <w:proofErr w:type="spellEnd"/>
      <w:r w:rsidR="00B65B69">
        <w:t>, locked in here without food or drink</w:t>
      </w:r>
      <w:r w:rsidR="004B2110">
        <w:t>, c</w:t>
      </w:r>
      <w:r w:rsidR="007B3584">
        <w:t>learly left to die</w:t>
      </w:r>
      <w:r w:rsidR="004B2110">
        <w:t xml:space="preserve">. </w:t>
      </w:r>
      <w:r w:rsidR="00C06FCE">
        <w:t>T</w:t>
      </w:r>
      <w:r w:rsidR="00377C32">
        <w:t>he</w:t>
      </w:r>
      <w:r w:rsidR="00CD2CF5">
        <w:t xml:space="preserve">ir lord has </w:t>
      </w:r>
      <w:r w:rsidR="00A875FE">
        <w:t xml:space="preserve">been bewitched by the </w:t>
      </w:r>
      <w:proofErr w:type="spellStart"/>
      <w:r w:rsidR="00A875FE">
        <w:t>Thallasonian</w:t>
      </w:r>
      <w:proofErr w:type="spellEnd"/>
      <w:r w:rsidR="00A875FE">
        <w:t xml:space="preserve"> </w:t>
      </w:r>
      <w:r w:rsidR="00A875FE">
        <w:lastRenderedPageBreak/>
        <w:t xml:space="preserve">merchant and </w:t>
      </w:r>
      <w:r w:rsidR="00A26342">
        <w:t>forsaken Gorum for</w:t>
      </w:r>
      <w:r w:rsidR="004C65E3">
        <w:t xml:space="preserve"> someone or something they calle</w:t>
      </w:r>
      <w:r w:rsidR="006004B5">
        <w:t>d</w:t>
      </w:r>
      <w:r w:rsidR="00A26342">
        <w:t xml:space="preserve"> </w:t>
      </w:r>
      <w:r w:rsidR="00AC6C9D">
        <w:t xml:space="preserve">Zar </w:t>
      </w:r>
      <w:proofErr w:type="spellStart"/>
      <w:r w:rsidR="00AC6C9D">
        <w:t>Azmak</w:t>
      </w:r>
      <w:proofErr w:type="spellEnd"/>
      <w:r w:rsidR="00A26342">
        <w:t>,</w:t>
      </w:r>
      <w:r w:rsidR="002A36AC">
        <w:t xml:space="preserve"> and </w:t>
      </w:r>
      <w:r w:rsidR="00C06FCE">
        <w:t>they all have</w:t>
      </w:r>
      <w:r w:rsidR="00BD08E3">
        <w:t xml:space="preserve"> fled </w:t>
      </w:r>
      <w:r w:rsidR="00FB6FA6">
        <w:t>bey</w:t>
      </w:r>
      <w:r w:rsidR="00075DD5">
        <w:t>ond</w:t>
      </w:r>
      <w:r w:rsidR="00BD08E3">
        <w:t xml:space="preserve"> the rusty door, </w:t>
      </w:r>
      <w:proofErr w:type="spellStart"/>
      <w:r w:rsidR="00BD08E3">
        <w:t>whereever</w:t>
      </w:r>
      <w:proofErr w:type="spellEnd"/>
      <w:r w:rsidR="00BD08E3">
        <w:t xml:space="preserve"> it is.  </w:t>
      </w:r>
      <w:proofErr w:type="spellStart"/>
      <w:proofErr w:type="gramStart"/>
      <w:r w:rsidR="001B0B22">
        <w:t>Ah..</w:t>
      </w:r>
      <w:proofErr w:type="gramEnd"/>
      <w:r w:rsidR="001B0B22">
        <w:t>oh</w:t>
      </w:r>
      <w:proofErr w:type="spellEnd"/>
      <w:r w:rsidR="001B0B22">
        <w:t xml:space="preserve">…I look to the tunnel. </w:t>
      </w:r>
    </w:p>
    <w:p w14:paraId="66019842" w14:textId="77E156DB" w:rsidR="001B0B22" w:rsidRDefault="00B67A25">
      <w:r>
        <w:t xml:space="preserve">It is all a little </w:t>
      </w:r>
      <w:r w:rsidR="00013B59">
        <w:t>confusing but</w:t>
      </w:r>
      <w:r>
        <w:t xml:space="preserve"> </w:t>
      </w:r>
      <w:r w:rsidR="00684A31">
        <w:t>adds slightly to</w:t>
      </w:r>
      <w:r w:rsidR="005B1314">
        <w:t xml:space="preserve"> Tryg’s tale</w:t>
      </w:r>
      <w:r w:rsidR="00EE2CFA">
        <w:t xml:space="preserve">. If I had to guess, I’d say </w:t>
      </w:r>
      <w:r w:rsidR="003A65BA">
        <w:t>that Zar</w:t>
      </w:r>
      <w:r w:rsidR="00F37E98">
        <w:t xml:space="preserve"> </w:t>
      </w:r>
      <w:proofErr w:type="spellStart"/>
      <w:r w:rsidR="00F37E98">
        <w:t>Azmak</w:t>
      </w:r>
      <w:proofErr w:type="spellEnd"/>
      <w:r w:rsidR="00F37E98">
        <w:t xml:space="preserve"> is </w:t>
      </w:r>
      <w:proofErr w:type="spellStart"/>
      <w:r w:rsidR="00EE2CFA">
        <w:t>Meitremar</w:t>
      </w:r>
      <w:r w:rsidR="00F37E98">
        <w:t>’s</w:t>
      </w:r>
      <w:proofErr w:type="spellEnd"/>
      <w:r w:rsidR="00F37E98">
        <w:t xml:space="preserve"> </w:t>
      </w:r>
      <w:r w:rsidR="0087227C">
        <w:t xml:space="preserve">godly patron and </w:t>
      </w:r>
      <w:r w:rsidR="00434126">
        <w:t>the merchant</w:t>
      </w:r>
      <w:r w:rsidR="00703436">
        <w:t xml:space="preserve"> is entreating it</w:t>
      </w:r>
      <w:r w:rsidR="00E83BAB">
        <w:t xml:space="preserve"> to help in his conquest. </w:t>
      </w:r>
      <w:r w:rsidR="005B1314">
        <w:t xml:space="preserve"> </w:t>
      </w:r>
      <w:r w:rsidR="00DF2B35">
        <w:t xml:space="preserve">Such </w:t>
      </w:r>
      <w:r w:rsidR="005212EF">
        <w:t>godly boons come at a cost, often paid in blood</w:t>
      </w:r>
      <w:r w:rsidR="00337A7F">
        <w:t xml:space="preserve">, </w:t>
      </w:r>
      <w:r w:rsidR="00C31BA8">
        <w:t xml:space="preserve">so that they have </w:t>
      </w:r>
      <w:r w:rsidR="00337A7F">
        <w:t xml:space="preserve">taken our friends is even more alarming. </w:t>
      </w:r>
      <w:r w:rsidR="005B1314">
        <w:t xml:space="preserve"> </w:t>
      </w:r>
      <w:r w:rsidR="0089147F">
        <w:t xml:space="preserve">Much as I would like to </w:t>
      </w:r>
      <w:r w:rsidR="00CA3410">
        <w:t xml:space="preserve">chase </w:t>
      </w:r>
      <w:proofErr w:type="spellStart"/>
      <w:r w:rsidR="00C610C7">
        <w:t>Meitremar</w:t>
      </w:r>
      <w:proofErr w:type="spellEnd"/>
      <w:r w:rsidR="00C610C7">
        <w:t xml:space="preserve"> and </w:t>
      </w:r>
      <w:proofErr w:type="spellStart"/>
      <w:r w:rsidR="00C610C7">
        <w:t>Ragnulf</w:t>
      </w:r>
      <w:proofErr w:type="spellEnd"/>
      <w:r w:rsidR="00C610C7">
        <w:t xml:space="preserve"> and find </w:t>
      </w:r>
      <w:proofErr w:type="spellStart"/>
      <w:r w:rsidR="00C610C7">
        <w:t>Ordwii</w:t>
      </w:r>
      <w:proofErr w:type="spellEnd"/>
      <w:r w:rsidR="00C610C7">
        <w:t xml:space="preserve"> and Cormac, there might be people still upstairs, in </w:t>
      </w:r>
      <w:r w:rsidR="006C6CA1">
        <w:t xml:space="preserve">danger from the </w:t>
      </w:r>
      <w:proofErr w:type="spellStart"/>
      <w:r w:rsidR="006C6CA1">
        <w:t>splitface</w:t>
      </w:r>
      <w:proofErr w:type="spellEnd"/>
      <w:r w:rsidR="006C6CA1">
        <w:t xml:space="preserve"> thing</w:t>
      </w:r>
      <w:r w:rsidR="00DB3EE1">
        <w:t xml:space="preserve">. </w:t>
      </w:r>
      <w:proofErr w:type="gramStart"/>
      <w:r w:rsidR="00DB3EE1">
        <w:t>So</w:t>
      </w:r>
      <w:proofErr w:type="gramEnd"/>
      <w:r w:rsidR="00DB3EE1">
        <w:t xml:space="preserve"> first things first. We escort the acolytes to the front gate. </w:t>
      </w:r>
      <w:r w:rsidR="003625B9">
        <w:t>They are weak, but can make it to Els</w:t>
      </w:r>
      <w:r w:rsidR="0052347A">
        <w:t>ie’s,</w:t>
      </w:r>
      <w:r w:rsidR="0003543A">
        <w:t xml:space="preserve"> </w:t>
      </w:r>
      <w:proofErr w:type="gramStart"/>
      <w:r w:rsidR="0003543A">
        <w:t xml:space="preserve">where </w:t>
      </w:r>
      <w:r w:rsidR="0052347A">
        <w:t xml:space="preserve"> I</w:t>
      </w:r>
      <w:proofErr w:type="gramEnd"/>
      <w:r w:rsidR="0052347A">
        <w:t xml:space="preserve"> am </w:t>
      </w:r>
      <w:proofErr w:type="gramStart"/>
      <w:r w:rsidR="0052347A">
        <w:t xml:space="preserve">sure  </w:t>
      </w:r>
      <w:r w:rsidR="0003543A">
        <w:t>they</w:t>
      </w:r>
      <w:proofErr w:type="gramEnd"/>
      <w:r w:rsidR="0003543A">
        <w:t xml:space="preserve"> will find</w:t>
      </w:r>
      <w:r w:rsidR="0052347A">
        <w:t xml:space="preserve"> care</w:t>
      </w:r>
      <w:r w:rsidR="00B10999">
        <w:t>.</w:t>
      </w:r>
    </w:p>
    <w:p w14:paraId="4AA76D7A" w14:textId="469438BB" w:rsidR="00B10999" w:rsidRDefault="00B10999">
      <w:r>
        <w:t>Back upstairs and upstairs again to the top floor, which must be living quarters</w:t>
      </w:r>
      <w:r w:rsidR="00323B72">
        <w:t xml:space="preserve">. </w:t>
      </w:r>
      <w:r w:rsidR="0001033F">
        <w:t xml:space="preserve">We search through and </w:t>
      </w:r>
      <w:proofErr w:type="gramStart"/>
      <w:r w:rsidR="0001033F">
        <w:t>opening</w:t>
      </w:r>
      <w:proofErr w:type="gramEnd"/>
      <w:r w:rsidR="0001033F">
        <w:t xml:space="preserve"> another door at the far end, </w:t>
      </w:r>
      <w:r w:rsidR="00B223FE">
        <w:t>we</w:t>
      </w:r>
      <w:r w:rsidR="00EF5400">
        <w:t xml:space="preserve"> </w:t>
      </w:r>
      <w:r w:rsidR="00092F1E">
        <w:t xml:space="preserve">see two more </w:t>
      </w:r>
      <w:proofErr w:type="spellStart"/>
      <w:r w:rsidR="00092F1E">
        <w:t>berusted</w:t>
      </w:r>
      <w:proofErr w:type="spellEnd"/>
      <w:r w:rsidR="00092F1E">
        <w:t xml:space="preserve"> guards and Vanda, magnificent in h</w:t>
      </w:r>
      <w:r w:rsidR="005756C0">
        <w:t>er bright not rusted armor</w:t>
      </w:r>
      <w:r w:rsidR="00390A0E">
        <w:t>.</w:t>
      </w:r>
    </w:p>
    <w:p w14:paraId="6C588E65" w14:textId="07695A89" w:rsidR="00390A0E" w:rsidRDefault="00390A0E">
      <w:r>
        <w:t>“</w:t>
      </w:r>
      <w:proofErr w:type="gramStart"/>
      <w:r w:rsidR="00B26356">
        <w:t>Well</w:t>
      </w:r>
      <w:proofErr w:type="gramEnd"/>
      <w:r w:rsidR="00B26356">
        <w:t>” she</w:t>
      </w:r>
      <w:r>
        <w:t xml:space="preserve"> says</w:t>
      </w:r>
      <w:r w:rsidR="00B26356">
        <w:t xml:space="preserve"> to the guards</w:t>
      </w:r>
      <w:r>
        <w:t xml:space="preserve">, “what are </w:t>
      </w:r>
      <w:r w:rsidR="00323B72">
        <w:t>you waiting</w:t>
      </w:r>
      <w:r>
        <w:t xml:space="preserve"> for?” Not with rancor mind you, but the</w:t>
      </w:r>
      <w:r w:rsidR="00B26356">
        <w:t>y</w:t>
      </w:r>
      <w:r>
        <w:t xml:space="preserve"> still attack</w:t>
      </w:r>
    </w:p>
    <w:p w14:paraId="48F4369C" w14:textId="27D9CBFD" w:rsidR="00066147" w:rsidRDefault="004A38F9">
      <w:r>
        <w:t xml:space="preserve">One </w:t>
      </w:r>
      <w:r w:rsidR="009658C2">
        <w:t xml:space="preserve">steps up and delivers a </w:t>
      </w:r>
      <w:r w:rsidR="009F13B5">
        <w:t>terrible blow to Tom, who is nearly taken off his feet</w:t>
      </w:r>
      <w:r w:rsidR="002C65C2">
        <w:t xml:space="preserve">. </w:t>
      </w:r>
      <w:r w:rsidR="00B26356">
        <w:t>Somehow,</w:t>
      </w:r>
      <w:r w:rsidR="002C65C2">
        <w:t xml:space="preserve"> </w:t>
      </w:r>
      <w:r w:rsidR="009F13B5">
        <w:t>he rallies and runs his man through</w:t>
      </w:r>
      <w:r w:rsidR="00B26356">
        <w:t xml:space="preserve">, but </w:t>
      </w:r>
      <w:r w:rsidR="00240744">
        <w:t xml:space="preserve">Tom is nearly done. </w:t>
      </w:r>
      <w:proofErr w:type="gramStart"/>
      <w:r w:rsidR="00240744">
        <w:t>N</w:t>
      </w:r>
      <w:r w:rsidR="00690E95">
        <w:t>o!</w:t>
      </w:r>
      <w:r w:rsidR="00240744">
        <w:t>.</w:t>
      </w:r>
      <w:proofErr w:type="gramEnd"/>
      <w:r w:rsidR="00240744">
        <w:t xml:space="preserve"> I will not let this happen</w:t>
      </w:r>
      <w:r w:rsidR="00690E95">
        <w:t>!</w:t>
      </w:r>
      <w:r w:rsidR="00240744">
        <w:t xml:space="preserve"> </w:t>
      </w:r>
      <w:proofErr w:type="gramStart"/>
      <w:r w:rsidR="00240744">
        <w:t>and</w:t>
      </w:r>
      <w:proofErr w:type="gramEnd"/>
      <w:r w:rsidR="00240744">
        <w:t xml:space="preserve"> I </w:t>
      </w:r>
      <w:r w:rsidR="00690E95">
        <w:t>channel Milan</w:t>
      </w:r>
      <w:r w:rsidR="000C12FD">
        <w:t>i</w:t>
      </w:r>
      <w:r w:rsidR="00690E95">
        <w:t xml:space="preserve">’s gift, cleansing Tom of most of his wounds, and </w:t>
      </w:r>
      <w:r w:rsidR="00CF5802">
        <w:t xml:space="preserve">backhand the other guard who has moved into the door. </w:t>
      </w:r>
      <w:r w:rsidR="00097B10">
        <w:t>Hans fries the guard and Vanda</w:t>
      </w:r>
      <w:r w:rsidR="00C3491E">
        <w:t>, w</w:t>
      </w:r>
      <w:r w:rsidR="00097B10">
        <w:t xml:space="preserve">ho gives us a </w:t>
      </w:r>
      <w:proofErr w:type="gramStart"/>
      <w:r w:rsidR="00097B10">
        <w:t>frown</w:t>
      </w:r>
      <w:r w:rsidR="005D3E16">
        <w:t xml:space="preserve"> </w:t>
      </w:r>
      <w:r w:rsidR="00097B10">
        <w:t>”</w:t>
      </w:r>
      <w:proofErr w:type="gramEnd"/>
      <w:r w:rsidR="00097B10">
        <w:t xml:space="preserve"> </w:t>
      </w:r>
      <w:r w:rsidR="000C12FD">
        <w:t>“</w:t>
      </w:r>
      <w:r w:rsidR="00097B10">
        <w:t>I wish you hadn’t done that” says she and just as I think she will reach for her great sword, she sits on the edge of the bed.</w:t>
      </w:r>
    </w:p>
    <w:p w14:paraId="5D0BE2DF" w14:textId="74A6F82D" w:rsidR="00097B10" w:rsidRDefault="00097B10">
      <w:r>
        <w:t>“Hey” shouts the guard “I could use a little help here”</w:t>
      </w:r>
    </w:p>
    <w:p w14:paraId="44734861" w14:textId="1F84EDC3" w:rsidR="00097B10" w:rsidRDefault="00097B10">
      <w:r>
        <w:t>“You’re doing fine” was the return.</w:t>
      </w:r>
    </w:p>
    <w:p w14:paraId="6A64A70F" w14:textId="32707EC4" w:rsidR="00097B10" w:rsidRDefault="00AC33AD">
      <w:r>
        <w:t>Tom steps forward and finishes the job</w:t>
      </w:r>
      <w:r w:rsidR="00B74B5C">
        <w:t xml:space="preserve">, sending </w:t>
      </w:r>
      <w:r w:rsidR="00A95913">
        <w:t xml:space="preserve">the other guard to whatever awaits him in the afterlife. </w:t>
      </w:r>
      <w:r w:rsidR="00EB2AD4">
        <w:t xml:space="preserve">Vanda and the dead guard must </w:t>
      </w:r>
      <w:r w:rsidR="00BD5C33">
        <w:t>have diffe</w:t>
      </w:r>
      <w:r w:rsidR="00FC11AE">
        <w:t>red</w:t>
      </w:r>
      <w:r w:rsidR="00BD5C33">
        <w:t xml:space="preserve"> on the meaning of “fine”.</w:t>
      </w:r>
    </w:p>
    <w:p w14:paraId="6306CAC6" w14:textId="73B25029" w:rsidR="00FC11AE" w:rsidRDefault="00FC11AE">
      <w:r>
        <w:t>We regard Vanda</w:t>
      </w:r>
      <w:r w:rsidR="000C40FA">
        <w:t xml:space="preserve">, </w:t>
      </w:r>
      <w:r>
        <w:t xml:space="preserve">who is still sitting on the bed, head down. “I have </w:t>
      </w:r>
      <w:r w:rsidR="00C65FE1">
        <w:t xml:space="preserve">made a grave error” she quietly says </w:t>
      </w:r>
      <w:r w:rsidR="00B14600">
        <w:t>“and</w:t>
      </w:r>
      <w:r w:rsidR="00C65FE1">
        <w:t xml:space="preserve"> betrayed everything I stand for</w:t>
      </w:r>
      <w:r w:rsidR="000D1B21">
        <w:t xml:space="preserve">. </w:t>
      </w:r>
      <w:proofErr w:type="spellStart"/>
      <w:proofErr w:type="gramStart"/>
      <w:r w:rsidR="000D1B21">
        <w:t>I..let</w:t>
      </w:r>
      <w:proofErr w:type="spellEnd"/>
      <w:proofErr w:type="gramEnd"/>
      <w:r w:rsidR="000D1B21">
        <w:t xml:space="preserve"> </w:t>
      </w:r>
      <w:proofErr w:type="gramStart"/>
      <w:r w:rsidR="000D1B21">
        <w:t>him  sen</w:t>
      </w:r>
      <w:r w:rsidR="0078365A">
        <w:t>d</w:t>
      </w:r>
      <w:proofErr w:type="gramEnd"/>
      <w:r w:rsidR="000D1B21">
        <w:t xml:space="preserve"> those men to their deaths while </w:t>
      </w:r>
      <w:r w:rsidR="0078365A">
        <w:t xml:space="preserve">he and that cursed </w:t>
      </w:r>
      <w:proofErr w:type="spellStart"/>
      <w:r w:rsidR="008B073C">
        <w:t>Meitremar</w:t>
      </w:r>
      <w:proofErr w:type="spellEnd"/>
      <w:r w:rsidR="00921723">
        <w:t xml:space="preserve"> </w:t>
      </w:r>
      <w:r w:rsidR="00F27DEA">
        <w:t xml:space="preserve">plotted the </w:t>
      </w:r>
      <w:r w:rsidR="00373C3A">
        <w:t>sacking of Iron Harbor, and your village Osprey too. I s</w:t>
      </w:r>
      <w:r w:rsidR="00C73846">
        <w:t xml:space="preserve">tood by as they took your friends </w:t>
      </w:r>
      <w:r w:rsidR="00F972B0">
        <w:t>and fled</w:t>
      </w:r>
      <w:r w:rsidR="008B073C">
        <w:t xml:space="preserve"> to </w:t>
      </w:r>
      <w:proofErr w:type="spellStart"/>
      <w:r w:rsidR="008B073C">
        <w:t>Rusthenge</w:t>
      </w:r>
      <w:proofErr w:type="spellEnd"/>
      <w:r w:rsidR="008B073C">
        <w:t xml:space="preserve">, </w:t>
      </w:r>
      <w:r w:rsidR="005221BE">
        <w:t xml:space="preserve">where they no doubt </w:t>
      </w:r>
      <w:proofErr w:type="gramStart"/>
      <w:r w:rsidR="005221BE">
        <w:t>have</w:t>
      </w:r>
      <w:proofErr w:type="gramEnd"/>
      <w:r w:rsidR="005221BE">
        <w:t xml:space="preserve"> some vile</w:t>
      </w:r>
      <w:r w:rsidR="00446BB7">
        <w:t xml:space="preserve"> act planned</w:t>
      </w:r>
      <w:r w:rsidR="00C73846">
        <w:t xml:space="preserve">. </w:t>
      </w:r>
      <w:r w:rsidR="008D5FC1">
        <w:t>I have nothing left but bitterness and rust</w:t>
      </w:r>
      <w:r w:rsidR="00F972B0">
        <w:t>.”</w:t>
      </w:r>
    </w:p>
    <w:p w14:paraId="1E1C056D" w14:textId="054FE2D0" w:rsidR="00F972B0" w:rsidRDefault="00F972B0">
      <w:r>
        <w:t xml:space="preserve">I could not bear to see here like this. It was worse </w:t>
      </w:r>
      <w:r w:rsidR="00CE7C90">
        <w:t>than</w:t>
      </w:r>
      <w:r>
        <w:t xml:space="preserve"> her raising her sword against us.</w:t>
      </w:r>
    </w:p>
    <w:p w14:paraId="77DD2300" w14:textId="223AB044" w:rsidR="00F972B0" w:rsidRDefault="00F972B0">
      <w:r>
        <w:t>“No” I urged. “</w:t>
      </w:r>
      <w:proofErr w:type="gramStart"/>
      <w:r>
        <w:t>you</w:t>
      </w:r>
      <w:proofErr w:type="gramEnd"/>
      <w:r>
        <w:t xml:space="preserve"> were confused, and </w:t>
      </w:r>
      <w:proofErr w:type="spellStart"/>
      <w:r w:rsidR="00E260C2">
        <w:t>R</w:t>
      </w:r>
      <w:r w:rsidR="0074139F">
        <w:t>agnulf</w:t>
      </w:r>
      <w:proofErr w:type="spellEnd"/>
      <w:r>
        <w:t xml:space="preserve"> was your lord. </w:t>
      </w:r>
      <w:r w:rsidR="0074139F">
        <w:t>Y</w:t>
      </w:r>
      <w:r w:rsidR="004023EE">
        <w:t xml:space="preserve">es, you did a terrible </w:t>
      </w:r>
      <w:proofErr w:type="gramStart"/>
      <w:r w:rsidR="004023EE">
        <w:t>thing</w:t>
      </w:r>
      <w:proofErr w:type="gramEnd"/>
      <w:r w:rsidR="004023EE">
        <w:t xml:space="preserve"> but </w:t>
      </w:r>
      <w:r w:rsidR="005008E1">
        <w:t>it also matters what you do next. Come with us and we will handle them together</w:t>
      </w:r>
      <w:r w:rsidR="00A85F92">
        <w:t>. I know you have this in you</w:t>
      </w:r>
      <w:r w:rsidR="00945FBC">
        <w:t>.</w:t>
      </w:r>
      <w:r w:rsidR="005008E1">
        <w:t>”</w:t>
      </w:r>
    </w:p>
    <w:p w14:paraId="72EA455E" w14:textId="5EB00849" w:rsidR="00AF6677" w:rsidRDefault="00A01527">
      <w:r>
        <w:lastRenderedPageBreak/>
        <w:t>She considers this</w:t>
      </w:r>
      <w:r w:rsidR="0038236B">
        <w:t xml:space="preserve">, but she doesn’t trust herself or her judgment. “No, </w:t>
      </w:r>
      <w:r w:rsidR="003223BC">
        <w:t>I leave it you to find your friend and avenge the deaths of these men for me. If I am to wash away this sin, I must find another way</w:t>
      </w:r>
      <w:r w:rsidR="00945FBC">
        <w:t>.”</w:t>
      </w:r>
    </w:p>
    <w:p w14:paraId="63E2702E" w14:textId="1513242B" w:rsidR="003223BC" w:rsidRDefault="00C36D56">
      <w:r>
        <w:t xml:space="preserve">Sigh. “okay </w:t>
      </w:r>
      <w:r w:rsidR="00BF5EE1">
        <w:t>“</w:t>
      </w:r>
      <w:r>
        <w:t xml:space="preserve">I </w:t>
      </w:r>
      <w:proofErr w:type="gramStart"/>
      <w:r>
        <w:t>say</w:t>
      </w:r>
      <w:r w:rsidR="00BF5EE1">
        <w:t xml:space="preserve"> </w:t>
      </w:r>
      <w:r w:rsidR="00CA4EC8">
        <w:t xml:space="preserve"> </w:t>
      </w:r>
      <w:r w:rsidR="00BF5EE1">
        <w:t>”</w:t>
      </w:r>
      <w:proofErr w:type="gramEnd"/>
      <w:r w:rsidR="00CA4EC8">
        <w:t>W</w:t>
      </w:r>
      <w:r w:rsidR="00BF5EE1">
        <w:t>e will do our best, bu</w:t>
      </w:r>
      <w:r w:rsidR="00C331A8">
        <w:t xml:space="preserve">t </w:t>
      </w:r>
      <w:r w:rsidR="00BD6CDD">
        <w:t xml:space="preserve">first </w:t>
      </w:r>
      <w:r w:rsidR="00C331A8">
        <w:t xml:space="preserve">we </w:t>
      </w:r>
      <w:proofErr w:type="gramStart"/>
      <w:r w:rsidR="00C331A8">
        <w:t>have to</w:t>
      </w:r>
      <w:proofErr w:type="gramEnd"/>
      <w:r w:rsidR="00C331A8">
        <w:t xml:space="preserve"> find some split faced thing</w:t>
      </w:r>
      <w:r w:rsidR="00BD6CDD">
        <w:t xml:space="preserve"> that has terrorized everyone. Do </w:t>
      </w:r>
      <w:r w:rsidR="00B0142F">
        <w:t xml:space="preserve">you know this </w:t>
      </w:r>
      <w:r w:rsidR="000D0F2E">
        <w:t>creature</w:t>
      </w:r>
      <w:r w:rsidR="00B0142F">
        <w:t>?”</w:t>
      </w:r>
    </w:p>
    <w:p w14:paraId="577D8A0B" w14:textId="1829A903" w:rsidR="00B0142F" w:rsidRDefault="00B0142F">
      <w:r>
        <w:t>She perks u</w:t>
      </w:r>
      <w:r w:rsidR="00803BD5">
        <w:t>p. “</w:t>
      </w:r>
      <w:proofErr w:type="spellStart"/>
      <w:r w:rsidR="00803BD5">
        <w:t>Ohh</w:t>
      </w:r>
      <w:proofErr w:type="spellEnd"/>
      <w:r w:rsidR="00803BD5">
        <w:t xml:space="preserve"> </w:t>
      </w:r>
      <w:proofErr w:type="gramStart"/>
      <w:r w:rsidR="002077D3">
        <w:t>“ she</w:t>
      </w:r>
      <w:proofErr w:type="gramEnd"/>
      <w:r w:rsidR="002077D3">
        <w:t xml:space="preserve"> growls “That one I’d absolutely like to kill. I was not sure that I </w:t>
      </w:r>
      <w:r w:rsidR="003C7B26">
        <w:t xml:space="preserve">could take it on my own, but with your help I am willing to try. It’s in the room beyond. </w:t>
      </w:r>
      <w:r w:rsidR="00D91D4C">
        <w:t xml:space="preserve">Our best chance is for me to go </w:t>
      </w:r>
      <w:proofErr w:type="gramStart"/>
      <w:r w:rsidR="00D91D4C">
        <w:t>in</w:t>
      </w:r>
      <w:proofErr w:type="gramEnd"/>
      <w:r w:rsidR="00D91D4C">
        <w:t xml:space="preserve"> one door while you go in the </w:t>
      </w:r>
      <w:r w:rsidR="0093537C">
        <w:t>other and</w:t>
      </w:r>
      <w:r w:rsidR="00D91D4C">
        <w:t xml:space="preserve"> surround it. </w:t>
      </w:r>
      <w:r w:rsidR="006C6750">
        <w:t>What say you”?</w:t>
      </w:r>
    </w:p>
    <w:p w14:paraId="7098717E" w14:textId="77777777" w:rsidR="00760655" w:rsidRDefault="006C6750">
      <w:r>
        <w:t xml:space="preserve">You </w:t>
      </w:r>
      <w:proofErr w:type="spellStart"/>
      <w:r>
        <w:t>betcha</w:t>
      </w:r>
      <w:proofErr w:type="spellEnd"/>
      <w:r>
        <w:t xml:space="preserve">. </w:t>
      </w:r>
    </w:p>
    <w:p w14:paraId="4F9383ED" w14:textId="28606699" w:rsidR="006C6750" w:rsidRDefault="00760655">
      <w:r>
        <w:t>We head to the north door and Vanda the south, and char</w:t>
      </w:r>
      <w:r w:rsidR="0093537C">
        <w:t xml:space="preserve">ge </w:t>
      </w:r>
      <w:r w:rsidR="00F67B10">
        <w:t xml:space="preserve">in </w:t>
      </w:r>
      <w:r w:rsidR="0093537C">
        <w:t xml:space="preserve">as agreed. The </w:t>
      </w:r>
      <w:r w:rsidR="00953EB7">
        <w:t>creature hisses and spits</w:t>
      </w:r>
      <w:r w:rsidR="000971CD">
        <w:t xml:space="preserve"> and raises claws. The origin of the name is </w:t>
      </w:r>
      <w:r w:rsidR="005815BF">
        <w:t xml:space="preserve">clear-the thing’s mouth is twisted sideways </w:t>
      </w:r>
      <w:r w:rsidR="00395AB6">
        <w:t xml:space="preserve">giving the illusion of a </w:t>
      </w:r>
      <w:proofErr w:type="gramStart"/>
      <w:r w:rsidR="00395AB6">
        <w:t>two faced</w:t>
      </w:r>
      <w:proofErr w:type="gramEnd"/>
      <w:r w:rsidR="00395AB6">
        <w:t xml:space="preserve"> being. The teeth look fully functional, sadly.</w:t>
      </w:r>
    </w:p>
    <w:p w14:paraId="266847DC" w14:textId="104EC82C" w:rsidR="00395AB6" w:rsidRDefault="00D641EE">
      <w:r>
        <w:t xml:space="preserve">The monster and Vanda must have some sort of history; it springs towards her and </w:t>
      </w:r>
      <w:r w:rsidR="0075204A">
        <w:t xml:space="preserve">delivers a blow </w:t>
      </w:r>
      <w:r w:rsidR="00044C22">
        <w:t>of such force I am not sure Tom would have survived</w:t>
      </w:r>
      <w:r w:rsidR="009A0A01">
        <w:t>, and it nearly does her in. In desperation, I call upon Milani to grant me power, and my weapon glows with godly energy</w:t>
      </w:r>
      <w:r w:rsidR="002B26A5">
        <w:t>.  Tom moves into to engage</w:t>
      </w:r>
      <w:r w:rsidR="00523961">
        <w:t xml:space="preserve"> and</w:t>
      </w:r>
      <w:r w:rsidR="00A90D3B">
        <w:t xml:space="preserve"> seems suddenly beset</w:t>
      </w:r>
      <w:r w:rsidR="007E2321">
        <w:t xml:space="preserve"> by woe, holding his hands to his face as if trying to hide from the world, all </w:t>
      </w:r>
      <w:r w:rsidR="00237D5A">
        <w:t>vigor gone from his hunched form. Vand</w:t>
      </w:r>
      <w:r w:rsidR="0014186D">
        <w:t xml:space="preserve">a strikes the monster full on with her great </w:t>
      </w:r>
      <w:r w:rsidR="00AE13D9">
        <w:t xml:space="preserve">sword, wounding it greatly, but it rakes her with </w:t>
      </w:r>
      <w:proofErr w:type="spellStart"/>
      <w:proofErr w:type="gramStart"/>
      <w:r w:rsidR="00AE13D9">
        <w:t>it’s</w:t>
      </w:r>
      <w:proofErr w:type="spellEnd"/>
      <w:proofErr w:type="gramEnd"/>
      <w:r w:rsidR="00AE13D9">
        <w:t xml:space="preserve"> claws again and now she is done, collapsing to the ground.</w:t>
      </w:r>
    </w:p>
    <w:p w14:paraId="7DF6A556" w14:textId="736B263B" w:rsidR="00AE13D9" w:rsidRDefault="00AE13D9">
      <w:r>
        <w:t>Fish and fiddlesticks</w:t>
      </w:r>
      <w:r w:rsidR="00EA7877">
        <w:t xml:space="preserve">! I </w:t>
      </w:r>
      <w:proofErr w:type="gramStart"/>
      <w:r w:rsidR="00EA7877">
        <w:t>have to</w:t>
      </w:r>
      <w:proofErr w:type="gramEnd"/>
      <w:r w:rsidR="00EA7877">
        <w:t xml:space="preserve"> do something, and </w:t>
      </w:r>
      <w:r w:rsidR="005155E0">
        <w:t xml:space="preserve">the cry “For Vanda” </w:t>
      </w:r>
      <w:r w:rsidR="00D957B9">
        <w:t xml:space="preserve">is in my throat as I raise my glowing </w:t>
      </w:r>
      <w:r w:rsidR="00BA2C93">
        <w:t>weapon</w:t>
      </w:r>
      <w:r w:rsidR="00787243">
        <w:t>. Zunk rushes by me just as I am about to charge, and st</w:t>
      </w:r>
      <w:r w:rsidR="00EB5228">
        <w:t xml:space="preserve">rikes with their clever knives, into the gaping wound from Vanda’s sword. The </w:t>
      </w:r>
      <w:r w:rsidR="00ED3B26">
        <w:t xml:space="preserve">horrible thing collapses with a gurgling </w:t>
      </w:r>
      <w:r w:rsidR="004978BB">
        <w:t>moan,</w:t>
      </w:r>
      <w:r w:rsidR="00ED3B26">
        <w:t xml:space="preserve"> and I bestow Milani’s grace upon Vanda </w:t>
      </w:r>
      <w:r w:rsidR="00E24798">
        <w:t>just in time.</w:t>
      </w:r>
    </w:p>
    <w:p w14:paraId="5A1672B5" w14:textId="19A5E530" w:rsidR="00A603C4" w:rsidRDefault="00A603C4">
      <w:r>
        <w:t xml:space="preserve">Tom recovers after a moment or two. </w:t>
      </w:r>
      <w:r w:rsidR="00E4353B">
        <w:t>“Whoa”</w:t>
      </w:r>
      <w:r w:rsidR="00546A63">
        <w:t xml:space="preserve"> he says “</w:t>
      </w:r>
      <w:r w:rsidR="00D436E6">
        <w:t>That was even more depressing than normal”</w:t>
      </w:r>
    </w:p>
    <w:p w14:paraId="5F5EC08F" w14:textId="5115E1A1" w:rsidR="00E24798" w:rsidRDefault="00E24798">
      <w:r>
        <w:t>----------------------------------------------------------------------------------------------------------------</w:t>
      </w:r>
    </w:p>
    <w:p w14:paraId="2AA6C9B9" w14:textId="164540B4" w:rsidR="00FF1DEE" w:rsidRPr="00F517F2" w:rsidRDefault="00A43A0A">
      <w:pPr>
        <w:rPr>
          <w:sz w:val="28"/>
          <w:szCs w:val="28"/>
        </w:rPr>
      </w:pPr>
      <w:r>
        <w:rPr>
          <w:sz w:val="28"/>
          <w:szCs w:val="28"/>
        </w:rPr>
        <w:t xml:space="preserve">S1E4: </w:t>
      </w:r>
      <w:r w:rsidR="00F517F2" w:rsidRPr="00F517F2">
        <w:rPr>
          <w:sz w:val="28"/>
          <w:szCs w:val="28"/>
        </w:rPr>
        <w:t>The Island of Rust</w:t>
      </w:r>
    </w:p>
    <w:p w14:paraId="218B1A1A" w14:textId="19033221" w:rsidR="001C02C3" w:rsidRDefault="001C02C3">
      <w:r>
        <w:t xml:space="preserve">We escorted the </w:t>
      </w:r>
      <w:r w:rsidR="004737C5">
        <w:t xml:space="preserve">morose Vanda to the gate; she and Tom made for a big pile of depression! </w:t>
      </w:r>
      <w:r w:rsidR="00482E21">
        <w:t>Vanda left us, and w</w:t>
      </w:r>
      <w:r w:rsidR="006D13F6">
        <w:t xml:space="preserve">e </w:t>
      </w:r>
      <w:r w:rsidR="00624E35">
        <w:t xml:space="preserve">found the pen and the sick </w:t>
      </w:r>
      <w:proofErr w:type="gramStart"/>
      <w:r w:rsidR="00624E35">
        <w:t>ram</w:t>
      </w:r>
      <w:proofErr w:type="gramEnd"/>
      <w:r w:rsidR="00624E35">
        <w:t xml:space="preserve"> and I gave it the medicine from Elsie. I must confess I almost forgot</w:t>
      </w:r>
      <w:r w:rsidR="00816533">
        <w:t xml:space="preserve">, but I was still seeing the horrid split faced man in my </w:t>
      </w:r>
      <w:r w:rsidR="00727A9C">
        <w:t>mind’s</w:t>
      </w:r>
      <w:r w:rsidR="00816533">
        <w:t xml:space="preserve"> eye. </w:t>
      </w:r>
      <w:r w:rsidR="00497FDF">
        <w:t xml:space="preserve">Why would someone set that thing upon their </w:t>
      </w:r>
      <w:r w:rsidR="00482E21">
        <w:t>brethren?</w:t>
      </w:r>
    </w:p>
    <w:p w14:paraId="546A2F7E" w14:textId="29D1519A" w:rsidR="00482E21" w:rsidRDefault="00482E21">
      <w:r>
        <w:lastRenderedPageBreak/>
        <w:t xml:space="preserve">Vanda was at </w:t>
      </w:r>
      <w:r w:rsidR="00A93774">
        <w:t>Elsie’s when we arrived and the acolytes</w:t>
      </w:r>
      <w:r w:rsidR="005739B3">
        <w:t xml:space="preserve"> and the blacksmith</w:t>
      </w:r>
      <w:r w:rsidR="00A93774">
        <w:t xml:space="preserve"> too. “There they are</w:t>
      </w:r>
      <w:r w:rsidR="00B62852">
        <w:t>-the ones that saved us</w:t>
      </w:r>
      <w:r w:rsidR="00A93774">
        <w:t>” one of them croaked</w:t>
      </w:r>
      <w:r w:rsidR="00B62852">
        <w:t xml:space="preserve">, but at least this was </w:t>
      </w:r>
      <w:r w:rsidR="003D69E5">
        <w:t>a firmer</w:t>
      </w:r>
      <w:r w:rsidR="00B62852">
        <w:t xml:space="preserve"> </w:t>
      </w:r>
      <w:r w:rsidR="003D69E5">
        <w:t xml:space="preserve">voice </w:t>
      </w:r>
      <w:r w:rsidR="00B62852">
        <w:t xml:space="preserve">than the </w:t>
      </w:r>
      <w:proofErr w:type="gramStart"/>
      <w:r w:rsidR="00B62852">
        <w:t>near death</w:t>
      </w:r>
      <w:proofErr w:type="gramEnd"/>
      <w:r w:rsidR="00B62852">
        <w:t xml:space="preserve"> whisper of before. They were recovering</w:t>
      </w:r>
      <w:r w:rsidR="003D69E5">
        <w:t>, Milani be praised!</w:t>
      </w:r>
    </w:p>
    <w:p w14:paraId="55FCE839" w14:textId="1FB46D1A" w:rsidR="001C02C3" w:rsidRDefault="00C423EA">
      <w:r>
        <w:t xml:space="preserve">There were other townies in the </w:t>
      </w:r>
      <w:r w:rsidR="004D1BDE">
        <w:t xml:space="preserve">store as well, and at least they weren’t </w:t>
      </w:r>
      <w:r w:rsidR="00D568B0">
        <w:t xml:space="preserve">calling us pig diddlers, or whatever. </w:t>
      </w:r>
      <w:r w:rsidR="0017190D">
        <w:t xml:space="preserve">Our arrival set off a jumble of everyone talking at once, asking why and what and how, and even some </w:t>
      </w:r>
      <w:r w:rsidR="00474C99">
        <w:t>words of thanks and praise</w:t>
      </w:r>
      <w:r w:rsidR="00914F18">
        <w:t>. It was nice to see what a little good could do.</w:t>
      </w:r>
    </w:p>
    <w:p w14:paraId="52A4FF82" w14:textId="67DDC625" w:rsidR="00914F18" w:rsidRDefault="00914F18">
      <w:r>
        <w:t>“</w:t>
      </w:r>
      <w:proofErr w:type="spellStart"/>
      <w:proofErr w:type="gramStart"/>
      <w:r>
        <w:t>Ah..</w:t>
      </w:r>
      <w:proofErr w:type="gramEnd"/>
      <w:r>
        <w:t>ahem</w:t>
      </w:r>
      <w:proofErr w:type="spellEnd"/>
      <w:r>
        <w:t>?</w:t>
      </w:r>
      <w:r w:rsidR="009038D5">
        <w:t xml:space="preserve">” says Hans, and then </w:t>
      </w:r>
      <w:r w:rsidR="00F161CA">
        <w:t>again,</w:t>
      </w:r>
      <w:r w:rsidR="009038D5">
        <w:t xml:space="preserve"> a little louder. “I know you have many questions and so I, we…, will try to provide answers. </w:t>
      </w:r>
      <w:proofErr w:type="gramStart"/>
      <w:r w:rsidR="009038D5">
        <w:t>So</w:t>
      </w:r>
      <w:proofErr w:type="gramEnd"/>
      <w:r w:rsidR="009038D5">
        <w:t xml:space="preserve"> </w:t>
      </w:r>
      <w:r w:rsidR="00370B24">
        <w:t xml:space="preserve">it all started when </w:t>
      </w:r>
      <w:proofErr w:type="gramStart"/>
      <w:r w:rsidR="00370B24">
        <w:t>“ and</w:t>
      </w:r>
      <w:proofErr w:type="gramEnd"/>
      <w:r w:rsidR="00370B24">
        <w:t xml:space="preserve"> he </w:t>
      </w:r>
      <w:proofErr w:type="gramStart"/>
      <w:r w:rsidR="00370B24">
        <w:t>explains</w:t>
      </w:r>
      <w:proofErr w:type="gramEnd"/>
      <w:r w:rsidR="00370B24">
        <w:t xml:space="preserve"> how we snuck </w:t>
      </w:r>
      <w:r w:rsidR="00B32339">
        <w:t>into the temple and the things that happened after.</w:t>
      </w:r>
    </w:p>
    <w:p w14:paraId="0A91C29D" w14:textId="733B9262" w:rsidR="0011654F" w:rsidRDefault="0011654F">
      <w:r>
        <w:t>“What do you mean they won’t be bother</w:t>
      </w:r>
      <w:r w:rsidR="0055690C">
        <w:t>ing</w:t>
      </w:r>
      <w:r w:rsidR="00E66380">
        <w:t xml:space="preserve"> us again” says one of the townies “Are you sure we don’t need to </w:t>
      </w:r>
      <w:r w:rsidR="000747A9">
        <w:t xml:space="preserve">fear these </w:t>
      </w:r>
      <w:r w:rsidR="00D64157">
        <w:t>rusted thu</w:t>
      </w:r>
      <w:r w:rsidR="00CB2B05">
        <w:t>gs</w:t>
      </w:r>
      <w:r w:rsidR="000747A9">
        <w:t xml:space="preserve"> attacking us in our homes</w:t>
      </w:r>
      <w:r w:rsidR="0055690C">
        <w:t>?</w:t>
      </w:r>
      <w:r w:rsidR="000747A9">
        <w:t>”</w:t>
      </w:r>
    </w:p>
    <w:p w14:paraId="36D93BDD" w14:textId="2D0A4A8E" w:rsidR="000747A9" w:rsidRDefault="000747A9">
      <w:r>
        <w:t>“</w:t>
      </w:r>
      <w:proofErr w:type="gramStart"/>
      <w:r>
        <w:t>Ah,,</w:t>
      </w:r>
      <w:proofErr w:type="gramEnd"/>
      <w:r>
        <w:t xml:space="preserve"> </w:t>
      </w:r>
      <w:proofErr w:type="spellStart"/>
      <w:r>
        <w:t>jah</w:t>
      </w:r>
      <w:proofErr w:type="spellEnd"/>
      <w:r>
        <w:t xml:space="preserve"> says </w:t>
      </w:r>
      <w:r w:rsidR="005828E7">
        <w:t xml:space="preserve">Hans. “I, we, my friends and I that is, have, </w:t>
      </w:r>
      <w:proofErr w:type="spellStart"/>
      <w:r w:rsidR="005828E7">
        <w:t>uhhm</w:t>
      </w:r>
      <w:proofErr w:type="spellEnd"/>
      <w:r w:rsidR="005828E7">
        <w:t xml:space="preserve">, </w:t>
      </w:r>
      <w:r w:rsidR="00F67B09" w:rsidRPr="00F67B09">
        <w:rPr>
          <w:i/>
          <w:iCs/>
        </w:rPr>
        <w:t>handled</w:t>
      </w:r>
      <w:r w:rsidR="00F67B09">
        <w:t xml:space="preserve"> them. It. Rest assured they shall not trouble you”</w:t>
      </w:r>
    </w:p>
    <w:p w14:paraId="73AFF079" w14:textId="39CFC8AF" w:rsidR="001C02C3" w:rsidRDefault="00F67B09">
      <w:r>
        <w:t xml:space="preserve">“And oh, Vanda was quite </w:t>
      </w:r>
      <w:r w:rsidR="00431183">
        <w:t xml:space="preserve">magnificent, we couldn’t </w:t>
      </w:r>
      <w:proofErr w:type="gramStart"/>
      <w:r w:rsidR="00431183">
        <w:t xml:space="preserve">have  </w:t>
      </w:r>
      <w:r w:rsidR="00CB2B05">
        <w:t>slain</w:t>
      </w:r>
      <w:proofErr w:type="gramEnd"/>
      <w:r w:rsidR="00431183">
        <w:t xml:space="preserve"> the split faced thing without her</w:t>
      </w:r>
      <w:r w:rsidR="00F52FEF">
        <w:t xml:space="preserve">” I added, trying to be helpful. </w:t>
      </w:r>
      <w:proofErr w:type="gramStart"/>
      <w:r w:rsidR="00F52FEF">
        <w:t>Vanda  sat</w:t>
      </w:r>
      <w:proofErr w:type="gramEnd"/>
      <w:r w:rsidR="00F52FEF">
        <w:t xml:space="preserve"> head down the whole time, so still and </w:t>
      </w:r>
      <w:r w:rsidR="00AE6D95">
        <w:t>silent</w:t>
      </w:r>
      <w:r w:rsidR="00F52FEF">
        <w:t xml:space="preserve"> and wrapped in misery </w:t>
      </w:r>
      <w:r w:rsidR="0058756A">
        <w:t xml:space="preserve">the whole room had forgotten her. Vanda’s head moved fractionally, so at least I know she heard. I hope she </w:t>
      </w:r>
      <w:r w:rsidR="00E65EC0">
        <w:t xml:space="preserve">felt better. “Oh, and Elsie, we found your sick </w:t>
      </w:r>
      <w:r w:rsidR="00AE6D95">
        <w:t>friend and he is feeling better</w:t>
      </w:r>
      <w:r w:rsidR="00F35BDE">
        <w:t xml:space="preserve">. You should get him tomorrow-there is no one left there to </w:t>
      </w:r>
      <w:r w:rsidR="00406478">
        <w:t>take care of him”. Stupid! Why did you put it like that?</w:t>
      </w:r>
    </w:p>
    <w:p w14:paraId="00A4DA13" w14:textId="468B1316" w:rsidR="00BB3E4D" w:rsidRDefault="00E63B75">
      <w:r>
        <w:t xml:space="preserve">“Friends” I said, </w:t>
      </w:r>
      <w:r w:rsidR="00336E75">
        <w:t>“I</w:t>
      </w:r>
      <w:r>
        <w:t xml:space="preserve"> know this talk of monsters and </w:t>
      </w:r>
      <w:r w:rsidR="00836A44">
        <w:t xml:space="preserve">rust is </w:t>
      </w:r>
      <w:r w:rsidR="009856CA">
        <w:t>very</w:t>
      </w:r>
      <w:r w:rsidR="00836A44">
        <w:t xml:space="preserve"> upsetting, but we will try to go save our friends and </w:t>
      </w:r>
      <w:r w:rsidR="0027254C">
        <w:t xml:space="preserve">defeat whatever vile plans this </w:t>
      </w:r>
      <w:proofErr w:type="spellStart"/>
      <w:r w:rsidR="003A07EC">
        <w:t>Metreimar</w:t>
      </w:r>
      <w:proofErr w:type="spellEnd"/>
      <w:r w:rsidR="003A07EC">
        <w:t xml:space="preserve"> </w:t>
      </w:r>
      <w:r w:rsidR="007164B5">
        <w:t>has set in motion</w:t>
      </w:r>
      <w:r w:rsidR="00CD4E85">
        <w:t xml:space="preserve">, </w:t>
      </w:r>
      <w:r w:rsidR="00F06DC7">
        <w:t>but we need your help. I know</w:t>
      </w:r>
      <w:r w:rsidR="0002757D">
        <w:t xml:space="preserve"> we can do this together!”</w:t>
      </w:r>
    </w:p>
    <w:p w14:paraId="4605DDD3" w14:textId="35DD161A" w:rsidR="00117B71" w:rsidRDefault="00CD4E85">
      <w:r>
        <w:t>Mu</w:t>
      </w:r>
      <w:r w:rsidR="00F06DC7">
        <w:t>rmurs of agreement</w:t>
      </w:r>
      <w:r w:rsidR="00956708">
        <w:t xml:space="preserve"> among the townies</w:t>
      </w:r>
      <w:r w:rsidR="00694C67">
        <w:t xml:space="preserve">, </w:t>
      </w:r>
      <w:proofErr w:type="gramStart"/>
      <w:r w:rsidR="00694C67">
        <w:t>and also</w:t>
      </w:r>
      <w:proofErr w:type="gramEnd"/>
      <w:r w:rsidR="00694C67">
        <w:t xml:space="preserve"> from one “</w:t>
      </w:r>
      <w:r w:rsidR="00A2389B">
        <w:t xml:space="preserve">We are not fighters-so what do you expect”? </w:t>
      </w:r>
      <w:r w:rsidR="00956708">
        <w:t xml:space="preserve"> I look at </w:t>
      </w:r>
      <w:proofErr w:type="gramStart"/>
      <w:r w:rsidR="00956708">
        <w:t>Vanda</w:t>
      </w:r>
      <w:proofErr w:type="gramEnd"/>
      <w:r w:rsidR="00956708">
        <w:t xml:space="preserve"> but she has become a statue. </w:t>
      </w:r>
    </w:p>
    <w:p w14:paraId="482201B9" w14:textId="5118545D" w:rsidR="000E2BCF" w:rsidRDefault="00365F22">
      <w:r>
        <w:t>“</w:t>
      </w:r>
      <w:r w:rsidR="00602E77">
        <w:t xml:space="preserve">I promise we will not put you in </w:t>
      </w:r>
      <w:proofErr w:type="spellStart"/>
      <w:r w:rsidR="00602E77">
        <w:t>harms</w:t>
      </w:r>
      <w:proofErr w:type="spellEnd"/>
      <w:r w:rsidR="00602E77">
        <w:t xml:space="preserve"> way, friends. </w:t>
      </w:r>
      <w:proofErr w:type="gramStart"/>
      <w:r w:rsidR="002A179F">
        <w:t>First</w:t>
      </w:r>
      <w:proofErr w:type="gramEnd"/>
      <w:r w:rsidR="002A179F">
        <w:t xml:space="preserve"> we need to rest, but we also need some supplies. </w:t>
      </w:r>
      <w:r w:rsidR="005630E9">
        <w:t xml:space="preserve">Something, anything, cold iron would be nice. </w:t>
      </w:r>
      <w:r w:rsidR="0025528E">
        <w:t xml:space="preserve">We have some </w:t>
      </w:r>
      <w:proofErr w:type="gramStart"/>
      <w:r w:rsidR="0025528E">
        <w:t>coin</w:t>
      </w:r>
      <w:proofErr w:type="gramEnd"/>
      <w:r w:rsidR="00447452">
        <w:t xml:space="preserve">, </w:t>
      </w:r>
      <w:r w:rsidR="0025528E">
        <w:t>not much</w:t>
      </w:r>
      <w:r w:rsidR="00447452">
        <w:t>-we are villagers like you</w:t>
      </w:r>
      <w:r w:rsidR="0025528E">
        <w:t xml:space="preserve">, </w:t>
      </w:r>
      <w:r w:rsidR="004F5BA3">
        <w:t>but we don’t want to take advan</w:t>
      </w:r>
      <w:r w:rsidR="00447452">
        <w:t xml:space="preserve">tage. </w:t>
      </w:r>
      <w:r>
        <w:t>“</w:t>
      </w:r>
    </w:p>
    <w:p w14:paraId="3D43B43E" w14:textId="7910C3BD" w:rsidR="00602E77" w:rsidRDefault="00602E77">
      <w:r>
        <w:t>Els</w:t>
      </w:r>
      <w:r w:rsidR="00A26022">
        <w:t xml:space="preserve">ie is the first to offer her support as I thought she might. </w:t>
      </w:r>
      <w:r w:rsidR="00EA5184">
        <w:t xml:space="preserve">“You have done so much already. Take what you need of any of my </w:t>
      </w:r>
      <w:r w:rsidR="001C1881">
        <w:t>basic supplies, and I have some droughts and the like that might be of use.</w:t>
      </w:r>
      <w:r w:rsidR="00260318">
        <w:t xml:space="preserve"> I cannot afford to give them to </w:t>
      </w:r>
      <w:proofErr w:type="gramStart"/>
      <w:r w:rsidR="00260318">
        <w:t>you, but</w:t>
      </w:r>
      <w:proofErr w:type="gramEnd"/>
      <w:r w:rsidR="00260318">
        <w:t xml:space="preserve"> </w:t>
      </w:r>
      <w:r w:rsidR="003561D2">
        <w:t>can offer them for what it cost me”</w:t>
      </w:r>
      <w:r w:rsidR="004F7140">
        <w:t>.</w:t>
      </w:r>
    </w:p>
    <w:p w14:paraId="050CE597" w14:textId="48B37F8D" w:rsidR="004F7140" w:rsidRDefault="004F7140">
      <w:r>
        <w:lastRenderedPageBreak/>
        <w:t>“Here</w:t>
      </w:r>
      <w:r w:rsidR="00EB0661">
        <w:t>”</w:t>
      </w:r>
      <w:r>
        <w:t xml:space="preserve">, </w:t>
      </w:r>
      <w:proofErr w:type="gramStart"/>
      <w:r>
        <w:t>says</w:t>
      </w:r>
      <w:proofErr w:type="gramEnd"/>
      <w:r>
        <w:t xml:space="preserve"> the smith whose sword </w:t>
      </w:r>
      <w:r w:rsidR="002D5D8E">
        <w:t>Tom carries</w:t>
      </w:r>
      <w:r w:rsidR="008125EA">
        <w:t>.</w:t>
      </w:r>
      <w:r w:rsidR="00EB0661">
        <w:t xml:space="preserve"> </w:t>
      </w:r>
      <w:r w:rsidR="008125EA">
        <w:t>H</w:t>
      </w:r>
      <w:r w:rsidR="00EB0661">
        <w:t xml:space="preserve">e </w:t>
      </w:r>
      <w:r w:rsidR="00A17C30">
        <w:t>reaches</w:t>
      </w:r>
      <w:r w:rsidR="00EB0661">
        <w:t xml:space="preserve"> </w:t>
      </w:r>
      <w:r w:rsidR="00A17C30">
        <w:t xml:space="preserve">into </w:t>
      </w:r>
      <w:r w:rsidR="00EB0661">
        <w:t xml:space="preserve">his belt and tosses me a lump </w:t>
      </w:r>
      <w:r w:rsidR="00422A36">
        <w:t>of metal</w:t>
      </w:r>
      <w:r w:rsidR="00190E64">
        <w:t>. “Cold iron, it is, not enough</w:t>
      </w:r>
      <w:r w:rsidR="00A17C30">
        <w:t xml:space="preserve"> for a weapon</w:t>
      </w:r>
      <w:r w:rsidR="00FA7ED8">
        <w:t xml:space="preserve"> but perhaps it will serve you?” </w:t>
      </w:r>
    </w:p>
    <w:p w14:paraId="0C54529B" w14:textId="3502E25C" w:rsidR="00FA7ED8" w:rsidRDefault="00FA7ED8">
      <w:r>
        <w:t>“</w:t>
      </w:r>
      <w:proofErr w:type="gramStart"/>
      <w:r>
        <w:t>Oh</w:t>
      </w:r>
      <w:proofErr w:type="gramEnd"/>
      <w:r>
        <w:t xml:space="preserve"> thank you sir, this will do fine</w:t>
      </w:r>
      <w:r w:rsidR="001F731E">
        <w:t xml:space="preserve">. We are most grateful </w:t>
      </w:r>
      <w:r w:rsidR="002434B0">
        <w:t xml:space="preserve">for </w:t>
      </w:r>
      <w:r w:rsidR="008F27A6">
        <w:t>all your help</w:t>
      </w:r>
      <w:r w:rsidR="00467DA5">
        <w:t xml:space="preserve">. It </w:t>
      </w:r>
      <w:r w:rsidR="00EC6816">
        <w:t xml:space="preserve">still may be </w:t>
      </w:r>
      <w:proofErr w:type="gramStart"/>
      <w:r w:rsidR="00EC6816">
        <w:t xml:space="preserve">a </w:t>
      </w:r>
      <w:r w:rsidR="00467DA5">
        <w:t xml:space="preserve"> </w:t>
      </w:r>
      <w:proofErr w:type="spellStart"/>
      <w:r w:rsidR="00467DA5">
        <w:t>a</w:t>
      </w:r>
      <w:proofErr w:type="spellEnd"/>
      <w:proofErr w:type="gramEnd"/>
      <w:r w:rsidR="00467DA5">
        <w:t xml:space="preserve"> mortal threat to </w:t>
      </w:r>
      <w:r w:rsidR="00B324FF">
        <w:t xml:space="preserve">certain creatures we might meet, if it is used properly. </w:t>
      </w:r>
      <w:r w:rsidR="00401AAF">
        <w:t>It is a great boon</w:t>
      </w:r>
      <w:r w:rsidR="00092796">
        <w:t>, thank you!”</w:t>
      </w:r>
    </w:p>
    <w:p w14:paraId="375FDFC6" w14:textId="52A6EB0C" w:rsidR="008F27A6" w:rsidRDefault="005A5CCE">
      <w:r>
        <w:t>The crowd wandered out, worried and anxious</w:t>
      </w:r>
      <w:r w:rsidR="00A65830">
        <w:t>, which is sound. I am too.</w:t>
      </w:r>
    </w:p>
    <w:p w14:paraId="1538BD6E" w14:textId="255FDADB" w:rsidR="00A65830" w:rsidRDefault="00A65830">
      <w:pPr>
        <w:pBdr>
          <w:bottom w:val="single" w:sz="6" w:space="1" w:color="auto"/>
        </w:pBdr>
      </w:pPr>
      <w:r>
        <w:t xml:space="preserve">We moved the still weak </w:t>
      </w:r>
      <w:r w:rsidR="00282BD7">
        <w:t xml:space="preserve">acolytes to a spare </w:t>
      </w:r>
      <w:proofErr w:type="gramStart"/>
      <w:r w:rsidR="00282BD7">
        <w:t>roo</w:t>
      </w:r>
      <w:r w:rsidR="00B37C37">
        <w:t>m</w:t>
      </w:r>
      <w:proofErr w:type="gramEnd"/>
      <w:r w:rsidR="00B37C37">
        <w:t xml:space="preserve"> and I checked to see they were on the mend. </w:t>
      </w:r>
      <w:r w:rsidR="002E47A0">
        <w:t xml:space="preserve"> I gave a prayer to Milani to speed them to health, hoping it was not a violat</w:t>
      </w:r>
      <w:r w:rsidR="0019661B">
        <w:t xml:space="preserve">ion of their </w:t>
      </w:r>
      <w:r w:rsidR="0080644C">
        <w:t>code, but</w:t>
      </w:r>
      <w:r w:rsidR="0069776B">
        <w:t xml:space="preserve"> it seemed best </w:t>
      </w:r>
      <w:r w:rsidR="000F4D80">
        <w:t xml:space="preserve">to </w:t>
      </w:r>
      <w:r w:rsidR="0069776B">
        <w:t xml:space="preserve">offer what little help I might. </w:t>
      </w:r>
      <w:r w:rsidR="00B37C37">
        <w:t>Then we rested.</w:t>
      </w:r>
    </w:p>
    <w:p w14:paraId="51A79AFE" w14:textId="3DE3D150" w:rsidR="00A43A0A" w:rsidRDefault="00A43A0A">
      <w:r>
        <w:t>S1E5: Death is Easy. It Is Living That Is Hard.</w:t>
      </w:r>
    </w:p>
    <w:p w14:paraId="02695954" w14:textId="5DF9C280" w:rsidR="000F4D80" w:rsidRDefault="000F4D80">
      <w:r>
        <w:t xml:space="preserve">In the morning, </w:t>
      </w:r>
      <w:r w:rsidR="00B41A9C">
        <w:t xml:space="preserve">we took Elsie up on her offer of supplies, buying </w:t>
      </w:r>
      <w:r w:rsidR="00B05364">
        <w:t xml:space="preserve">some potions to resist </w:t>
      </w:r>
      <w:r w:rsidR="00425548">
        <w:t xml:space="preserve">plague and the like, and I found a set of heavier armor that fit well. </w:t>
      </w:r>
      <w:r w:rsidR="00C245D2">
        <w:t xml:space="preserve"> We decided a visit to the ship was in order first, to tell First Mate Janice that we could not find her captain, but </w:t>
      </w:r>
      <w:r w:rsidR="00FC4A3B">
        <w:t xml:space="preserve">we had not given up.  We told her what we had learned of </w:t>
      </w:r>
      <w:proofErr w:type="spellStart"/>
      <w:r w:rsidR="00FC4A3B">
        <w:t>Metrimar</w:t>
      </w:r>
      <w:proofErr w:type="spellEnd"/>
      <w:r w:rsidR="00FC4A3B">
        <w:t xml:space="preserve"> and asked to search his quarters in case </w:t>
      </w:r>
      <w:r w:rsidR="00ED5445">
        <w:t>there was something there that could help, but she decline</w:t>
      </w:r>
      <w:r w:rsidR="00DF2241">
        <w:t xml:space="preserve">d (rather impolitely </w:t>
      </w:r>
      <w:r w:rsidR="007461E1">
        <w:t>at that)</w:t>
      </w:r>
      <w:r w:rsidR="00ED5445">
        <w:t xml:space="preserve">, </w:t>
      </w:r>
      <w:r w:rsidR="007461E1">
        <w:t>instead</w:t>
      </w:r>
      <w:r w:rsidR="00ED5445">
        <w:t xml:space="preserve"> offering us </w:t>
      </w:r>
      <w:r w:rsidR="003701C3">
        <w:t xml:space="preserve">the last pages of the </w:t>
      </w:r>
      <w:proofErr w:type="gramStart"/>
      <w:r w:rsidR="003701C3">
        <w:t>Captain’s</w:t>
      </w:r>
      <w:proofErr w:type="gramEnd"/>
      <w:r w:rsidR="003701C3">
        <w:t xml:space="preserve"> log. He had become suspicious of </w:t>
      </w:r>
      <w:proofErr w:type="spellStart"/>
      <w:r w:rsidR="003701C3">
        <w:t>Metrimar</w:t>
      </w:r>
      <w:proofErr w:type="spellEnd"/>
      <w:r w:rsidR="001C701C">
        <w:t>, with the last straw being the portage of some terrible beast to the island</w:t>
      </w:r>
      <w:r w:rsidR="001B560C">
        <w:t xml:space="preserve">. The log’s description was too fantastic to be believed; </w:t>
      </w:r>
      <w:r w:rsidR="001526FC">
        <w:t xml:space="preserve">a </w:t>
      </w:r>
      <w:proofErr w:type="gramStart"/>
      <w:r w:rsidR="001526FC">
        <w:t>6 legged</w:t>
      </w:r>
      <w:proofErr w:type="gramEnd"/>
      <w:r w:rsidR="001526FC">
        <w:t xml:space="preserve"> thing with a </w:t>
      </w:r>
      <w:proofErr w:type="gramStart"/>
      <w:r w:rsidR="001526FC">
        <w:t>plant like</w:t>
      </w:r>
      <w:proofErr w:type="gramEnd"/>
      <w:r w:rsidR="001526FC">
        <w:t xml:space="preserve"> head.  </w:t>
      </w:r>
      <w:r w:rsidR="007461E1">
        <w:t xml:space="preserve">The </w:t>
      </w:r>
      <w:proofErr w:type="gramStart"/>
      <w:r w:rsidR="007461E1">
        <w:t>horrors</w:t>
      </w:r>
      <w:proofErr w:type="gramEnd"/>
      <w:r w:rsidR="007461E1">
        <w:t xml:space="preserve"> of this man seem</w:t>
      </w:r>
      <w:r w:rsidR="00C401CD">
        <w:t xml:space="preserve">s endless. We </w:t>
      </w:r>
      <w:proofErr w:type="gramStart"/>
      <w:r w:rsidR="00C401CD">
        <w:t>have to</w:t>
      </w:r>
      <w:proofErr w:type="gramEnd"/>
      <w:r w:rsidR="00C401CD">
        <w:t xml:space="preserve"> stop him.</w:t>
      </w:r>
    </w:p>
    <w:p w14:paraId="4A6DF60F" w14:textId="5D23780A" w:rsidR="00BD1377" w:rsidRDefault="00BD1377">
      <w:r>
        <w:t xml:space="preserve">Nothing had changed </w:t>
      </w:r>
      <w:r w:rsidR="008E4E3A">
        <w:t xml:space="preserve">at the temple/fortress overnight. I suppose we should have told the men to </w:t>
      </w:r>
      <w:r w:rsidR="003C598C">
        <w:t xml:space="preserve">give the bodies a </w:t>
      </w:r>
      <w:r w:rsidR="003C2883">
        <w:t>suitable burial to send them on their way</w:t>
      </w:r>
      <w:r w:rsidR="00682475">
        <w:t xml:space="preserve">. Poor souls. </w:t>
      </w:r>
      <w:r w:rsidR="00CE1354">
        <w:t xml:space="preserve">I hope they find peace. </w:t>
      </w:r>
    </w:p>
    <w:p w14:paraId="785357D0" w14:textId="5018E9B5" w:rsidR="00631E28" w:rsidRDefault="001311B9">
      <w:r>
        <w:t xml:space="preserve">We </w:t>
      </w:r>
      <w:r w:rsidR="003250D0">
        <w:t xml:space="preserve">made for the tunnel in the basement and </w:t>
      </w:r>
      <w:r w:rsidR="001B2959">
        <w:t>followed it</w:t>
      </w:r>
      <w:r w:rsidR="00CE1354">
        <w:t xml:space="preserve"> for a long time. I</w:t>
      </w:r>
      <w:r w:rsidR="001B2959">
        <w:t xml:space="preserve">t was a good distance and seemed from our best reckoning to </w:t>
      </w:r>
      <w:r w:rsidR="00A552B3">
        <w:t xml:space="preserve">be heading out under the bay to the island.  Zunk crept in front, hopefully to warn us of any dangers, but there were none. We barely noticed when the raw stone walls merged into some built </w:t>
      </w:r>
      <w:r w:rsidR="00631E28">
        <w:t>hallway.</w:t>
      </w:r>
    </w:p>
    <w:p w14:paraId="084029FD" w14:textId="5CEBC4F3" w:rsidR="00631E28" w:rsidRDefault="000E4133">
      <w:r>
        <w:t>Entering a larger space, we are confronted with a large rusty door, rune</w:t>
      </w:r>
      <w:r w:rsidR="001302D6">
        <w:t xml:space="preserve">s inscribed on its archway. </w:t>
      </w:r>
      <w:proofErr w:type="spellStart"/>
      <w:r w:rsidR="001302D6">
        <w:t>Thallasonian</w:t>
      </w:r>
      <w:proofErr w:type="spellEnd"/>
      <w:r w:rsidR="001302D6">
        <w:t>, says Hans</w:t>
      </w:r>
      <w:r w:rsidR="002F032C">
        <w:t>, who translated</w:t>
      </w:r>
      <w:r w:rsidR="001302D6">
        <w:t xml:space="preserve"> </w:t>
      </w:r>
      <w:r w:rsidR="002F032C">
        <w:t xml:space="preserve">it </w:t>
      </w:r>
      <w:proofErr w:type="gramStart"/>
      <w:r w:rsidR="002F032C">
        <w:t xml:space="preserve">as </w:t>
      </w:r>
      <w:r w:rsidR="001302D6">
        <w:t xml:space="preserve"> </w:t>
      </w:r>
      <w:r w:rsidR="001302D6" w:rsidRPr="002F032C">
        <w:rPr>
          <w:i/>
          <w:iCs/>
        </w:rPr>
        <w:t>Sky</w:t>
      </w:r>
      <w:proofErr w:type="gramEnd"/>
      <w:r w:rsidR="001302D6" w:rsidRPr="002F032C">
        <w:rPr>
          <w:i/>
          <w:iCs/>
        </w:rPr>
        <w:t xml:space="preserve"> Metal </w:t>
      </w:r>
      <w:r w:rsidR="002F032C" w:rsidRPr="002F032C">
        <w:rPr>
          <w:i/>
          <w:iCs/>
        </w:rPr>
        <w:t>Workshop</w:t>
      </w:r>
      <w:r w:rsidR="001302D6">
        <w:t xml:space="preserve">. There </w:t>
      </w:r>
      <w:r w:rsidR="002F032C">
        <w:t>wa</w:t>
      </w:r>
      <w:r w:rsidR="001302D6">
        <w:t xml:space="preserve">s a </w:t>
      </w:r>
      <w:r w:rsidR="00561AFB">
        <w:t xml:space="preserve">spiky horseshoe shape </w:t>
      </w:r>
      <w:r w:rsidR="000B27E6">
        <w:t>carved into the rusty metal</w:t>
      </w:r>
      <w:r w:rsidR="00186B22">
        <w:t>. There was also a hallway leading out</w:t>
      </w:r>
      <w:r w:rsidR="004B143A">
        <w:t>.</w:t>
      </w:r>
    </w:p>
    <w:p w14:paraId="36FF036B" w14:textId="21B8C457" w:rsidR="004B143A" w:rsidRDefault="004B143A">
      <w:r>
        <w:t xml:space="preserve">Zunk regarded the door and moved closer to detect any traps, then stopped. “This feels bad” </w:t>
      </w:r>
      <w:r w:rsidR="00B73260">
        <w:t>they</w:t>
      </w:r>
      <w:r>
        <w:t xml:space="preserve"> say “Like </w:t>
      </w:r>
      <w:r w:rsidR="00B73260">
        <w:t>me bones are rusting from the inside. Jhys, my girl, ste</w:t>
      </w:r>
      <w:r w:rsidR="00A863A0">
        <w:t xml:space="preserve">p to me and see if you feel the same.  You’re the only one among us who have </w:t>
      </w:r>
      <w:r w:rsidR="006A14D3">
        <w:t>been touched by the rust, it may be different for you”</w:t>
      </w:r>
    </w:p>
    <w:p w14:paraId="64828132" w14:textId="00011099" w:rsidR="006A14D3" w:rsidRDefault="006A14D3">
      <w:r>
        <w:lastRenderedPageBreak/>
        <w:t>It was not. It felt black and red and horrible and I quickly moved back.</w:t>
      </w:r>
    </w:p>
    <w:p w14:paraId="7A3E819C" w14:textId="5147D035" w:rsidR="006A14D3" w:rsidRDefault="002B17E3">
      <w:r>
        <w:t>The door did not have any visible lock, so Hans offers to push the door with magic</w:t>
      </w:r>
      <w:r w:rsidR="00F869E0">
        <w:t xml:space="preserve">. We positioned ourselves </w:t>
      </w:r>
      <w:r w:rsidR="0084256E">
        <w:t>and Hans murmured some words</w:t>
      </w:r>
      <w:r w:rsidR="00B336E8">
        <w:t xml:space="preserve">. A disturbance in the air in front of the door, not wind, but more like the ripple of clear water and the door was pushed back. </w:t>
      </w:r>
      <w:r w:rsidR="00413FEF">
        <w:t>Resourceful Hans!</w:t>
      </w:r>
    </w:p>
    <w:p w14:paraId="10C05638" w14:textId="4E512A04" w:rsidR="00413FEF" w:rsidRDefault="00173E50">
      <w:r>
        <w:t>Rusty red-black tentacles shot from the door as it opened, making right for Hans</w:t>
      </w:r>
      <w:r w:rsidR="00C84104">
        <w:t xml:space="preserve">, as if some squid thing was questing. In solidity, they were somewhere between smoke and water and </w:t>
      </w:r>
      <w:r w:rsidR="008D39AC">
        <w:t>one grabbed Hans around the wrist, and quickly retreated, vanishing as it went.</w:t>
      </w:r>
    </w:p>
    <w:p w14:paraId="2DD72F46" w14:textId="207B90AF" w:rsidR="008D39AC" w:rsidRDefault="008D39AC">
      <w:r>
        <w:t>Hans looked at his wrist and shrugged. “Jah</w:t>
      </w:r>
      <w:r w:rsidR="001C7C52">
        <w:t xml:space="preserve">, </w:t>
      </w:r>
      <w:proofErr w:type="spellStart"/>
      <w:r w:rsidR="001C7C52">
        <w:t>jah</w:t>
      </w:r>
      <w:proofErr w:type="spellEnd"/>
      <w:r w:rsidR="001C7C52">
        <w:t>, I am fine.</w:t>
      </w:r>
      <w:r w:rsidR="002B724C">
        <w:t xml:space="preserve"> Maybe it did not like my taste”</w:t>
      </w:r>
    </w:p>
    <w:p w14:paraId="4302DB2A" w14:textId="72BAFB7D" w:rsidR="006843CA" w:rsidRDefault="002B724C">
      <w:r>
        <w:t xml:space="preserve">Beyond the door is </w:t>
      </w:r>
      <w:r w:rsidR="00A0070E" w:rsidRPr="00A0070E">
        <w:t xml:space="preserve">wide hallway </w:t>
      </w:r>
      <w:r w:rsidR="00683632">
        <w:t>made of</w:t>
      </w:r>
      <w:r w:rsidR="00A0070E" w:rsidRPr="00A0070E">
        <w:t xml:space="preserve"> black marble</w:t>
      </w:r>
      <w:r w:rsidR="00683632">
        <w:t>, with</w:t>
      </w:r>
      <w:r w:rsidR="00A0070E" w:rsidRPr="00A0070E">
        <w:t xml:space="preserve"> murals on the east and west walls. </w:t>
      </w:r>
      <w:r w:rsidR="00D031D3">
        <w:t>Again,</w:t>
      </w:r>
      <w:r w:rsidR="00EC1D6C">
        <w:t xml:space="preserve"> Hans </w:t>
      </w:r>
      <w:r w:rsidR="00644890">
        <w:t xml:space="preserve">recognizes </w:t>
      </w:r>
      <w:r w:rsidR="00624F1F">
        <w:t>what it means. They</w:t>
      </w:r>
      <w:r w:rsidR="006843CA">
        <w:t xml:space="preserve"> show</w:t>
      </w:r>
      <w:r w:rsidR="00624F1F">
        <w:t xml:space="preserve"> R</w:t>
      </w:r>
      <w:r w:rsidR="00672758">
        <w:t xml:space="preserve">une </w:t>
      </w:r>
      <w:r w:rsidR="00624F1F">
        <w:t>L</w:t>
      </w:r>
      <w:r w:rsidR="00672758">
        <w:t>ord</w:t>
      </w:r>
      <w:r w:rsidR="00211852">
        <w:t xml:space="preserve"> </w:t>
      </w:r>
      <w:proofErr w:type="spellStart"/>
      <w:r w:rsidR="00D17D1A" w:rsidRPr="00D17D1A">
        <w:t>Belmarius</w:t>
      </w:r>
      <w:proofErr w:type="spellEnd"/>
      <w:r w:rsidR="00D17D1A">
        <w:t xml:space="preserve"> </w:t>
      </w:r>
      <w:r w:rsidR="00211852">
        <w:t xml:space="preserve">conquering people and </w:t>
      </w:r>
      <w:r w:rsidR="00A16256">
        <w:t xml:space="preserve">other </w:t>
      </w:r>
      <w:r w:rsidR="00211852">
        <w:t>rune lords</w:t>
      </w:r>
      <w:r w:rsidR="00F8483F">
        <w:t>,</w:t>
      </w:r>
      <w:r w:rsidR="00DB5D61">
        <w:t xml:space="preserve"> </w:t>
      </w:r>
      <w:r w:rsidR="00296F57">
        <w:t xml:space="preserve">supplicants at his feet praising </w:t>
      </w:r>
      <w:r w:rsidR="008D1A32">
        <w:t>his victory and begging for mercy. Scenes of bloody chaos</w:t>
      </w:r>
      <w:r w:rsidR="006843CA">
        <w:t xml:space="preserve"> in the distance. What a massive </w:t>
      </w:r>
      <w:proofErr w:type="spellStart"/>
      <w:r w:rsidR="006843CA">
        <w:t>plonker</w:t>
      </w:r>
      <w:proofErr w:type="spellEnd"/>
      <w:r w:rsidR="006843CA">
        <w:t>!</w:t>
      </w:r>
    </w:p>
    <w:p w14:paraId="3B92170F" w14:textId="1B2F192A" w:rsidR="00F52A8C" w:rsidRDefault="001E5F7B">
      <w:r>
        <w:t xml:space="preserve">Large double doors are at the other end, and about </w:t>
      </w:r>
      <w:r w:rsidR="0097107B">
        <w:t>halfway through</w:t>
      </w:r>
      <w:r w:rsidR="00F8483F">
        <w:t xml:space="preserve"> two </w:t>
      </w:r>
      <w:proofErr w:type="spellStart"/>
      <w:r w:rsidR="00920CC3">
        <w:t>berusted</w:t>
      </w:r>
      <w:proofErr w:type="spellEnd"/>
      <w:r w:rsidR="00920CC3">
        <w:t xml:space="preserve"> </w:t>
      </w:r>
      <w:r w:rsidR="0097107B">
        <w:t xml:space="preserve">metal </w:t>
      </w:r>
      <w:r w:rsidR="00F8483F">
        <w:t>statue</w:t>
      </w:r>
      <w:r w:rsidR="00B00BCA">
        <w:t>s of bullish horn</w:t>
      </w:r>
      <w:r w:rsidR="00D32543">
        <w:t>-</w:t>
      </w:r>
      <w:r w:rsidR="00B00BCA">
        <w:t>headed beasts</w:t>
      </w:r>
      <w:r w:rsidR="0058608B">
        <w:t xml:space="preserve"> that turn slowly and step off their pedestals towards us. </w:t>
      </w:r>
      <w:r w:rsidR="00D32543">
        <w:t>Z</w:t>
      </w:r>
      <w:r w:rsidR="00373DFF">
        <w:t xml:space="preserve">unk fires </w:t>
      </w:r>
      <w:r w:rsidR="00D32543">
        <w:t xml:space="preserve">arrows, and </w:t>
      </w:r>
      <w:r w:rsidR="009D524F">
        <w:t>they are</w:t>
      </w:r>
      <w:r w:rsidR="00D32543">
        <w:t xml:space="preserve"> as clever with them as </w:t>
      </w:r>
      <w:r w:rsidR="009D524F">
        <w:t xml:space="preserve">they are </w:t>
      </w:r>
      <w:r w:rsidR="00D32543">
        <w:t xml:space="preserve">with a dagger. The first </w:t>
      </w:r>
      <w:r w:rsidR="00373DFF">
        <w:t xml:space="preserve">arrow </w:t>
      </w:r>
      <w:r w:rsidR="00B362A0">
        <w:t xml:space="preserve">blows a piece off </w:t>
      </w:r>
      <w:r w:rsidR="00006F58">
        <w:t>thing</w:t>
      </w:r>
      <w:r w:rsidR="00D105FA">
        <w:t>’</w:t>
      </w:r>
      <w:r w:rsidR="00006F58">
        <w:t>s chest</w:t>
      </w:r>
      <w:r w:rsidR="00D747D8">
        <w:t xml:space="preserve">, revealing cogs and gears. I </w:t>
      </w:r>
      <w:r w:rsidR="00F47A42">
        <w:t>had</w:t>
      </w:r>
      <w:r w:rsidR="00D747D8">
        <w:t xml:space="preserve"> heard of such magically animated </w:t>
      </w:r>
      <w:r w:rsidR="002C12B9">
        <w:t>constructions but</w:t>
      </w:r>
      <w:r w:rsidR="00561226">
        <w:t xml:space="preserve"> never thought I would </w:t>
      </w:r>
      <w:proofErr w:type="gramStart"/>
      <w:r w:rsidR="00561226">
        <w:t>actually see</w:t>
      </w:r>
      <w:proofErr w:type="gramEnd"/>
      <w:r w:rsidR="00561226">
        <w:t xml:space="preserve"> one</w:t>
      </w:r>
      <w:r w:rsidR="004634CB">
        <w:t xml:space="preserve">. </w:t>
      </w:r>
      <w:r w:rsidR="00F52A8C">
        <w:t xml:space="preserve">It would be </w:t>
      </w:r>
      <w:r w:rsidR="002C12B9">
        <w:t xml:space="preserve">a </w:t>
      </w:r>
      <w:r w:rsidR="00F52A8C">
        <w:t>wonder if it wasn’t trying to rip us apart.</w:t>
      </w:r>
    </w:p>
    <w:p w14:paraId="10BC4F9B" w14:textId="2583791D" w:rsidR="002C12B9" w:rsidRDefault="002C12B9">
      <w:r>
        <w:t>Zunk</w:t>
      </w:r>
      <w:r w:rsidR="003334B2">
        <w:t>’</w:t>
      </w:r>
      <w:r>
        <w:t xml:space="preserve">s second arrow pierces the </w:t>
      </w:r>
      <w:r w:rsidR="00301CCC">
        <w:t xml:space="preserve">gap created by the first arrow </w:t>
      </w:r>
      <w:r w:rsidR="00DD20C1">
        <w:t xml:space="preserve">releasing a spray of metal bits and it </w:t>
      </w:r>
      <w:r w:rsidR="00DA5B54">
        <w:t>falls</w:t>
      </w:r>
      <w:r w:rsidR="00DD20C1">
        <w:t xml:space="preserve"> stiffly to the ground, like a wound down toy. </w:t>
      </w:r>
      <w:r w:rsidR="00062084">
        <w:t>The other advance</w:t>
      </w:r>
      <w:r w:rsidR="00DA5B54">
        <w:t>s</w:t>
      </w:r>
      <w:r w:rsidR="00062084">
        <w:t xml:space="preserve"> on </w:t>
      </w:r>
      <w:r w:rsidR="00D105FA">
        <w:t xml:space="preserve">Zunk and hits it hard, wounding </w:t>
      </w:r>
      <w:r w:rsidR="009D524F">
        <w:t>the</w:t>
      </w:r>
      <w:r w:rsidR="00A22EA8">
        <w:t>m</w:t>
      </w:r>
      <w:r w:rsidR="009D524F">
        <w:t xml:space="preserve"> </w:t>
      </w:r>
      <w:r w:rsidR="00D105FA">
        <w:t xml:space="preserve">badly. Why must that </w:t>
      </w:r>
      <w:r w:rsidR="00CF3C46">
        <w:t xml:space="preserve">brave little one keep </w:t>
      </w:r>
      <w:r w:rsidR="00A22EA8">
        <w:t>doing things</w:t>
      </w:r>
      <w:r w:rsidR="00860840">
        <w:t xml:space="preserve"> </w:t>
      </w:r>
      <w:r w:rsidR="00CF3C46">
        <w:t>like this?</w:t>
      </w:r>
    </w:p>
    <w:p w14:paraId="283E6502" w14:textId="110A256D" w:rsidR="00DD1819" w:rsidRDefault="00DD1819">
      <w:r>
        <w:t>Tom steps up to aid</w:t>
      </w:r>
      <w:r w:rsidR="006A36DC">
        <w:t xml:space="preserve"> our friend, tripping the thing so it’s flat on its </w:t>
      </w:r>
      <w:r w:rsidR="00341EAE">
        <w:t xml:space="preserve">belly and I hammer it hard. It crushes like </w:t>
      </w:r>
      <w:r w:rsidR="007349DB">
        <w:t>an empty cannister</w:t>
      </w:r>
      <w:r w:rsidR="00D307C3">
        <w:t>,</w:t>
      </w:r>
      <w:r w:rsidR="007349DB">
        <w:t xml:space="preserve"> gears and springs </w:t>
      </w:r>
      <w:r w:rsidR="00C033B4">
        <w:t xml:space="preserve">flying </w:t>
      </w:r>
      <w:r w:rsidR="00D307C3">
        <w:t>everywhere</w:t>
      </w:r>
      <w:r w:rsidR="00C033B4">
        <w:t>. Holy smokes-that felt…good!</w:t>
      </w:r>
    </w:p>
    <w:p w14:paraId="015FC961" w14:textId="72EDC4B0" w:rsidR="00C033B4" w:rsidRDefault="0094690C">
      <w:r>
        <w:t xml:space="preserve">I heal Zunk and whisper “Do not expose yourself so, stay behind me until they are </w:t>
      </w:r>
      <w:r w:rsidR="000E7B60">
        <w:t xml:space="preserve">distracted. You are brave and clever, but </w:t>
      </w:r>
      <w:r w:rsidR="00F72986">
        <w:t xml:space="preserve">also </w:t>
      </w:r>
      <w:r w:rsidR="000E7B60">
        <w:t>soft and small”</w:t>
      </w:r>
      <w:r w:rsidR="00F72986">
        <w:t xml:space="preserve"> I hoped </w:t>
      </w:r>
      <w:r w:rsidR="00AC3AA3">
        <w:t>they were</w:t>
      </w:r>
      <w:r w:rsidR="00F72986">
        <w:t xml:space="preserve"> not offended, but better for </w:t>
      </w:r>
      <w:r w:rsidR="00D90119">
        <w:t>it</w:t>
      </w:r>
      <w:r w:rsidR="00F72986">
        <w:t xml:space="preserve"> to be mad at me then dead.</w:t>
      </w:r>
    </w:p>
    <w:p w14:paraId="4A694A84" w14:textId="7CC130F3" w:rsidR="00F72986" w:rsidRDefault="00C74000">
      <w:r>
        <w:t xml:space="preserve">Nothing further threatened us in the hall, so we made to the doors at the far end, </w:t>
      </w:r>
      <w:r w:rsidR="00660BC1">
        <w:t xml:space="preserve">Zunk inspecting them carefully before </w:t>
      </w:r>
      <w:r w:rsidR="00D90119">
        <w:t xml:space="preserve">opening </w:t>
      </w:r>
      <w:r w:rsidR="00660BC1">
        <w:t>them.</w:t>
      </w:r>
    </w:p>
    <w:p w14:paraId="04160D6F" w14:textId="2872242E" w:rsidR="0010440E" w:rsidRDefault="00660BC1">
      <w:r>
        <w:t xml:space="preserve">The room beyond </w:t>
      </w:r>
      <w:r w:rsidR="00A45C50">
        <w:t>was large, with a</w:t>
      </w:r>
      <w:r w:rsidR="0010440E" w:rsidRPr="0010440E">
        <w:t xml:space="preserve"> soaring domed ceiling, thirty feet tall</w:t>
      </w:r>
      <w:r w:rsidR="00A45C50">
        <w:t xml:space="preserve">. The </w:t>
      </w:r>
      <w:r w:rsidR="005C72BD">
        <w:t>floors were of m</w:t>
      </w:r>
      <w:r w:rsidR="0010440E" w:rsidRPr="0010440E">
        <w:t xml:space="preserve">arble floors and stairs lead up to a central </w:t>
      </w:r>
      <w:r w:rsidR="007C6099" w:rsidRPr="0010440E">
        <w:t xml:space="preserve">dais, </w:t>
      </w:r>
      <w:r w:rsidR="007C6099">
        <w:t>with</w:t>
      </w:r>
      <w:r w:rsidR="00A119A3">
        <w:t xml:space="preserve"> the surrounding floor stained with </w:t>
      </w:r>
      <w:r w:rsidR="00A87EEE">
        <w:lastRenderedPageBreak/>
        <w:t>old blood</w:t>
      </w:r>
      <w:r w:rsidR="0010440E" w:rsidRPr="0010440E">
        <w:t xml:space="preserve">. </w:t>
      </w:r>
      <w:r w:rsidR="007B7D42">
        <w:t xml:space="preserve"> Upon the dais rose a</w:t>
      </w:r>
      <w:r w:rsidR="0010440E" w:rsidRPr="0010440E">
        <w:t xml:space="preserve"> twisted apparatus of strange metals. Motifs of a seven-pointed star appear </w:t>
      </w:r>
      <w:r w:rsidR="007B0A29">
        <w:t xml:space="preserve">on </w:t>
      </w:r>
      <w:r w:rsidR="008D1624">
        <w:t>the many</w:t>
      </w:r>
      <w:r w:rsidR="0010440E" w:rsidRPr="0010440E">
        <w:t xml:space="preserve"> doorways, and on all sides of the altar, as do images of spiky horseshoes of rusted iron. </w:t>
      </w:r>
      <w:r w:rsidR="00425F10">
        <w:t xml:space="preserve">There is an air of </w:t>
      </w:r>
      <w:proofErr w:type="gramStart"/>
      <w:r w:rsidR="00425F10">
        <w:t>grave</w:t>
      </w:r>
      <w:proofErr w:type="gramEnd"/>
      <w:r w:rsidR="00425F10">
        <w:t xml:space="preserve"> and dangerous </w:t>
      </w:r>
      <w:proofErr w:type="gramStart"/>
      <w:r w:rsidR="00425F10">
        <w:t>ceremony</w:t>
      </w:r>
      <w:proofErr w:type="gramEnd"/>
      <w:r w:rsidR="00AF7C7D">
        <w:t>.</w:t>
      </w:r>
    </w:p>
    <w:p w14:paraId="077B31FC" w14:textId="3A359D80" w:rsidR="001A45A5" w:rsidRDefault="00AF7C7D">
      <w:r>
        <w:t>By</w:t>
      </w:r>
      <w:r w:rsidR="00F57A8C">
        <w:t xml:space="preserve"> the flickering light provided </w:t>
      </w:r>
      <w:r w:rsidR="009E25BF">
        <w:t>by the numerous brands smoking in their sconces, we see a d</w:t>
      </w:r>
      <w:r w:rsidR="00C02766">
        <w:t xml:space="preserve">warf with </w:t>
      </w:r>
      <w:r w:rsidR="009E25BF">
        <w:t xml:space="preserve">a </w:t>
      </w:r>
      <w:r w:rsidR="00C02766">
        <w:t xml:space="preserve">hammer and 3 </w:t>
      </w:r>
      <w:r w:rsidR="009E25BF">
        <w:t>men</w:t>
      </w:r>
      <w:r w:rsidR="00C02766">
        <w:t xml:space="preserve"> with dagger</w:t>
      </w:r>
      <w:r w:rsidR="009E25BF">
        <w:t>s</w:t>
      </w:r>
      <w:r w:rsidR="00C02766">
        <w:t xml:space="preserve">, </w:t>
      </w:r>
      <w:r w:rsidR="008D0D6A">
        <w:t xml:space="preserve">the horseshoe sign emblazed on their </w:t>
      </w:r>
      <w:r w:rsidR="009C557C">
        <w:t xml:space="preserve">clothes. The dwarf, who I take to be </w:t>
      </w:r>
      <w:proofErr w:type="spellStart"/>
      <w:r w:rsidR="009C557C">
        <w:t>Ra</w:t>
      </w:r>
      <w:r w:rsidR="0044311D">
        <w:t>gn</w:t>
      </w:r>
      <w:r w:rsidR="006E4CD7">
        <w:t>u</w:t>
      </w:r>
      <w:r w:rsidR="00C96493">
        <w:t>lf</w:t>
      </w:r>
      <w:proofErr w:type="spellEnd"/>
      <w:r w:rsidR="00C96493">
        <w:t xml:space="preserve"> intones. </w:t>
      </w:r>
      <w:r w:rsidR="0003526F">
        <w:t>“</w:t>
      </w:r>
      <w:r w:rsidR="00C96493">
        <w:t>Welcome</w:t>
      </w:r>
      <w:r w:rsidR="008F42A5">
        <w:t xml:space="preserve">, you are the first </w:t>
      </w:r>
      <w:r w:rsidR="0003526F">
        <w:t xml:space="preserve">supplicants to grace Zar </w:t>
      </w:r>
      <w:proofErr w:type="spellStart"/>
      <w:r w:rsidR="0003526F">
        <w:t>Azma</w:t>
      </w:r>
      <w:r w:rsidR="00351A37">
        <w:t>k</w:t>
      </w:r>
      <w:proofErr w:type="spellEnd"/>
      <w:r w:rsidR="00351A37">
        <w:t>, we</w:t>
      </w:r>
      <w:r w:rsidR="00383EE5">
        <w:t xml:space="preserve"> will</w:t>
      </w:r>
      <w:r w:rsidR="00351A37">
        <w:t xml:space="preserve"> kill you now</w:t>
      </w:r>
      <w:r w:rsidR="001A45A5">
        <w:t xml:space="preserve"> in offering” and he steps toward us raising his hammer.</w:t>
      </w:r>
    </w:p>
    <w:p w14:paraId="708FBDBA" w14:textId="6845C018" w:rsidR="006C4216" w:rsidRDefault="001A45A5">
      <w:r>
        <w:t xml:space="preserve">Okey </w:t>
      </w:r>
      <w:proofErr w:type="spellStart"/>
      <w:r>
        <w:t>dokey</w:t>
      </w:r>
      <w:proofErr w:type="spellEnd"/>
      <w:r w:rsidR="006C4216">
        <w:t>, if that’s the way you want it.</w:t>
      </w:r>
    </w:p>
    <w:p w14:paraId="7FC64A57" w14:textId="748CB871" w:rsidR="00A935F1" w:rsidRDefault="00263559">
      <w:r>
        <w:t xml:space="preserve">Tom puts himself in the fore, </w:t>
      </w:r>
      <w:r w:rsidR="00EC6B3F">
        <w:t>and his deadly blade cleaves the dwarf</w:t>
      </w:r>
      <w:r w:rsidR="00EE28CC">
        <w:t xml:space="preserve"> badly, but he is undeterred and smashes Tom in the face</w:t>
      </w:r>
      <w:r w:rsidR="005936C8">
        <w:t>, rocking him backwards.</w:t>
      </w:r>
      <w:r w:rsidR="0022570B">
        <w:t xml:space="preserve"> I see a flare of energy as </w:t>
      </w:r>
      <w:r w:rsidR="00ED0D23">
        <w:t>Tom’s protections buckle, but at least they kept him alive</w:t>
      </w:r>
      <w:r w:rsidR="00A74FA2">
        <w:t>.</w:t>
      </w:r>
      <w:r w:rsidR="005936C8">
        <w:t xml:space="preserve"> Daggers fly from the 3 men, but </w:t>
      </w:r>
      <w:r w:rsidR="00C74C60">
        <w:t xml:space="preserve">most miss their mark; a couple clang off my armor. </w:t>
      </w:r>
      <w:r w:rsidR="0060200A">
        <w:t xml:space="preserve">Zunk guts </w:t>
      </w:r>
      <w:proofErr w:type="gramStart"/>
      <w:r w:rsidR="0060200A">
        <w:t xml:space="preserve">one </w:t>
      </w:r>
      <w:r w:rsidR="006249AE">
        <w:t xml:space="preserve"> of</w:t>
      </w:r>
      <w:proofErr w:type="gramEnd"/>
      <w:r w:rsidR="006249AE">
        <w:t xml:space="preserve"> the dagger-men </w:t>
      </w:r>
      <w:r w:rsidR="0060200A">
        <w:t>like a fish</w:t>
      </w:r>
      <w:r w:rsidR="00D478D1">
        <w:t xml:space="preserve">. </w:t>
      </w:r>
      <w:r w:rsidR="0060200A">
        <w:t xml:space="preserve">I wish </w:t>
      </w:r>
      <w:r w:rsidR="00860840">
        <w:t>they</w:t>
      </w:r>
      <w:r w:rsidR="0060200A">
        <w:t xml:space="preserve"> wouldn’t put </w:t>
      </w:r>
      <w:r w:rsidR="00860840">
        <w:t>themselves</w:t>
      </w:r>
      <w:r w:rsidR="0060200A">
        <w:t xml:space="preserve"> in danger like that</w:t>
      </w:r>
      <w:r w:rsidR="00D478D1">
        <w:t xml:space="preserve">; he is surrounded now and with </w:t>
      </w:r>
      <w:proofErr w:type="spellStart"/>
      <w:r w:rsidR="00D478D1">
        <w:t>Rag</w:t>
      </w:r>
      <w:r w:rsidR="00BF1D85">
        <w:t>nulf</w:t>
      </w:r>
      <w:proofErr w:type="spellEnd"/>
      <w:r w:rsidR="00BF1D85">
        <w:t xml:space="preserve"> in front of me, there is </w:t>
      </w:r>
      <w:proofErr w:type="gramStart"/>
      <w:r w:rsidR="00BF1D85">
        <w:t>naught</w:t>
      </w:r>
      <w:proofErr w:type="gramEnd"/>
      <w:r w:rsidR="00BF1D85">
        <w:t xml:space="preserve"> I can do. </w:t>
      </w:r>
      <w:r w:rsidR="0030470E">
        <w:t xml:space="preserve"> </w:t>
      </w:r>
      <w:r w:rsidR="00A22EA8">
        <w:t>They are</w:t>
      </w:r>
      <w:r w:rsidR="0030470E">
        <w:t xml:space="preserve"> at least holding </w:t>
      </w:r>
      <w:r w:rsidR="00A22EA8">
        <w:t>their</w:t>
      </w:r>
      <w:r w:rsidR="0030470E">
        <w:t xml:space="preserve"> </w:t>
      </w:r>
      <w:r w:rsidR="00A56EE0">
        <w:t>own and</w:t>
      </w:r>
      <w:r w:rsidR="0030470E">
        <w:t xml:space="preserve"> </w:t>
      </w:r>
      <w:r w:rsidR="00A22EA8">
        <w:t>have</w:t>
      </w:r>
      <w:r w:rsidR="0030470E">
        <w:t xml:space="preserve"> bloodied one of the o</w:t>
      </w:r>
      <w:r w:rsidR="00862CA0">
        <w:t>nes attacking him.</w:t>
      </w:r>
    </w:p>
    <w:p w14:paraId="008D3658" w14:textId="122CA7F0" w:rsidR="000A6DE1" w:rsidRDefault="004C619D">
      <w:r>
        <w:t>Hans conjures more tricks, and the men and the dwarf are slammed by invisible fists</w:t>
      </w:r>
      <w:r w:rsidR="00DB4310">
        <w:t xml:space="preserve">. </w:t>
      </w:r>
      <w:r w:rsidR="00A74FA2">
        <w:t>One of them</w:t>
      </w:r>
      <w:r w:rsidR="008E1BBE">
        <w:t xml:space="preserve"> </w:t>
      </w:r>
      <w:r w:rsidR="006B3B62">
        <w:t>falls, and</w:t>
      </w:r>
      <w:r w:rsidR="00862CA0">
        <w:t xml:space="preserve"> his comrade </w:t>
      </w:r>
      <w:r w:rsidR="00A74FA2">
        <w:t>snarls. “You will all DIE.</w:t>
      </w:r>
      <w:r w:rsidR="00C7196B">
        <w:t xml:space="preserve"> my lord only needs to touch you to rust you”. </w:t>
      </w:r>
      <w:r w:rsidR="000A6DE1">
        <w:t xml:space="preserve">What is it with these people? </w:t>
      </w:r>
    </w:p>
    <w:p w14:paraId="6ABF954C" w14:textId="5A5E50B5" w:rsidR="006C4216" w:rsidRDefault="00DB4310">
      <w:r>
        <w:t xml:space="preserve">I don’t know if Tom can take another hit, </w:t>
      </w:r>
      <w:r w:rsidR="000A6DE1">
        <w:t xml:space="preserve">but I am worried about the dwarf with the hammer. </w:t>
      </w:r>
      <w:r w:rsidR="00A85D83">
        <w:t xml:space="preserve"> I backhand the dwarf with my flail and</w:t>
      </w:r>
      <w:r w:rsidR="00123A29">
        <w:t xml:space="preserve">, Milani be praised, he goes down. </w:t>
      </w:r>
      <w:r w:rsidR="00A736F4">
        <w:t xml:space="preserve">I bestow Milani’s grace on Tom, and he kindly steps up </w:t>
      </w:r>
      <w:r w:rsidR="00A56EE0">
        <w:t xml:space="preserve">and </w:t>
      </w:r>
      <w:r w:rsidR="0026676D">
        <w:t xml:space="preserve">puts one of the dagger-men down. The other, now wisely </w:t>
      </w:r>
      <w:r w:rsidR="00EC63ED">
        <w:t xml:space="preserve">afraid, runs for one of the doors. Fish and fiddlesticks! He’s going to </w:t>
      </w:r>
      <w:r w:rsidR="00427EE3">
        <w:t>call for allies</w:t>
      </w:r>
      <w:r w:rsidR="00BD191A">
        <w:t>!</w:t>
      </w:r>
      <w:r w:rsidR="00DA55C6">
        <w:t xml:space="preserve"> </w:t>
      </w:r>
      <w:r w:rsidR="00427EE3">
        <w:t xml:space="preserve">I hear </w:t>
      </w:r>
      <w:proofErr w:type="gramStart"/>
      <w:r w:rsidR="00427EE3">
        <w:t>Hans</w:t>
      </w:r>
      <w:proofErr w:type="gramEnd"/>
      <w:r w:rsidR="00427EE3">
        <w:t xml:space="preserve"> </w:t>
      </w:r>
      <w:r w:rsidR="002F4371">
        <w:t>murmuring</w:t>
      </w:r>
      <w:r w:rsidR="00427EE3">
        <w:t xml:space="preserve"> “Jah, I’m afraid I can’t let you do that” and an invisible </w:t>
      </w:r>
      <w:r w:rsidR="00224611">
        <w:t>fist smashe</w:t>
      </w:r>
      <w:r w:rsidR="000B74C8">
        <w:t xml:space="preserve">s </w:t>
      </w:r>
      <w:r w:rsidR="00224611">
        <w:t xml:space="preserve">the fleeing </w:t>
      </w:r>
      <w:r w:rsidR="00086284">
        <w:t xml:space="preserve">man against the </w:t>
      </w:r>
      <w:proofErr w:type="gramStart"/>
      <w:r w:rsidR="00086284">
        <w:t>wall</w:t>
      </w:r>
      <w:proofErr w:type="gramEnd"/>
      <w:r w:rsidR="00086284">
        <w:t xml:space="preserve"> and he slumps to the floor.</w:t>
      </w:r>
    </w:p>
    <w:p w14:paraId="0E67693D" w14:textId="1D902A08" w:rsidR="00086284" w:rsidRDefault="004D578E">
      <w:r>
        <w:t xml:space="preserve">I </w:t>
      </w:r>
      <w:proofErr w:type="gramStart"/>
      <w:r>
        <w:t>patch</w:t>
      </w:r>
      <w:proofErr w:type="gramEnd"/>
      <w:r>
        <w:t xml:space="preserve"> up Tom some more and </w:t>
      </w:r>
      <w:proofErr w:type="gramStart"/>
      <w:r w:rsidR="007416CD">
        <w:t>regard</w:t>
      </w:r>
      <w:proofErr w:type="gramEnd"/>
      <w:r w:rsidR="007416CD">
        <w:t xml:space="preserve"> </w:t>
      </w:r>
      <w:proofErr w:type="spellStart"/>
      <w:r w:rsidR="007416CD">
        <w:t>Ragnulf</w:t>
      </w:r>
      <w:proofErr w:type="spellEnd"/>
      <w:r w:rsidR="007416CD">
        <w:t xml:space="preserve">. </w:t>
      </w:r>
      <w:r w:rsidR="001F1753">
        <w:t>Luckily,</w:t>
      </w:r>
      <w:r w:rsidR="00F208C2">
        <w:t xml:space="preserve"> h</w:t>
      </w:r>
      <w:r w:rsidR="007416CD">
        <w:t>e is not beyond saving</w:t>
      </w:r>
      <w:r w:rsidR="00F208C2">
        <w:t>; I recall the blacksmith and Vanda saying he was a good man, somehow swayed by th</w:t>
      </w:r>
      <w:r w:rsidR="005D64AA">
        <w:t xml:space="preserve">e </w:t>
      </w:r>
      <w:proofErr w:type="spellStart"/>
      <w:r w:rsidR="005D64AA">
        <w:t>Thalassonian</w:t>
      </w:r>
      <w:proofErr w:type="spellEnd"/>
      <w:r w:rsidR="00E70757">
        <w:t xml:space="preserve"> merchant</w:t>
      </w:r>
      <w:r w:rsidR="005D64AA">
        <w:t>, so I tend to his wounds, after of course, we tie</w:t>
      </w:r>
      <w:r w:rsidR="007F7EB6">
        <w:t xml:space="preserve"> him up. He may not deserve death, but neither are we stupid. I consider the others</w:t>
      </w:r>
      <w:r w:rsidR="00E139B6">
        <w:t xml:space="preserve">, my eye catching the symbol on their clothes. No, it seems they have chosen this </w:t>
      </w:r>
      <w:r w:rsidR="00BE445D">
        <w:t>path and</w:t>
      </w:r>
      <w:r w:rsidR="002A31A4">
        <w:t xml:space="preserve"> so walk it they must.</w:t>
      </w:r>
    </w:p>
    <w:p w14:paraId="7CC68F04" w14:textId="0C905B17" w:rsidR="00BE445D" w:rsidRPr="00E139B6" w:rsidRDefault="003B7DB1">
      <w:pPr>
        <w:pBdr>
          <w:bottom w:val="single" w:sz="6" w:space="1" w:color="auto"/>
        </w:pBdr>
      </w:pPr>
      <w:proofErr w:type="spellStart"/>
      <w:r>
        <w:t>Ragnulf’s</w:t>
      </w:r>
      <w:proofErr w:type="spellEnd"/>
      <w:r>
        <w:t xml:space="preserve"> eyes flutter open</w:t>
      </w:r>
      <w:r w:rsidR="00FF1DEE">
        <w:t>.</w:t>
      </w:r>
    </w:p>
    <w:p w14:paraId="5AAC8C05" w14:textId="77777777" w:rsidR="00A43A0A" w:rsidRDefault="00A43A0A"/>
    <w:p w14:paraId="1B1D937A" w14:textId="545FBB01" w:rsidR="00A43A0A" w:rsidRDefault="00A43A0A">
      <w:r>
        <w:t>S1E6: Stay Behind Me!</w:t>
      </w:r>
    </w:p>
    <w:p w14:paraId="6EEF93B1" w14:textId="69A9332F" w:rsidR="00E17B53" w:rsidRDefault="002F2EB1">
      <w:r>
        <w:lastRenderedPageBreak/>
        <w:t>“Okay, I say</w:t>
      </w:r>
      <w:r w:rsidR="003C21B8">
        <w:t xml:space="preserve"> “I’m going to take this gag </w:t>
      </w:r>
      <w:proofErr w:type="gramStart"/>
      <w:r w:rsidR="003C21B8">
        <w:t>out</w:t>
      </w:r>
      <w:proofErr w:type="gramEnd"/>
      <w:r w:rsidR="003C21B8">
        <w:t xml:space="preserve"> </w:t>
      </w:r>
      <w:r w:rsidR="00DA1059">
        <w:t xml:space="preserve">but you can’t be mean and start </w:t>
      </w:r>
      <w:r w:rsidR="007D2F85">
        <w:t>going on</w:t>
      </w:r>
      <w:r w:rsidR="00DA1059">
        <w:t xml:space="preserve"> about sacrificing us</w:t>
      </w:r>
      <w:r w:rsidR="008B0791">
        <w:t>, okay”</w:t>
      </w:r>
    </w:p>
    <w:p w14:paraId="148C751A" w14:textId="31FDC005" w:rsidR="008B0791" w:rsidRDefault="008B0791">
      <w:r>
        <w:t>“</w:t>
      </w:r>
      <w:proofErr w:type="spellStart"/>
      <w:proofErr w:type="gramStart"/>
      <w:r>
        <w:t>grmmpph</w:t>
      </w:r>
      <w:proofErr w:type="spellEnd"/>
      <w:proofErr w:type="gramEnd"/>
      <w:r>
        <w:t xml:space="preserve"> </w:t>
      </w:r>
      <w:proofErr w:type="spellStart"/>
      <w:r>
        <w:t>mirrgghhh</w:t>
      </w:r>
      <w:proofErr w:type="spellEnd"/>
      <w:r>
        <w:t xml:space="preserve"> </w:t>
      </w:r>
      <w:proofErr w:type="spellStart"/>
      <w:r>
        <w:t>rofffnmblm</w:t>
      </w:r>
      <w:proofErr w:type="spellEnd"/>
      <w:r>
        <w:t>”</w:t>
      </w:r>
    </w:p>
    <w:p w14:paraId="4A3E59E9" w14:textId="6F6A9F09" w:rsidR="008B0791" w:rsidRDefault="008B0791">
      <w:r>
        <w:t>“Perhaps</w:t>
      </w:r>
      <w:r w:rsidR="00426106">
        <w:t xml:space="preserve"> you ought to ask him yes or no questions. Nod for yes, shake for </w:t>
      </w:r>
      <w:proofErr w:type="gramStart"/>
      <w:r w:rsidR="00426106">
        <w:t>no,  ja</w:t>
      </w:r>
      <w:proofErr w:type="gramEnd"/>
      <w:r w:rsidR="00426106">
        <w:t>?” says Hans</w:t>
      </w:r>
      <w:r w:rsidR="008B3026">
        <w:t xml:space="preserve">. I </w:t>
      </w:r>
      <w:proofErr w:type="gramStart"/>
      <w:r w:rsidR="008B3026">
        <w:t>sigh,</w:t>
      </w:r>
      <w:proofErr w:type="gramEnd"/>
      <w:r w:rsidR="008B3026">
        <w:t xml:space="preserve"> I am </w:t>
      </w:r>
      <w:r w:rsidR="00393C7F">
        <w:t>sure</w:t>
      </w:r>
      <w:r w:rsidR="008B3026">
        <w:t xml:space="preserve"> he thought he </w:t>
      </w:r>
      <w:proofErr w:type="gramStart"/>
      <w:r w:rsidR="008B3026">
        <w:t>was being</w:t>
      </w:r>
      <w:proofErr w:type="gramEnd"/>
      <w:r w:rsidR="008B3026">
        <w:t xml:space="preserve"> helpful.</w:t>
      </w:r>
    </w:p>
    <w:p w14:paraId="61D249CA" w14:textId="10C7968C" w:rsidR="008B3026" w:rsidRDefault="00E611F3">
      <w:r>
        <w:t>“</w:t>
      </w:r>
      <w:r w:rsidR="008B3026">
        <w:t xml:space="preserve">Okay, so nod your head </w:t>
      </w:r>
      <w:r w:rsidR="00933F98">
        <w:t xml:space="preserve">yes if you won’t be a jerk when I take out your </w:t>
      </w:r>
      <w:r>
        <w:t>gag”</w:t>
      </w:r>
    </w:p>
    <w:p w14:paraId="67A52504" w14:textId="3EF7A589" w:rsidR="00E611F3" w:rsidRDefault="001E1981">
      <w:r>
        <w:t>Glares</w:t>
      </w:r>
    </w:p>
    <w:p w14:paraId="480EFD52" w14:textId="1C87587A" w:rsidR="001E1981" w:rsidRDefault="001E1981">
      <w:r>
        <w:t xml:space="preserve">Sigh, one last </w:t>
      </w:r>
      <w:proofErr w:type="gramStart"/>
      <w:r>
        <w:t>try</w:t>
      </w:r>
      <w:proofErr w:type="gramEnd"/>
      <w:r>
        <w:t>. “Okay, if I take off your gag and you do anything funny, we’re going to w</w:t>
      </w:r>
      <w:r w:rsidR="007D2F85">
        <w:t>h</w:t>
      </w:r>
      <w:r>
        <w:t>ack you again on the head. Nod if you understand.</w:t>
      </w:r>
      <w:r w:rsidR="00131AFB">
        <w:t>”</w:t>
      </w:r>
    </w:p>
    <w:p w14:paraId="33B72B53" w14:textId="07D0B420" w:rsidR="001E1981" w:rsidRDefault="001E1981">
      <w:r>
        <w:t>Nods.</w:t>
      </w:r>
      <w:r w:rsidR="00D850F6">
        <w:t xml:space="preserve"> “</w:t>
      </w:r>
      <w:r w:rsidR="00FA6D9E">
        <w:t xml:space="preserve">Why did you </w:t>
      </w:r>
      <w:r w:rsidR="00AC65B5">
        <w:t>bring</w:t>
      </w:r>
      <w:r w:rsidR="00FA6D9E">
        <w:t xml:space="preserve"> me back?</w:t>
      </w:r>
      <w:r w:rsidR="00812D82">
        <w:t xml:space="preserve"> K</w:t>
      </w:r>
      <w:r w:rsidR="00D850F6">
        <w:t>ill me</w:t>
      </w:r>
      <w:r w:rsidR="00812D82">
        <w:t xml:space="preserve"> now”</w:t>
      </w:r>
      <w:r w:rsidR="00D850F6">
        <w:t xml:space="preserve"> he says, when I remove</w:t>
      </w:r>
      <w:r w:rsidR="00106314">
        <w:t xml:space="preserve"> </w:t>
      </w:r>
      <w:r w:rsidR="00D850F6">
        <w:t>the gag. “</w:t>
      </w:r>
      <w:r w:rsidR="006E4D79">
        <w:t xml:space="preserve">I have betrayed my men and my god, and I do not know why, </w:t>
      </w:r>
      <w:proofErr w:type="gramStart"/>
      <w:r w:rsidR="006E4D79">
        <w:t>It</w:t>
      </w:r>
      <w:proofErr w:type="gramEnd"/>
      <w:r w:rsidR="006E4D79">
        <w:t xml:space="preserve"> seemed to make sense at the time, but </w:t>
      </w:r>
      <w:proofErr w:type="spellStart"/>
      <w:proofErr w:type="gramStart"/>
      <w:r w:rsidR="006E4D79">
        <w:t>now..</w:t>
      </w:r>
      <w:proofErr w:type="gramEnd"/>
      <w:r w:rsidR="004E3910">
        <w:t>I</w:t>
      </w:r>
      <w:proofErr w:type="spellEnd"/>
      <w:r w:rsidR="004E3910">
        <w:t xml:space="preserve"> </w:t>
      </w:r>
      <w:r w:rsidR="00812D82">
        <w:t xml:space="preserve">cannot understand. I </w:t>
      </w:r>
      <w:r w:rsidR="004E3910">
        <w:t>have done terrible things”</w:t>
      </w:r>
    </w:p>
    <w:p w14:paraId="48678270" w14:textId="4E954CF6" w:rsidR="001E1981" w:rsidRDefault="007A5005">
      <w:r>
        <w:t>“</w:t>
      </w:r>
      <w:r w:rsidR="00FA6D9E">
        <w:t xml:space="preserve">Well, yes that was… bad, I offer, but you have another </w:t>
      </w:r>
      <w:r w:rsidR="00AB4AD7">
        <w:t xml:space="preserve">chance. You can redeem yourself-we can find our friends and maybe yours together and stop this madness. </w:t>
      </w:r>
      <w:r>
        <w:t>“</w:t>
      </w:r>
      <w:r w:rsidR="00762695">
        <w:t>He is not convinced. It is like Vanda all over again. “No, the best th</w:t>
      </w:r>
      <w:r w:rsidR="00FC3829">
        <w:t xml:space="preserve">ing is for you to rid the world of me. </w:t>
      </w:r>
      <w:r w:rsidR="002C3D23">
        <w:t>It is the only just course</w:t>
      </w:r>
      <w:r w:rsidR="009152C4">
        <w:t>.</w:t>
      </w:r>
      <w:r>
        <w:t>”</w:t>
      </w:r>
    </w:p>
    <w:p w14:paraId="44CFFB6F" w14:textId="4D0D408A" w:rsidR="00AF28E2" w:rsidRDefault="009152C4">
      <w:r>
        <w:t>Hans reminds him of his duty t</w:t>
      </w:r>
      <w:r w:rsidR="008F4E3D">
        <w:t xml:space="preserve">o </w:t>
      </w:r>
      <w:r w:rsidR="00301685">
        <w:t>is townsmen</w:t>
      </w:r>
      <w:r w:rsidR="00297ADF">
        <w:t xml:space="preserve"> and that he has obligations to his people, and again he </w:t>
      </w:r>
      <w:r w:rsidR="00CC229C">
        <w:t>protests</w:t>
      </w:r>
      <w:r w:rsidR="008F4E3D">
        <w:t xml:space="preserve"> </w:t>
      </w:r>
      <w:proofErr w:type="gramStart"/>
      <w:r w:rsidR="008F4E3D">
        <w:t>“ I</w:t>
      </w:r>
      <w:proofErr w:type="gramEnd"/>
      <w:r w:rsidR="008F4E3D">
        <w:t xml:space="preserve"> have no </w:t>
      </w:r>
      <w:r w:rsidR="00AF28E2">
        <w:t>honor left, so what are obligations to me. I am a betrayer, kill me now,</w:t>
      </w:r>
      <w:r w:rsidR="00D261E9">
        <w:t xml:space="preserve"> I beg you.”</w:t>
      </w:r>
    </w:p>
    <w:p w14:paraId="337D2EA4" w14:textId="79EBE35C" w:rsidR="00D261E9" w:rsidRDefault="000E16B5">
      <w:r>
        <w:t>“</w:t>
      </w:r>
      <w:r w:rsidR="007A3447">
        <w:t>Aye</w:t>
      </w:r>
      <w:r>
        <w:t xml:space="preserve"> friend, says </w:t>
      </w:r>
      <w:r w:rsidR="00E93896">
        <w:t xml:space="preserve">Zunk “What you do with your own life is </w:t>
      </w:r>
      <w:r w:rsidR="0015042C">
        <w:t xml:space="preserve">your own affair, walk out in the sea </w:t>
      </w:r>
      <w:r w:rsidR="007A5C48">
        <w:t xml:space="preserve">if you </w:t>
      </w:r>
      <w:proofErr w:type="gramStart"/>
      <w:r w:rsidR="007A5C48">
        <w:t>like,  but</w:t>
      </w:r>
      <w:proofErr w:type="gramEnd"/>
      <w:r w:rsidR="007A5C48">
        <w:t xml:space="preserve"> if you are going to </w:t>
      </w:r>
      <w:r w:rsidR="003C57B7">
        <w:t>cut your strand</w:t>
      </w:r>
      <w:r w:rsidR="007A5C48">
        <w:t xml:space="preserve">, why not do it after you’ve </w:t>
      </w:r>
      <w:r w:rsidR="00BE30F4">
        <w:t xml:space="preserve">avenged your god and your </w:t>
      </w:r>
      <w:r w:rsidR="00714E8F">
        <w:t>people?</w:t>
      </w:r>
      <w:r w:rsidR="00BE30F4">
        <w:t xml:space="preserve">  Then at least you will have done something first</w:t>
      </w:r>
      <w:r w:rsidR="001061AA">
        <w:t>”</w:t>
      </w:r>
    </w:p>
    <w:p w14:paraId="2D754A1E" w14:textId="1896FEB8" w:rsidR="00574A90" w:rsidRDefault="00574A90">
      <w:r>
        <w:t>Ouch.</w:t>
      </w:r>
      <w:r w:rsidR="00B95C2B">
        <w:t xml:space="preserve"> </w:t>
      </w:r>
    </w:p>
    <w:p w14:paraId="1C856E0F" w14:textId="7180B10F" w:rsidR="001061AA" w:rsidRDefault="001061AA">
      <w:r>
        <w:t xml:space="preserve">His eyes </w:t>
      </w:r>
      <w:r w:rsidR="00811E83">
        <w:t>slide</w:t>
      </w:r>
      <w:r>
        <w:t xml:space="preserve"> over Zunk</w:t>
      </w:r>
      <w:r w:rsidR="00EB188D">
        <w:t xml:space="preserve">-it is the first time he has moved his head. </w:t>
      </w:r>
      <w:r w:rsidR="00644342">
        <w:t>I am glad he his bound</w:t>
      </w:r>
      <w:r w:rsidR="003D0E13">
        <w:t xml:space="preserve">, </w:t>
      </w:r>
      <w:r w:rsidR="00EB188D">
        <w:t>“</w:t>
      </w:r>
      <w:proofErr w:type="spellStart"/>
      <w:r w:rsidR="00EB188D">
        <w:t>Hmmmm</w:t>
      </w:r>
      <w:proofErr w:type="spellEnd"/>
      <w:r w:rsidR="00EB188D">
        <w:t xml:space="preserve">’ </w:t>
      </w:r>
      <w:r w:rsidR="00BF3D39">
        <w:t>he growls “Maybe you are right, sharp nose</w:t>
      </w:r>
      <w:r w:rsidR="00AC65B5">
        <w:t xml:space="preserve">. </w:t>
      </w:r>
      <w:r w:rsidR="003D0E13">
        <w:t xml:space="preserve">Maybe it will do me some good to bash the heads of those </w:t>
      </w:r>
      <w:r w:rsidR="00264DC2">
        <w:t xml:space="preserve">robbed gutter snipes. Fine, I’m in, for now. Cut me loose </w:t>
      </w:r>
      <w:r w:rsidR="000B3756">
        <w:t xml:space="preserve">big girl and </w:t>
      </w:r>
      <w:proofErr w:type="gramStart"/>
      <w:r w:rsidR="000B3756">
        <w:t>lets</w:t>
      </w:r>
      <w:proofErr w:type="gramEnd"/>
      <w:r w:rsidR="000B3756">
        <w:t xml:space="preserve"> go kill the bastards”.</w:t>
      </w:r>
    </w:p>
    <w:p w14:paraId="254DE051" w14:textId="7115841B" w:rsidR="000B3756" w:rsidRDefault="003002A5">
      <w:r>
        <w:t>Rule number 4: If redemption and honor doesn’t work, there is always vengeance</w:t>
      </w:r>
    </w:p>
    <w:p w14:paraId="52E841E2" w14:textId="39FE0240" w:rsidR="00070A45" w:rsidRDefault="0018744B">
      <w:r>
        <w:t xml:space="preserve">My hands flutter over </w:t>
      </w:r>
      <w:r w:rsidR="00070A45">
        <w:t xml:space="preserve">the bindings, </w:t>
      </w:r>
      <w:r w:rsidR="00C22758">
        <w:t xml:space="preserve">hoping this is </w:t>
      </w:r>
      <w:r w:rsidR="0017004C">
        <w:t>not stupid</w:t>
      </w:r>
      <w:r w:rsidR="001B4719">
        <w:t xml:space="preserve">. </w:t>
      </w:r>
      <w:r w:rsidR="00D30775">
        <w:t>“</w:t>
      </w:r>
      <w:proofErr w:type="spellStart"/>
      <w:r w:rsidR="00D30775">
        <w:t>Undind</w:t>
      </w:r>
      <w:proofErr w:type="spellEnd"/>
      <w:r w:rsidR="00D30775">
        <w:t xml:space="preserve"> me, give my hammer. I will </w:t>
      </w:r>
      <w:proofErr w:type="gramStart"/>
      <w:r w:rsidR="004704AA">
        <w:t>slay</w:t>
      </w:r>
      <w:proofErr w:type="gramEnd"/>
      <w:r w:rsidR="004704AA">
        <w:t xml:space="preserve"> these things</w:t>
      </w:r>
      <w:r w:rsidR="00E778CD">
        <w:t xml:space="preserve"> with you.</w:t>
      </w:r>
    </w:p>
    <w:p w14:paraId="1350084F" w14:textId="418174DD" w:rsidR="00E778CD" w:rsidRDefault="00E778CD">
      <w:r>
        <w:lastRenderedPageBreak/>
        <w:t xml:space="preserve">There are protests as </w:t>
      </w:r>
      <w:r w:rsidR="00D860CE">
        <w:t xml:space="preserve">I remove the knots and hand him the hammer. But </w:t>
      </w:r>
      <w:r w:rsidR="00D25F02">
        <w:t xml:space="preserve">I </w:t>
      </w:r>
      <w:r w:rsidR="00D25F02" w:rsidRPr="00190E39">
        <w:rPr>
          <w:i/>
          <w:iCs/>
        </w:rPr>
        <w:t>heard</w:t>
      </w:r>
      <w:r w:rsidR="00D25F02">
        <w:t xml:space="preserve"> his voice and </w:t>
      </w:r>
      <w:r w:rsidR="00D25F02" w:rsidRPr="00C56A5B">
        <w:rPr>
          <w:i/>
          <w:iCs/>
        </w:rPr>
        <w:t>saw</w:t>
      </w:r>
      <w:r w:rsidR="00D25F02">
        <w:t xml:space="preserve"> him and d</w:t>
      </w:r>
      <w:r w:rsidR="00C56A5B">
        <w:t>id</w:t>
      </w:r>
      <w:r w:rsidR="00D25F02">
        <w:t xml:space="preserve"> not believe he </w:t>
      </w:r>
      <w:r w:rsidR="00190E39">
        <w:t>was</w:t>
      </w:r>
      <w:r w:rsidR="00D25F02">
        <w:t xml:space="preserve"> lying. </w:t>
      </w:r>
      <w:r w:rsidR="009A5BCA">
        <w:t>Once freed, he care</w:t>
      </w:r>
      <w:r w:rsidR="00B26266">
        <w:t xml:space="preserve">fully and slowly rights himself, and I hand him his hammer. </w:t>
      </w:r>
      <w:proofErr w:type="gramStart"/>
      <w:r w:rsidR="00D25F02">
        <w:t xml:space="preserve">“You” </w:t>
      </w:r>
      <w:proofErr w:type="spellStart"/>
      <w:r w:rsidR="00D25F02">
        <w:t>Ragnulf</w:t>
      </w:r>
      <w:proofErr w:type="spellEnd"/>
      <w:proofErr w:type="gramEnd"/>
      <w:r w:rsidR="00D25F02">
        <w:t xml:space="preserve"> says as he looks at Tom. “</w:t>
      </w:r>
      <w:proofErr w:type="gramStart"/>
      <w:r w:rsidR="00D25F02">
        <w:t>you</w:t>
      </w:r>
      <w:proofErr w:type="gramEnd"/>
      <w:r w:rsidR="00D25F02">
        <w:t xml:space="preserve"> are a warrio</w:t>
      </w:r>
      <w:r w:rsidR="00C56A5B">
        <w:t>r</w:t>
      </w:r>
      <w:r w:rsidR="00417EA9">
        <w:t xml:space="preserve"> and understand</w:t>
      </w:r>
      <w:r w:rsidR="00D25F02">
        <w:t xml:space="preserve">. Slay me </w:t>
      </w:r>
      <w:r w:rsidR="00417EA9">
        <w:t xml:space="preserve">if I dishonor myself </w:t>
      </w:r>
      <w:r w:rsidR="00C56A5B">
        <w:t>again”.</w:t>
      </w:r>
    </w:p>
    <w:p w14:paraId="66ABA527" w14:textId="11B37CB0" w:rsidR="00C56A5B" w:rsidRDefault="008777C8">
      <w:r>
        <w:t xml:space="preserve">Tom looks at the man for a </w:t>
      </w:r>
      <w:r w:rsidR="006B3613">
        <w:t>moment and</w:t>
      </w:r>
      <w:r>
        <w:t xml:space="preserve"> then scuffs the earth. “maybe” he offers. Which is a commitment for Tom.</w:t>
      </w:r>
    </w:p>
    <w:p w14:paraId="436DF9BB" w14:textId="440311D5" w:rsidR="009152C4" w:rsidRDefault="00297ADF">
      <w:r>
        <w:t xml:space="preserve"> </w:t>
      </w:r>
    </w:p>
    <w:p w14:paraId="7C79E8AD" w14:textId="222EC640" w:rsidR="002C3D23" w:rsidRDefault="00DD7C1E">
      <w:proofErr w:type="spellStart"/>
      <w:r>
        <w:t>Ragnulf</w:t>
      </w:r>
      <w:proofErr w:type="spellEnd"/>
      <w:r>
        <w:t xml:space="preserve"> relates what little he knows. </w:t>
      </w:r>
      <w:r w:rsidR="00252732">
        <w:t xml:space="preserve">Mostly he kept station in this room, but he </w:t>
      </w:r>
      <w:r w:rsidR="00ED5D29">
        <w:t xml:space="preserve">learned there was a bunkroom to the north ending in a door he thought was barricaded. </w:t>
      </w:r>
      <w:r w:rsidR="00690F54">
        <w:t>It was the direction the fleeing acolyte was making for when Hans</w:t>
      </w:r>
      <w:r w:rsidR="00B070E9">
        <w:t xml:space="preserve"> spelled him down. </w:t>
      </w:r>
    </w:p>
    <w:p w14:paraId="0909B804" w14:textId="1EC97A23" w:rsidR="009B2A48" w:rsidRDefault="00B82463">
      <w:r>
        <w:t xml:space="preserve">But there is another thing. </w:t>
      </w:r>
      <w:proofErr w:type="spellStart"/>
      <w:r>
        <w:t>Ragnulf</w:t>
      </w:r>
      <w:proofErr w:type="spellEnd"/>
      <w:r>
        <w:t xml:space="preserve"> </w:t>
      </w:r>
      <w:r w:rsidR="009748C7">
        <w:t>knew where Cormac was, owing to the f</w:t>
      </w:r>
      <w:r w:rsidR="0029272D">
        <w:t xml:space="preserve">act of breaking his leg </w:t>
      </w:r>
      <w:r w:rsidR="006E3A0F">
        <w:t xml:space="preserve">before tossing him in a room and locking the door. </w:t>
      </w:r>
      <w:r w:rsidR="00AE73A7">
        <w:t>The dwarf</w:t>
      </w:r>
      <w:r w:rsidR="00675639">
        <w:t xml:space="preserve"> keeps the key in one of the other rooms off</w:t>
      </w:r>
      <w:r w:rsidR="00F65D65">
        <w:t xml:space="preserve"> the main chamber and we got to fetch it.  The others are keeping their distance from </w:t>
      </w:r>
      <w:proofErr w:type="spellStart"/>
      <w:r w:rsidR="00F65D65">
        <w:t>Ragnulf</w:t>
      </w:r>
      <w:proofErr w:type="spellEnd"/>
      <w:r w:rsidR="00F65D65">
        <w:t xml:space="preserve"> and are wary, but there is no trick, only the key.</w:t>
      </w:r>
    </w:p>
    <w:p w14:paraId="7487893E" w14:textId="019F1D71" w:rsidR="00FC7EBC" w:rsidRDefault="00FC7EBC">
      <w:r>
        <w:t>The halfling is not good</w:t>
      </w:r>
      <w:r w:rsidR="00DD6496">
        <w:t>; the room smells overwhelmingly of waste and s</w:t>
      </w:r>
      <w:r w:rsidR="009923DE">
        <w:t xml:space="preserve">weat and blood. It is a wonder his leg </w:t>
      </w:r>
      <w:proofErr w:type="gramStart"/>
      <w:r w:rsidR="009923DE">
        <w:t>in</w:t>
      </w:r>
      <w:proofErr w:type="gramEnd"/>
      <w:r w:rsidR="009923DE">
        <w:t xml:space="preserve"> not </w:t>
      </w:r>
      <w:proofErr w:type="gramStart"/>
      <w:r w:rsidR="009923DE">
        <w:t>infected</w:t>
      </w:r>
      <w:proofErr w:type="gramEnd"/>
      <w:r w:rsidR="009923DE">
        <w:t xml:space="preserve"> it I mutter </w:t>
      </w:r>
      <w:proofErr w:type="gramStart"/>
      <w:r w:rsidR="009923DE">
        <w:t xml:space="preserve">as </w:t>
      </w:r>
      <w:r>
        <w:t xml:space="preserve"> I</w:t>
      </w:r>
      <w:proofErr w:type="gramEnd"/>
      <w:r>
        <w:t xml:space="preserve"> split </w:t>
      </w:r>
      <w:proofErr w:type="gramStart"/>
      <w:r w:rsidR="009923DE">
        <w:t xml:space="preserve">it </w:t>
      </w:r>
      <w:r>
        <w:t xml:space="preserve"> (</w:t>
      </w:r>
      <w:proofErr w:type="gramEnd"/>
      <w:r>
        <w:t xml:space="preserve">poorly I might add, if I am being honest) and bring him </w:t>
      </w:r>
      <w:proofErr w:type="gramStart"/>
      <w:r>
        <w:t>around,</w:t>
      </w:r>
      <w:r w:rsidR="009923DE">
        <w:t>.</w:t>
      </w:r>
      <w:proofErr w:type="gramEnd"/>
      <w:r w:rsidR="009923DE">
        <w:t xml:space="preserve"> </w:t>
      </w:r>
      <w:r w:rsidR="0030456F">
        <w:t xml:space="preserve">He scuttles back as he sees </w:t>
      </w:r>
      <w:proofErr w:type="spellStart"/>
      <w:r w:rsidR="0030456F">
        <w:t>Ragnulf</w:t>
      </w:r>
      <w:proofErr w:type="spellEnd"/>
      <w:r w:rsidR="0030456F">
        <w:t xml:space="preserve"> “He </w:t>
      </w:r>
      <w:proofErr w:type="spellStart"/>
      <w:r w:rsidR="0030456F">
        <w:t>wot</w:t>
      </w:r>
      <w:proofErr w:type="spellEnd"/>
      <w:r w:rsidR="0030456F">
        <w:t xml:space="preserve"> the one that broke </w:t>
      </w:r>
      <w:proofErr w:type="spellStart"/>
      <w:r w:rsidR="0030456F">
        <w:t>me</w:t>
      </w:r>
      <w:proofErr w:type="spellEnd"/>
      <w:r w:rsidR="0030456F">
        <w:t xml:space="preserve"> </w:t>
      </w:r>
      <w:proofErr w:type="gramStart"/>
      <w:r w:rsidR="0030456F">
        <w:t>leg, and</w:t>
      </w:r>
      <w:proofErr w:type="gramEnd"/>
      <w:r w:rsidR="0030456F">
        <w:t xml:space="preserve"> left me in this filth without even my </w:t>
      </w:r>
      <w:r w:rsidR="00DA2BC0">
        <w:t xml:space="preserve">flask, </w:t>
      </w:r>
      <w:proofErr w:type="gramStart"/>
      <w:r w:rsidR="00DA2BC0">
        <w:t>What’s</w:t>
      </w:r>
      <w:proofErr w:type="gramEnd"/>
      <w:r w:rsidR="00DA2BC0">
        <w:t xml:space="preserve"> he </w:t>
      </w:r>
      <w:proofErr w:type="gramStart"/>
      <w:r w:rsidR="00DA2BC0">
        <w:t>doing</w:t>
      </w:r>
      <w:proofErr w:type="gramEnd"/>
      <w:r w:rsidR="00DA2BC0">
        <w:t xml:space="preserve"> here with you”.</w:t>
      </w:r>
    </w:p>
    <w:p w14:paraId="3A7320CC" w14:textId="0A040AF0" w:rsidR="00DA2BC0" w:rsidRDefault="00297724">
      <w:r>
        <w:t>“Hush, be well</w:t>
      </w:r>
      <w:r w:rsidR="003506D2">
        <w:t>, Cormac</w:t>
      </w:r>
      <w:r w:rsidR="007707A0">
        <w:t>. It is alright, we promise. Yes, we know what he did, he is</w:t>
      </w:r>
      <w:r w:rsidR="00191F7D">
        <w:t>…</w:t>
      </w:r>
      <w:r w:rsidR="007707A0">
        <w:t xml:space="preserve"> practicing</w:t>
      </w:r>
      <w:r w:rsidR="00591DD4">
        <w:t>…</w:t>
      </w:r>
      <w:r w:rsidR="007707A0">
        <w:t xml:space="preserve"> being g</w:t>
      </w:r>
      <w:r w:rsidR="007E4CB3">
        <w:t>ood</w:t>
      </w:r>
      <w:r w:rsidR="007A5B9A">
        <w:t xml:space="preserve">. </w:t>
      </w:r>
      <w:r w:rsidR="00191F7D">
        <w:t xml:space="preserve">(Practicing?? </w:t>
      </w:r>
      <w:r w:rsidR="00591DD4">
        <w:t xml:space="preserve">Stupid girl-that is not especially reassuring even if it’s the truth). </w:t>
      </w:r>
      <w:r w:rsidR="007A5B9A">
        <w:t xml:space="preserve">We are going to find </w:t>
      </w:r>
      <w:proofErr w:type="spellStart"/>
      <w:r w:rsidR="007A5B9A">
        <w:t>Ordwii</w:t>
      </w:r>
      <w:proofErr w:type="spellEnd"/>
      <w:r w:rsidR="007A5B9A">
        <w:t xml:space="preserve"> and </w:t>
      </w:r>
      <w:r w:rsidR="00A13BC9">
        <w:t>end this and you, well, are in no condition to help. B</w:t>
      </w:r>
      <w:r w:rsidR="0046627C">
        <w:t>u</w:t>
      </w:r>
      <w:r w:rsidR="00A13BC9">
        <w:t>t he can</w:t>
      </w:r>
      <w:r w:rsidR="0046627C">
        <w:t>.”</w:t>
      </w:r>
    </w:p>
    <w:p w14:paraId="71179A03" w14:textId="5A6106A7" w:rsidR="0046627C" w:rsidRDefault="00191F7D">
      <w:r>
        <w:t xml:space="preserve">Tom regards </w:t>
      </w:r>
      <w:proofErr w:type="spellStart"/>
      <w:r>
        <w:t>Ragnulf</w:t>
      </w:r>
      <w:proofErr w:type="spellEnd"/>
      <w:r w:rsidR="00C20785">
        <w:t xml:space="preserve"> and </w:t>
      </w:r>
      <w:proofErr w:type="gramStart"/>
      <w:r w:rsidR="00C20785">
        <w:t>says</w:t>
      </w:r>
      <w:proofErr w:type="gramEnd"/>
      <w:r w:rsidR="00C20785">
        <w:t xml:space="preserve"> “I have not for</w:t>
      </w:r>
      <w:r w:rsidR="006A727C">
        <w:t xml:space="preserve">gotten what you asked”. </w:t>
      </w:r>
      <w:r w:rsidR="001D6E96">
        <w:t xml:space="preserve"> The dwarf takes a step </w:t>
      </w:r>
      <w:proofErr w:type="gramStart"/>
      <w:r w:rsidR="001D6E96">
        <w:t>back,</w:t>
      </w:r>
      <w:proofErr w:type="gramEnd"/>
      <w:r w:rsidR="001D6E96">
        <w:t xml:space="preserve"> slowly, </w:t>
      </w:r>
      <w:proofErr w:type="gramStart"/>
      <w:r w:rsidR="001D6E96">
        <w:t>hands</w:t>
      </w:r>
      <w:proofErr w:type="gramEnd"/>
      <w:r w:rsidR="001D6E96">
        <w:t xml:space="preserve"> open.</w:t>
      </w:r>
    </w:p>
    <w:p w14:paraId="1C2D6412" w14:textId="6E546E8F" w:rsidR="009E001F" w:rsidRDefault="009E001F">
      <w:r>
        <w:t>“You keep strange bedfellows, girl” Cormac</w:t>
      </w:r>
      <w:r w:rsidR="008C6E71">
        <w:t xml:space="preserve"> observes, but does not protest further and lets me heal him. “Go to Elsie’s in town-it should be </w:t>
      </w:r>
      <w:r w:rsidR="00075FB5">
        <w:t xml:space="preserve">obvious. Here, </w:t>
      </w:r>
      <w:proofErr w:type="gramStart"/>
      <w:r w:rsidR="00075FB5">
        <w:t>take</w:t>
      </w:r>
      <w:proofErr w:type="gramEnd"/>
      <w:r w:rsidR="00075FB5">
        <w:t xml:space="preserve"> this silver, it should get you what you need”.</w:t>
      </w:r>
    </w:p>
    <w:p w14:paraId="1A747D66" w14:textId="095D8DC4" w:rsidR="00075FB5" w:rsidRDefault="00075FB5">
      <w:r>
        <w:t xml:space="preserve">He regards </w:t>
      </w:r>
      <w:r w:rsidR="00BD5DA5">
        <w:t xml:space="preserve">me gratefully and we send him limping slowly on his way. </w:t>
      </w:r>
      <w:r w:rsidR="00725A5A">
        <w:t xml:space="preserve">He will use some, or maybe </w:t>
      </w:r>
      <w:proofErr w:type="gramStart"/>
      <w:r w:rsidR="00725A5A">
        <w:t>most</w:t>
      </w:r>
      <w:proofErr w:type="gramEnd"/>
      <w:r w:rsidR="00725A5A">
        <w:t xml:space="preserve"> on </w:t>
      </w:r>
      <w:proofErr w:type="gramStart"/>
      <w:r w:rsidR="00725A5A">
        <w:t>drink</w:t>
      </w:r>
      <w:proofErr w:type="gramEnd"/>
      <w:r w:rsidR="00725A5A">
        <w:t xml:space="preserve">, I know, but he has had a bad day. </w:t>
      </w:r>
      <w:r w:rsidR="008F706F">
        <w:t xml:space="preserve">Now for </w:t>
      </w:r>
      <w:proofErr w:type="spellStart"/>
      <w:r w:rsidR="008F706F">
        <w:t>Ordwii</w:t>
      </w:r>
      <w:proofErr w:type="spellEnd"/>
      <w:r w:rsidR="008F706F">
        <w:t xml:space="preserve"> and whatever else awaits.</w:t>
      </w:r>
      <w:r w:rsidR="00544B89">
        <w:t xml:space="preserve"> We head through the north door.</w:t>
      </w:r>
    </w:p>
    <w:p w14:paraId="06E2AC23" w14:textId="7AD43EAB" w:rsidR="00A513BD" w:rsidRDefault="00B070E9">
      <w:r>
        <w:t>Sure e</w:t>
      </w:r>
      <w:r w:rsidR="00B74369">
        <w:t xml:space="preserve">nough, a bunk room as told, with little in it otherwise. And the far northern door did seem to </w:t>
      </w:r>
      <w:r w:rsidR="00A7458F">
        <w:t>be blocked from the other side</w:t>
      </w:r>
      <w:r w:rsidR="009547D9">
        <w:t xml:space="preserve"> and well closed.</w:t>
      </w:r>
      <w:r w:rsidR="00A7458F">
        <w:t xml:space="preserve"> Holdouts perhaps, </w:t>
      </w:r>
      <w:r w:rsidR="0029449A">
        <w:t>or even some of our friends</w:t>
      </w:r>
      <w:r w:rsidR="00C61811">
        <w:t xml:space="preserve">? </w:t>
      </w:r>
      <w:r w:rsidR="009547D9">
        <w:t>Tom sizes up the door</w:t>
      </w:r>
      <w:r w:rsidR="000948DB">
        <w:t xml:space="preserve">, like he is expecting it to do something, shrugs, and </w:t>
      </w:r>
      <w:r w:rsidR="000948DB">
        <w:lastRenderedPageBreak/>
        <w:t xml:space="preserve">mutters, “well, if that’s the way </w:t>
      </w:r>
      <w:r w:rsidR="001A40CA">
        <w:t xml:space="preserve">you want it”, and gives it a tremendous kick. The </w:t>
      </w:r>
      <w:r w:rsidR="00AA7977">
        <w:t xml:space="preserve">door splinters, crashing inwards and </w:t>
      </w:r>
      <w:r w:rsidR="005B3AAF">
        <w:t xml:space="preserve">a </w:t>
      </w:r>
      <w:r w:rsidR="001A40CA">
        <w:t xml:space="preserve">stone bench behind it </w:t>
      </w:r>
      <w:r w:rsidR="005B3AAF">
        <w:t>barricade flies across the room to sma</w:t>
      </w:r>
      <w:r w:rsidR="00CF104C">
        <w:t>sh</w:t>
      </w:r>
      <w:r w:rsidR="005B3AAF">
        <w:t xml:space="preserve"> into a st</w:t>
      </w:r>
      <w:r w:rsidR="00744F9C">
        <w:t xml:space="preserve">one table. The room has a lowish </w:t>
      </w:r>
      <w:r w:rsidR="00212BDE">
        <w:t>ceiling</w:t>
      </w:r>
      <w:r w:rsidR="00744F9C">
        <w:t xml:space="preserve">, hung </w:t>
      </w:r>
      <w:r w:rsidR="00CA6C1B">
        <w:t xml:space="preserve">candelabras </w:t>
      </w:r>
      <w:r w:rsidR="00CF104C">
        <w:t>sporting glowing</w:t>
      </w:r>
      <w:r w:rsidR="00CA6C1B">
        <w:t xml:space="preserve"> mush</w:t>
      </w:r>
      <w:r w:rsidR="00CF104C">
        <w:t>r</w:t>
      </w:r>
      <w:r w:rsidR="00CA6C1B">
        <w:t xml:space="preserve">ooms </w:t>
      </w:r>
      <w:r w:rsidR="00212BDE">
        <w:t>that give off a soft bluish glow</w:t>
      </w:r>
      <w:r w:rsidR="00073DF6">
        <w:t xml:space="preserve"> revealing two man-</w:t>
      </w:r>
      <w:r w:rsidR="00CA6C1B">
        <w:t>froggy things inside</w:t>
      </w:r>
      <w:r w:rsidR="00073DF6">
        <w:t>. T</w:t>
      </w:r>
      <w:r w:rsidR="00C45CAC">
        <w:t>hey stand like men, but their heads are big</w:t>
      </w:r>
      <w:r w:rsidR="00432A2D">
        <w:t>-eyed and froggy, and there is webbing between the clawed fingers and toes</w:t>
      </w:r>
      <w:r w:rsidR="00D30D66">
        <w:t>. The</w:t>
      </w:r>
      <w:r w:rsidR="00B21BB4">
        <w:t>y</w:t>
      </w:r>
      <w:r w:rsidR="00D30D66">
        <w:t xml:space="preserve"> look pale and somewhat </w:t>
      </w:r>
      <w:r w:rsidR="007C2063">
        <w:t xml:space="preserve">squishy-Tom’s long blade would gut them </w:t>
      </w:r>
      <w:r w:rsidR="00A513BD">
        <w:t>without trouble,</w:t>
      </w:r>
    </w:p>
    <w:p w14:paraId="038A1824" w14:textId="21612E45" w:rsidR="00D30D66" w:rsidRDefault="00B21BB4">
      <w:r>
        <w:t>“</w:t>
      </w:r>
      <w:proofErr w:type="spellStart"/>
      <w:r w:rsidR="00906CEB">
        <w:t>Urrrkkk</w:t>
      </w:r>
      <w:proofErr w:type="spellEnd"/>
      <w:r w:rsidR="00906CEB">
        <w:t xml:space="preserve"> – what you humans, and green human children </w:t>
      </w:r>
      <w:r w:rsidR="00A05801">
        <w:t xml:space="preserve">doing in </w:t>
      </w:r>
      <w:proofErr w:type="spellStart"/>
      <w:r w:rsidR="00A05801">
        <w:t>boggards</w:t>
      </w:r>
      <w:proofErr w:type="spellEnd"/>
      <w:r w:rsidR="00A05801">
        <w:t xml:space="preserve"> home</w:t>
      </w:r>
      <w:r w:rsidR="00F808B7">
        <w:t xml:space="preserve">? </w:t>
      </w:r>
      <w:r w:rsidR="00A05801">
        <w:t xml:space="preserve"> Go-</w:t>
      </w:r>
      <w:r w:rsidR="008D24C6">
        <w:t>nasty humans. Take scary green children with you</w:t>
      </w:r>
      <w:r w:rsidR="00F808B7">
        <w:t xml:space="preserve">. There is nothing here for you and no treasure </w:t>
      </w:r>
      <w:r w:rsidR="00B60129">
        <w:t xml:space="preserve">through that door. None. </w:t>
      </w:r>
      <w:proofErr w:type="gramStart"/>
      <w:r w:rsidR="00B60129">
        <w:t>So</w:t>
      </w:r>
      <w:proofErr w:type="gramEnd"/>
      <w:r w:rsidR="00B60129">
        <w:t xml:space="preserve"> go</w:t>
      </w:r>
      <w:r w:rsidR="008D24C6">
        <w:t xml:space="preserve">” </w:t>
      </w:r>
    </w:p>
    <w:p w14:paraId="217E4031" w14:textId="0B2A7BA7" w:rsidR="008D24C6" w:rsidRDefault="00B60129">
      <w:r>
        <w:t>“</w:t>
      </w:r>
      <w:r w:rsidR="005D56AC">
        <w:t>Stupid</w:t>
      </w:r>
      <w:r>
        <w:t xml:space="preserve"> </w:t>
      </w:r>
      <w:proofErr w:type="spellStart"/>
      <w:r>
        <w:t>Khaarl</w:t>
      </w:r>
      <w:proofErr w:type="spellEnd"/>
      <w:r>
        <w:t xml:space="preserve">! Why </w:t>
      </w:r>
      <w:proofErr w:type="gramStart"/>
      <w:r>
        <w:t>you</w:t>
      </w:r>
      <w:proofErr w:type="gramEnd"/>
      <w:r>
        <w:t xml:space="preserve"> mention </w:t>
      </w:r>
      <w:r w:rsidR="00A0637A">
        <w:t xml:space="preserve">treasure? </w:t>
      </w:r>
      <w:proofErr w:type="spellStart"/>
      <w:proofErr w:type="gramStart"/>
      <w:r w:rsidR="00A0637A">
        <w:t>Urrrkk</w:t>
      </w:r>
      <w:proofErr w:type="spellEnd"/>
      <w:r w:rsidR="00A0637A">
        <w:t>..</w:t>
      </w:r>
      <w:proofErr w:type="gramEnd"/>
      <w:r w:rsidR="00A0637A">
        <w:t>that we do not have</w:t>
      </w:r>
      <w:r w:rsidR="00D22518">
        <w:t xml:space="preserve">. </w:t>
      </w:r>
      <w:r w:rsidR="00253C09">
        <w:t xml:space="preserve"> But </w:t>
      </w:r>
      <w:proofErr w:type="gramStart"/>
      <w:r w:rsidR="00D22518">
        <w:t>If</w:t>
      </w:r>
      <w:proofErr w:type="gramEnd"/>
      <w:r w:rsidR="00D22518">
        <w:t xml:space="preserve"> we had </w:t>
      </w:r>
      <w:proofErr w:type="gramStart"/>
      <w:r w:rsidR="00D22518">
        <w:t>it</w:t>
      </w:r>
      <w:proofErr w:type="gramEnd"/>
      <w:r w:rsidR="00D22518">
        <w:t xml:space="preserve"> they would know where to find it</w:t>
      </w:r>
      <w:r w:rsidR="00253C09">
        <w:t xml:space="preserve"> now</w:t>
      </w:r>
      <w:r w:rsidR="00D22518">
        <w:t xml:space="preserve">, </w:t>
      </w:r>
      <w:proofErr w:type="spellStart"/>
      <w:proofErr w:type="gramStart"/>
      <w:r w:rsidR="00D22518">
        <w:t>urrrkk</w:t>
      </w:r>
      <w:proofErr w:type="spellEnd"/>
      <w:r w:rsidR="00D22518">
        <w:t>..bu</w:t>
      </w:r>
      <w:r w:rsidR="00A7574D">
        <w:t>t..</w:t>
      </w:r>
      <w:proofErr w:type="spellStart"/>
      <w:proofErr w:type="gramEnd"/>
      <w:r w:rsidR="00A7574D">
        <w:t>grlgl</w:t>
      </w:r>
      <w:proofErr w:type="spellEnd"/>
      <w:r w:rsidR="00FA53B9">
        <w:t xml:space="preserve">… </w:t>
      </w:r>
      <w:proofErr w:type="gramStart"/>
      <w:r w:rsidR="005D56AC">
        <w:t xml:space="preserve">“ </w:t>
      </w:r>
      <w:r w:rsidR="00FA53B9">
        <w:t>They</w:t>
      </w:r>
      <w:proofErr w:type="gramEnd"/>
      <w:r w:rsidR="00FA53B9">
        <w:t xml:space="preserve"> do not seem very bright</w:t>
      </w:r>
      <w:r w:rsidR="00A64EFF">
        <w:t xml:space="preserve"> and sound like they are talking with a mouthful of water.</w:t>
      </w:r>
    </w:p>
    <w:p w14:paraId="20C20013" w14:textId="59D76FD6" w:rsidR="00A64EFF" w:rsidRDefault="002F2110">
      <w:r>
        <w:t xml:space="preserve">We try to convince </w:t>
      </w:r>
      <w:r w:rsidR="00F83880">
        <w:t xml:space="preserve">the </w:t>
      </w:r>
      <w:proofErr w:type="spellStart"/>
      <w:r w:rsidR="00F83880">
        <w:t>boggards</w:t>
      </w:r>
      <w:proofErr w:type="spellEnd"/>
      <w:r w:rsidR="00F83880">
        <w:t xml:space="preserve"> </w:t>
      </w:r>
      <w:r w:rsidR="005777BC">
        <w:t>that we</w:t>
      </w:r>
      <w:r w:rsidR="004B36D0">
        <w:t xml:space="preserve"> mean no harm. Zunk and </w:t>
      </w:r>
      <w:proofErr w:type="gramStart"/>
      <w:r w:rsidR="004B36D0">
        <w:t>Hans</w:t>
      </w:r>
      <w:proofErr w:type="gramEnd"/>
      <w:r w:rsidR="004B36D0">
        <w:t xml:space="preserve"> they regard </w:t>
      </w:r>
      <w:r w:rsidR="00F83880">
        <w:t xml:space="preserve">curiously and </w:t>
      </w:r>
      <w:r w:rsidR="00C15D95">
        <w:t xml:space="preserve">they are more responsive to our little companions. </w:t>
      </w:r>
      <w:r w:rsidR="005E7240">
        <w:t>Zunk and Hans ask what we can do to earn their trust</w:t>
      </w:r>
      <w:r w:rsidR="00DC43C8">
        <w:t>.</w:t>
      </w:r>
    </w:p>
    <w:p w14:paraId="19137BFE" w14:textId="506B76A5" w:rsidR="00A2361E" w:rsidRDefault="00A2361E">
      <w:r>
        <w:t>“</w:t>
      </w:r>
      <w:proofErr w:type="spellStart"/>
      <w:proofErr w:type="gramStart"/>
      <w:r>
        <w:t>uhhh</w:t>
      </w:r>
      <w:proofErr w:type="spellEnd"/>
      <w:r>
        <w:t>..</w:t>
      </w:r>
      <w:proofErr w:type="gramEnd"/>
      <w:r>
        <w:t xml:space="preserve">give </w:t>
      </w:r>
      <w:r w:rsidR="00761BD2">
        <w:t xml:space="preserve">us treasure to put in the room you do not know about” I think it is </w:t>
      </w:r>
      <w:proofErr w:type="spellStart"/>
      <w:r w:rsidR="00761BD2">
        <w:t>Khaarl</w:t>
      </w:r>
      <w:proofErr w:type="spellEnd"/>
      <w:r w:rsidR="004D676B">
        <w:t xml:space="preserve"> “and we will </w:t>
      </w:r>
      <w:r w:rsidR="000F5720">
        <w:t xml:space="preserve">go get our queen to talk with you. She </w:t>
      </w:r>
      <w:proofErr w:type="gramStart"/>
      <w:r w:rsidR="000F5720">
        <w:t>better</w:t>
      </w:r>
      <w:proofErr w:type="gramEnd"/>
      <w:r w:rsidR="000F5720">
        <w:t xml:space="preserve"> talker. Smart beautiful queen she is” He licks his eyeball</w:t>
      </w:r>
      <w:r w:rsidR="004D456C">
        <w:t xml:space="preserve"> with revolting lasciviousness. </w:t>
      </w:r>
    </w:p>
    <w:p w14:paraId="43B745C4" w14:textId="1F78C90D" w:rsidR="00D30D66" w:rsidRDefault="00D1081C">
      <w:r>
        <w:t>“</w:t>
      </w:r>
      <w:r w:rsidR="006B7D60">
        <w:t>A</w:t>
      </w:r>
      <w:r>
        <w:t>ye friend” offers Zunk, “will this do</w:t>
      </w:r>
      <w:r w:rsidR="00AE3975">
        <w:t>?</w:t>
      </w:r>
      <w:r>
        <w:t xml:space="preserve">” and he holds out a copper. </w:t>
      </w:r>
      <w:r w:rsidR="001D6E07">
        <w:t xml:space="preserve">We seem to share the same opinion regarding the </w:t>
      </w:r>
      <w:proofErr w:type="spellStart"/>
      <w:r w:rsidR="001D6E07">
        <w:t>boggards</w:t>
      </w:r>
      <w:proofErr w:type="spellEnd"/>
      <w:r w:rsidR="00E26881">
        <w:t>’ mental powers</w:t>
      </w:r>
      <w:r w:rsidR="00FF0B26">
        <w:t>.</w:t>
      </w:r>
    </w:p>
    <w:p w14:paraId="02C2AD6C" w14:textId="4A1588AD" w:rsidR="005866BF" w:rsidRDefault="00FF0B26">
      <w:r>
        <w:t>“</w:t>
      </w:r>
      <w:proofErr w:type="spellStart"/>
      <w:r>
        <w:t>Grrrgglle</w:t>
      </w:r>
      <w:proofErr w:type="spellEnd"/>
      <w:r>
        <w:t>”</w:t>
      </w:r>
      <w:r w:rsidR="00BB2BAC">
        <w:t xml:space="preserve"> </w:t>
      </w:r>
      <w:r w:rsidR="00E26881">
        <w:t xml:space="preserve">manages the other “More!” </w:t>
      </w:r>
      <w:r w:rsidR="005866BF">
        <w:t>and Zunk hands over a bag containing maybe thirty coppers.”</w:t>
      </w:r>
    </w:p>
    <w:p w14:paraId="4194EBBF" w14:textId="37B8A1F2" w:rsidR="005866BF" w:rsidRDefault="005866BF">
      <w:r>
        <w:t>“</w:t>
      </w:r>
      <w:proofErr w:type="spellStart"/>
      <w:proofErr w:type="gramStart"/>
      <w:r>
        <w:t>ooohhhh</w:t>
      </w:r>
      <w:proofErr w:type="spellEnd"/>
      <w:proofErr w:type="gramEnd"/>
      <w:r>
        <w:t>, shiny” they gargle. “Yes, we will get the queen and show how we have tricked s</w:t>
      </w:r>
      <w:r w:rsidR="00CD4BD5">
        <w:t xml:space="preserve">tupid humans. Wait, and do not go through that door, there is nothing”. One disappears down a corridor, only to come back </w:t>
      </w:r>
      <w:r w:rsidR="00D3484A">
        <w:t>with a third</w:t>
      </w:r>
      <w:r w:rsidR="00987C2C">
        <w:t xml:space="preserve"> </w:t>
      </w:r>
      <w:proofErr w:type="spellStart"/>
      <w:r w:rsidR="00987C2C">
        <w:t>boggard</w:t>
      </w:r>
      <w:proofErr w:type="spellEnd"/>
      <w:r w:rsidR="00987C2C">
        <w:t xml:space="preserve">. This one is </w:t>
      </w:r>
      <w:proofErr w:type="gramStart"/>
      <w:r w:rsidR="00987C2C">
        <w:t>smaller, and</w:t>
      </w:r>
      <w:proofErr w:type="gramEnd"/>
      <w:r w:rsidR="00987C2C">
        <w:t xml:space="preserve"> has rudiments of some sort of </w:t>
      </w:r>
      <w:r w:rsidR="00BC4203">
        <w:t xml:space="preserve">belt and vest, and is holding a staff. </w:t>
      </w:r>
    </w:p>
    <w:p w14:paraId="1CEE5EE7" w14:textId="67F490CC" w:rsidR="00BC7A89" w:rsidRDefault="00BC7A89">
      <w:r>
        <w:t>“</w:t>
      </w:r>
      <w:proofErr w:type="spellStart"/>
      <w:r>
        <w:t>Khaarl</w:t>
      </w:r>
      <w:proofErr w:type="spellEnd"/>
      <w:r>
        <w:t>, Glo</w:t>
      </w:r>
      <w:r w:rsidR="00CE3496">
        <w:t xml:space="preserve">u, what are these humans doing here? How many times have I told you they are </w:t>
      </w:r>
      <w:r w:rsidR="00F96DE2">
        <w:t>dangerous</w:t>
      </w:r>
      <w:r w:rsidR="00CE3496">
        <w:t>?”</w:t>
      </w:r>
    </w:p>
    <w:p w14:paraId="60A54860" w14:textId="0E8C3B85" w:rsidR="00354339" w:rsidRDefault="00354339">
      <w:proofErr w:type="gramStart"/>
      <w:r>
        <w:t>“ We</w:t>
      </w:r>
      <w:proofErr w:type="gramEnd"/>
      <w:r>
        <w:t xml:space="preserve"> </w:t>
      </w:r>
      <w:proofErr w:type="gramStart"/>
      <w:r>
        <w:t>know</w:t>
      </w:r>
      <w:r w:rsidR="00365591">
        <w:t>,</w:t>
      </w:r>
      <w:proofErr w:type="gramEnd"/>
      <w:r w:rsidR="00365591">
        <w:t xml:space="preserve"> great toad mother, but look, we have </w:t>
      </w:r>
      <w:proofErr w:type="spellStart"/>
      <w:r w:rsidR="00365591">
        <w:t>shinies</w:t>
      </w:r>
      <w:proofErr w:type="spellEnd"/>
      <w:r w:rsidR="00365591">
        <w:t xml:space="preserve"> we have taken from them!” </w:t>
      </w:r>
      <w:r w:rsidR="00841BF8">
        <w:t>one says as he hands the queen the sack</w:t>
      </w:r>
      <w:r w:rsidR="00F96DE2">
        <w:t>.</w:t>
      </w:r>
    </w:p>
    <w:p w14:paraId="15CD12FE" w14:textId="02C26A7A" w:rsidR="00841BF8" w:rsidRDefault="00841BF8">
      <w:r>
        <w:lastRenderedPageBreak/>
        <w:t>“You dolts</w:t>
      </w:r>
      <w:r w:rsidR="00D910BA">
        <w:t xml:space="preserve">! These are </w:t>
      </w:r>
      <w:r w:rsidR="00E55829">
        <w:t>coppers almost as worthless as you</w:t>
      </w:r>
      <w:r w:rsidR="00052598">
        <w:t xml:space="preserve">.” She gives them a withering </w:t>
      </w:r>
      <w:proofErr w:type="gramStart"/>
      <w:r w:rsidR="00052598">
        <w:t>stare</w:t>
      </w:r>
      <w:proofErr w:type="gramEnd"/>
      <w:r w:rsidR="00052598">
        <w:t xml:space="preserve"> and they gaze at the ground making small piteous </w:t>
      </w:r>
      <w:proofErr w:type="spellStart"/>
      <w:r w:rsidR="00052598">
        <w:t>urkking</w:t>
      </w:r>
      <w:proofErr w:type="spellEnd"/>
      <w:r w:rsidR="00052598">
        <w:t xml:space="preserve"> noises</w:t>
      </w:r>
      <w:r w:rsidR="00DB48B7">
        <w:t xml:space="preserve"> </w:t>
      </w:r>
      <w:proofErr w:type="gramStart"/>
      <w:r w:rsidR="00DB48B7">
        <w:t>“ Oh</w:t>
      </w:r>
      <w:proofErr w:type="gramEnd"/>
      <w:r w:rsidR="00DB48B7">
        <w:t xml:space="preserve">, fine. They are not nothing, </w:t>
      </w:r>
      <w:r w:rsidR="009140E1">
        <w:t xml:space="preserve">so I will </w:t>
      </w:r>
      <w:proofErr w:type="gramStart"/>
      <w:r w:rsidR="009140E1">
        <w:t>mate</w:t>
      </w:r>
      <w:proofErr w:type="gramEnd"/>
      <w:r w:rsidR="009140E1">
        <w:t xml:space="preserve"> with you later. But for your stupidity only 1-draw lots”</w:t>
      </w:r>
    </w:p>
    <w:p w14:paraId="58EC198B" w14:textId="20E481F7" w:rsidR="000D2E56" w:rsidRDefault="000D2E56">
      <w:r>
        <w:t xml:space="preserve">She disregards the subsequent commotion and arguing and turns towards us. “Now, </w:t>
      </w:r>
      <w:r w:rsidR="00B444B2">
        <w:t>why you invade our home and why should I not kill you</w:t>
      </w:r>
      <w:r w:rsidR="00F15051">
        <w:t>?</w:t>
      </w:r>
      <w:r w:rsidR="00B444B2">
        <w:t>”</w:t>
      </w:r>
    </w:p>
    <w:p w14:paraId="5C8510F1" w14:textId="2269218F" w:rsidR="00D85C36" w:rsidRDefault="00F15051">
      <w:r>
        <w:t xml:space="preserve">We explain our mission and our need to find our friends, and </w:t>
      </w:r>
      <w:r w:rsidR="00E77B1B">
        <w:t xml:space="preserve">ask if she knows anything helpful, and point out </w:t>
      </w:r>
      <w:r w:rsidR="00D83DA9">
        <w:t xml:space="preserve">we both want the same thing; to rid this place of </w:t>
      </w:r>
      <w:r w:rsidR="00B91C26">
        <w:t>the people doing dark things.</w:t>
      </w:r>
    </w:p>
    <w:p w14:paraId="4D6CF26D" w14:textId="055D55A6" w:rsidR="00B91C26" w:rsidRDefault="00B91C26">
      <w:r>
        <w:t xml:space="preserve">“I no trust you” she says when we are done. “You may have tricked my stupid boys, </w:t>
      </w:r>
      <w:r w:rsidR="00444B7B">
        <w:t xml:space="preserve">but what you offer is not enough. </w:t>
      </w:r>
      <w:r w:rsidR="0015708A">
        <w:t xml:space="preserve">You want </w:t>
      </w:r>
      <w:proofErr w:type="spellStart"/>
      <w:r w:rsidR="0015708A">
        <w:t>boggards</w:t>
      </w:r>
      <w:proofErr w:type="spellEnd"/>
      <w:r w:rsidR="0015708A">
        <w:t>’ help, you go down that way</w:t>
      </w:r>
      <w:r w:rsidR="00BD504D">
        <w:t xml:space="preserve"> where there are bad humans doing bad human </w:t>
      </w:r>
      <w:proofErr w:type="gramStart"/>
      <w:r w:rsidR="00BD504D">
        <w:t>things, and</w:t>
      </w:r>
      <w:proofErr w:type="gramEnd"/>
      <w:r w:rsidR="00BD504D">
        <w:t xml:space="preserve"> kill them. Then we talk”</w:t>
      </w:r>
    </w:p>
    <w:p w14:paraId="11FFCD1C" w14:textId="232AE7C8" w:rsidR="00BD504D" w:rsidRDefault="0092636C">
      <w:r>
        <w:t xml:space="preserve">Okey </w:t>
      </w:r>
      <w:proofErr w:type="spellStart"/>
      <w:r>
        <w:t>dokey</w:t>
      </w:r>
      <w:proofErr w:type="spellEnd"/>
      <w:r>
        <w:t xml:space="preserve">. It was what we were probably going to do </w:t>
      </w:r>
      <w:r w:rsidR="001B547C">
        <w:t>regardless</w:t>
      </w:r>
      <w:r w:rsidR="00E35197">
        <w:t xml:space="preserve">, and this way we make </w:t>
      </w:r>
      <w:proofErr w:type="spellStart"/>
      <w:r w:rsidR="00E35197">
        <w:t>boggards</w:t>
      </w:r>
      <w:proofErr w:type="spellEnd"/>
      <w:r w:rsidR="00E35197">
        <w:t xml:space="preserve"> allies instead of corpses. We can’t see how they are involved in this</w:t>
      </w:r>
      <w:r w:rsidR="001B547C">
        <w:t xml:space="preserve"> and </w:t>
      </w:r>
      <w:r w:rsidR="00AD0BCE">
        <w:t xml:space="preserve">they </w:t>
      </w:r>
      <w:r w:rsidR="001B547C">
        <w:t xml:space="preserve">have committed no affront. </w:t>
      </w:r>
    </w:p>
    <w:p w14:paraId="1F85BD41" w14:textId="4D0DC8F0" w:rsidR="002C4C6B" w:rsidRDefault="00551075">
      <w:r>
        <w:t xml:space="preserve">We head down the hallway </w:t>
      </w:r>
      <w:r w:rsidR="00575EB5">
        <w:t xml:space="preserve">Queen Bogard indicated, passing a door </w:t>
      </w:r>
      <w:r w:rsidR="00B2722A">
        <w:t>we were told to avoid</w:t>
      </w:r>
      <w:r w:rsidR="008634EC">
        <w:t xml:space="preserve">, and </w:t>
      </w:r>
      <w:r w:rsidR="00A60960">
        <w:t xml:space="preserve">beheld a strange </w:t>
      </w:r>
      <w:r w:rsidR="00553E02">
        <w:t xml:space="preserve">domed </w:t>
      </w:r>
      <w:r w:rsidR="00A60960">
        <w:t>room</w:t>
      </w:r>
      <w:r w:rsidR="00553E02">
        <w:t xml:space="preserve"> lit by torches. </w:t>
      </w:r>
      <w:r w:rsidR="00553E02" w:rsidRPr="005A0D12">
        <w:t xml:space="preserve">A pair of massive columns of rusted metal </w:t>
      </w:r>
      <w:proofErr w:type="gramStart"/>
      <w:r w:rsidR="001E4FB8">
        <w:t>ri</w:t>
      </w:r>
      <w:r w:rsidR="005B45A2">
        <w:t xml:space="preserve">se </w:t>
      </w:r>
      <w:r w:rsidR="00553E02" w:rsidRPr="005A0D12">
        <w:t xml:space="preserve"> in</w:t>
      </w:r>
      <w:proofErr w:type="gramEnd"/>
      <w:r w:rsidR="00553E02" w:rsidRPr="005A0D12">
        <w:t xml:space="preserve"> large alcoves to the east and south, each </w:t>
      </w:r>
      <w:r w:rsidR="00200417">
        <w:t>sporting</w:t>
      </w:r>
      <w:r w:rsidR="00553E02" w:rsidRPr="005A0D12">
        <w:t xml:space="preserve"> </w:t>
      </w:r>
      <w:r w:rsidR="00200417">
        <w:t>a jumble of</w:t>
      </w:r>
      <w:r w:rsidR="00553E02" w:rsidRPr="005A0D12">
        <w:t xml:space="preserve"> hinged armatures and drooping lengths of wire that connect them to one of two large metallic worktables. Gears grind slowly and </w:t>
      </w:r>
      <w:proofErr w:type="gramStart"/>
      <w:r w:rsidR="00553E02" w:rsidRPr="005A0D12">
        <w:t xml:space="preserve">glowing </w:t>
      </w:r>
      <w:r w:rsidR="00CA796D">
        <w:t>pulsing</w:t>
      </w:r>
      <w:proofErr w:type="gramEnd"/>
      <w:r w:rsidR="00CA796D">
        <w:t xml:space="preserve"> </w:t>
      </w:r>
      <w:r w:rsidR="00553E02" w:rsidRPr="005A0D12">
        <w:t xml:space="preserve">crystals pulse from these worktables. A </w:t>
      </w:r>
      <w:r w:rsidR="00C82458">
        <w:t xml:space="preserve">large </w:t>
      </w:r>
      <w:r w:rsidR="00553E02" w:rsidRPr="005A0D12">
        <w:t>stone well stands in the center of the room between the two strange worktables, capped with a stone slab engraved with</w:t>
      </w:r>
      <w:r w:rsidR="009F1CC6">
        <w:t xml:space="preserve"> </w:t>
      </w:r>
      <w:r w:rsidR="00553E02" w:rsidRPr="005A0D12">
        <w:t>spike</w:t>
      </w:r>
      <w:r w:rsidR="009F1CC6">
        <w:t>y horseshoe</w:t>
      </w:r>
      <w:r w:rsidR="005651B7">
        <w:t xml:space="preserve"> shaped rune we have seen on the doors and the </w:t>
      </w:r>
      <w:r w:rsidR="00167118">
        <w:t xml:space="preserve">acolyte’s </w:t>
      </w:r>
      <w:r w:rsidR="005651B7">
        <w:t>robes</w:t>
      </w:r>
      <w:r w:rsidR="00167118">
        <w:t xml:space="preserve">. </w:t>
      </w:r>
      <w:r w:rsidR="0047727B">
        <w:t xml:space="preserve"> Three </w:t>
      </w:r>
      <w:r w:rsidR="00867C8B">
        <w:t xml:space="preserve">acolytes are busy at the tables, turning switches and knobs, </w:t>
      </w:r>
      <w:r w:rsidR="000B7910">
        <w:t xml:space="preserve">but they are so engaged they do not notice Zunk and Hans creeping </w:t>
      </w:r>
      <w:r w:rsidR="00C92371">
        <w:t xml:space="preserve">forwards around the </w:t>
      </w:r>
      <w:r w:rsidR="00823453">
        <w:t xml:space="preserve">strange pillars. </w:t>
      </w:r>
    </w:p>
    <w:p w14:paraId="07BFD689" w14:textId="577025E7" w:rsidR="0075712D" w:rsidRDefault="00BD4BE0">
      <w:r>
        <w:t xml:space="preserve">Zunk streaks out from behind </w:t>
      </w:r>
      <w:r w:rsidR="008E0833">
        <w:t xml:space="preserve">the </w:t>
      </w:r>
      <w:r w:rsidR="008B50E1">
        <w:t>column, and</w:t>
      </w:r>
      <w:r w:rsidR="008E0833">
        <w:t xml:space="preserve"> by the time </w:t>
      </w:r>
      <w:r w:rsidR="008B50E1">
        <w:t>the acolyte</w:t>
      </w:r>
      <w:r w:rsidR="008E0833">
        <w:t xml:space="preserve"> notices the goblin it is too late. </w:t>
      </w:r>
      <w:r w:rsidR="00DC0702">
        <w:t>Zunk</w:t>
      </w:r>
      <w:r w:rsidR="00A4368C">
        <w:t xml:space="preserve"> drops to the floor and</w:t>
      </w:r>
      <w:r w:rsidR="001B0CB1">
        <w:t xml:space="preserve"> slides past the surprised man</w:t>
      </w:r>
      <w:r w:rsidR="00A4368C">
        <w:t xml:space="preserve">, knives </w:t>
      </w:r>
      <w:r w:rsidR="00F137A3">
        <w:t>flashing, and</w:t>
      </w:r>
      <w:r w:rsidR="00683EB1">
        <w:t xml:space="preserve"> gashes the acolyte, spilling guts and blood everywhere</w:t>
      </w:r>
      <w:r w:rsidR="002F63EA">
        <w:t xml:space="preserve">, except miraculously, on Zunk </w:t>
      </w:r>
      <w:r w:rsidR="004C5A5A">
        <w:t xml:space="preserve">themself. </w:t>
      </w:r>
      <w:r w:rsidR="002F63EA">
        <w:t xml:space="preserve">  </w:t>
      </w:r>
      <w:proofErr w:type="spellStart"/>
      <w:r w:rsidR="002F63EA">
        <w:t>Ughh</w:t>
      </w:r>
      <w:proofErr w:type="spellEnd"/>
      <w:r w:rsidR="002F63EA">
        <w:t xml:space="preserve">, why is this always so </w:t>
      </w:r>
      <w:r w:rsidR="000520C8">
        <w:t xml:space="preserve">disgusting?  Tom takes advantage of the opening, swinging over the </w:t>
      </w:r>
      <w:r w:rsidR="00F3278F">
        <w:t>crouching Zunk</w:t>
      </w:r>
      <w:r w:rsidR="000531E9">
        <w:t xml:space="preserve"> and separates the </w:t>
      </w:r>
      <w:r w:rsidR="004C5A5A">
        <w:t>acolyte’s</w:t>
      </w:r>
      <w:r w:rsidR="000531E9">
        <w:t xml:space="preserve"> head from the rest of him</w:t>
      </w:r>
      <w:r w:rsidR="004C5A5A">
        <w:t xml:space="preserve">. </w:t>
      </w:r>
      <w:r w:rsidR="00D00090">
        <w:t xml:space="preserve"> More mess, and a single bright red drop splatters onto Zunk</w:t>
      </w:r>
      <w:r w:rsidR="00F137A3">
        <w:t>’</w:t>
      </w:r>
      <w:r w:rsidR="00D00090">
        <w:t xml:space="preserve">s </w:t>
      </w:r>
      <w:r w:rsidR="00013C75">
        <w:t xml:space="preserve">cheek. </w:t>
      </w:r>
    </w:p>
    <w:p w14:paraId="711A23E5" w14:textId="2650BA85" w:rsidR="0064670E" w:rsidRDefault="007616D7">
      <w:r>
        <w:t xml:space="preserve">The </w:t>
      </w:r>
      <w:r w:rsidR="00287124">
        <w:t xml:space="preserve">last acolyte looks up in alarm, </w:t>
      </w:r>
      <w:r w:rsidR="00140FA8">
        <w:t xml:space="preserve">and she turns dials </w:t>
      </w:r>
      <w:r w:rsidR="00287124">
        <w:t xml:space="preserve">furiously </w:t>
      </w:r>
      <w:r w:rsidR="004B0652">
        <w:t xml:space="preserve">as Hans </w:t>
      </w:r>
      <w:r w:rsidR="00D1636A">
        <w:t xml:space="preserve">extends his arms and </w:t>
      </w:r>
      <w:proofErr w:type="gramStart"/>
      <w:r w:rsidR="00D1636A">
        <w:t>lets</w:t>
      </w:r>
      <w:proofErr w:type="gramEnd"/>
      <w:r w:rsidR="00D1636A">
        <w:t xml:space="preserve"> loose a blast of </w:t>
      </w:r>
      <w:r w:rsidR="008F11BF">
        <w:t xml:space="preserve">magical force that </w:t>
      </w:r>
      <w:r w:rsidR="004C3F0F">
        <w:t>pushes her a</w:t>
      </w:r>
      <w:r w:rsidR="00140FA8">
        <w:t xml:space="preserve">way, but not before she hits one last switch. </w:t>
      </w:r>
      <w:r w:rsidR="009D2922">
        <w:t xml:space="preserve">There is a fizzing cracking sound as the well cap fissures, and </w:t>
      </w:r>
      <w:r w:rsidR="00F40C3B">
        <w:t xml:space="preserve">a giant </w:t>
      </w:r>
      <w:r w:rsidR="000A7133">
        <w:t>grub</w:t>
      </w:r>
      <w:r w:rsidR="00F40C3B">
        <w:t xml:space="preserve"> like thing now appears </w:t>
      </w:r>
      <w:r w:rsidR="00FD244E">
        <w:t xml:space="preserve">on the runed stone. It shines wetly, flashing rainbow colors like a fish glinting in the sun. </w:t>
      </w:r>
    </w:p>
    <w:p w14:paraId="0C4533D8" w14:textId="2DFBF909" w:rsidR="00FB6869" w:rsidRDefault="00FB6869">
      <w:proofErr w:type="spellStart"/>
      <w:r>
        <w:lastRenderedPageBreak/>
        <w:t>Ragnulf</w:t>
      </w:r>
      <w:proofErr w:type="spellEnd"/>
      <w:r>
        <w:t xml:space="preserve"> roars “Die you rusting bastards</w:t>
      </w:r>
      <w:r w:rsidR="00313513">
        <w:t>” and makes towards the last acolyte</w:t>
      </w:r>
      <w:r w:rsidR="007F102D">
        <w:t xml:space="preserve"> to take his revenge</w:t>
      </w:r>
      <w:r w:rsidR="00313513">
        <w:t xml:space="preserve">, </w:t>
      </w:r>
      <w:r w:rsidR="00734F59">
        <w:t>hammer swinging</w:t>
      </w:r>
      <w:r w:rsidR="001B3A6D">
        <w:t xml:space="preserve">. </w:t>
      </w:r>
      <w:proofErr w:type="spellStart"/>
      <w:r w:rsidR="00355914">
        <w:t>Ragnulf</w:t>
      </w:r>
      <w:proofErr w:type="spellEnd"/>
      <w:r w:rsidR="00355914">
        <w:t xml:space="preserve"> needs some aid, since he is not fully healed from </w:t>
      </w:r>
      <w:r w:rsidR="00A169E4">
        <w:t xml:space="preserve">his previous wounds, and this seems a good time to grant him </w:t>
      </w:r>
      <w:r w:rsidR="00FA35DB">
        <w:t>such</w:t>
      </w:r>
      <w:r w:rsidR="00A169E4">
        <w:t xml:space="preserve">.  But as soon as I cast the </w:t>
      </w:r>
      <w:r w:rsidR="001A62E6">
        <w:t>spell,</w:t>
      </w:r>
      <w:r w:rsidR="00A169E4">
        <w:t xml:space="preserve"> I feel it pulled away from me towards the </w:t>
      </w:r>
      <w:r w:rsidR="00D154F0">
        <w:t xml:space="preserve">shiny grubby thing, and it seems to glow. </w:t>
      </w:r>
      <w:r w:rsidR="00707418">
        <w:t xml:space="preserve">Fish and </w:t>
      </w:r>
      <w:proofErr w:type="gramStart"/>
      <w:r w:rsidR="00707418">
        <w:t>fiddlesticks,</w:t>
      </w:r>
      <w:r w:rsidR="0073757E">
        <w:t>!</w:t>
      </w:r>
      <w:proofErr w:type="gramEnd"/>
      <w:r w:rsidR="00707418">
        <w:t xml:space="preserve"> </w:t>
      </w:r>
      <w:r w:rsidR="00B15393">
        <w:t xml:space="preserve">giving it more strength </w:t>
      </w:r>
      <w:r w:rsidR="00B61B88">
        <w:t xml:space="preserve">was the last thing I wanted to do, so I </w:t>
      </w:r>
      <w:proofErr w:type="gramStart"/>
      <w:r w:rsidR="00B61B88">
        <w:t>bash</w:t>
      </w:r>
      <w:proofErr w:type="gramEnd"/>
      <w:r w:rsidR="00B61B88">
        <w:t xml:space="preserve"> it hard with my </w:t>
      </w:r>
      <w:proofErr w:type="spellStart"/>
      <w:r w:rsidR="003D7828">
        <w:t>morningstar</w:t>
      </w:r>
      <w:proofErr w:type="spellEnd"/>
      <w:r w:rsidR="003D7828">
        <w:t xml:space="preserve">, undoing the boon I inadvertently gave it, and more. </w:t>
      </w:r>
      <w:proofErr w:type="spellStart"/>
      <w:r w:rsidR="0079146A">
        <w:t>Ragnulf</w:t>
      </w:r>
      <w:proofErr w:type="spellEnd"/>
      <w:r w:rsidR="0079146A">
        <w:t xml:space="preserve"> exacts his revenge on the acolyte, aided by Zunk, and they turn their attention to the </w:t>
      </w:r>
      <w:r w:rsidR="00C948A8">
        <w:t>grub along with Tom.</w:t>
      </w:r>
    </w:p>
    <w:p w14:paraId="51F76BED" w14:textId="77777777" w:rsidR="00DB4BEC" w:rsidRDefault="00DB4BEC"/>
    <w:p w14:paraId="384F9B95" w14:textId="0B2726ED" w:rsidR="00C93E37" w:rsidRDefault="00C948A8">
      <w:r>
        <w:t>W</w:t>
      </w:r>
      <w:r w:rsidR="00DB4BEC">
        <w:t>e have</w:t>
      </w:r>
      <w:r w:rsidR="003B5313">
        <w:t xml:space="preserve"> it </w:t>
      </w:r>
      <w:r>
        <w:t>su</w:t>
      </w:r>
      <w:r w:rsidR="00B662C6">
        <w:t xml:space="preserve">rrounded now, but the squishy thing </w:t>
      </w:r>
      <w:r w:rsidR="007B6279">
        <w:t xml:space="preserve">is not much affected by </w:t>
      </w:r>
      <w:r w:rsidR="00B662C6">
        <w:t xml:space="preserve">the sharp </w:t>
      </w:r>
      <w:r w:rsidR="00BF5E3F">
        <w:t xml:space="preserve">blades, flesh oozing around to seal the </w:t>
      </w:r>
      <w:r w:rsidR="00AA2C88">
        <w:t>cuts,</w:t>
      </w:r>
      <w:r w:rsidR="0070196F">
        <w:t xml:space="preserve"> so it goes after me</w:t>
      </w:r>
      <w:r w:rsidR="008B796F">
        <w:t xml:space="preserve">.  Blows land on my armor but </w:t>
      </w:r>
      <w:proofErr w:type="gramStart"/>
      <w:r w:rsidR="008B796F">
        <w:t>do</w:t>
      </w:r>
      <w:proofErr w:type="gramEnd"/>
      <w:r w:rsidR="008B796F">
        <w:t xml:space="preserve"> me no</w:t>
      </w:r>
      <w:r w:rsidR="00E64C43">
        <w:t xml:space="preserve"> harm, while Hans tries a spell that the thing absorbs</w:t>
      </w:r>
      <w:r w:rsidR="00192041">
        <w:t>,</w:t>
      </w:r>
      <w:r w:rsidR="00E64C43">
        <w:t xml:space="preserve"> </w:t>
      </w:r>
      <w:r w:rsidR="00B865C5">
        <w:t xml:space="preserve">healing it a </w:t>
      </w:r>
      <w:r w:rsidR="00192041">
        <w:t>little</w:t>
      </w:r>
      <w:r w:rsidR="00FA7DD2">
        <w:t xml:space="preserve">. A hammer </w:t>
      </w:r>
      <w:r w:rsidR="00FC5E2D">
        <w:t xml:space="preserve">from </w:t>
      </w:r>
      <w:proofErr w:type="spellStart"/>
      <w:r w:rsidR="00FC5E2D">
        <w:t>Ragnulf</w:t>
      </w:r>
      <w:proofErr w:type="spellEnd"/>
      <w:r w:rsidR="00FC5E2D">
        <w:t xml:space="preserve"> </w:t>
      </w:r>
      <w:r w:rsidR="00CD04D6">
        <w:t xml:space="preserve">has some effect, </w:t>
      </w:r>
      <w:proofErr w:type="gramStart"/>
      <w:r w:rsidR="00CD04D6">
        <w:t>and</w:t>
      </w:r>
      <w:r w:rsidR="00BA1ED5">
        <w:t xml:space="preserve"> </w:t>
      </w:r>
      <w:r w:rsidR="00BA2C57">
        <w:t xml:space="preserve"> </w:t>
      </w:r>
      <w:r w:rsidR="00363949">
        <w:t>I</w:t>
      </w:r>
      <w:proofErr w:type="gramEnd"/>
      <w:r w:rsidR="00363949">
        <w:t xml:space="preserve"> beat down on the horrid thing again</w:t>
      </w:r>
      <w:r w:rsidR="009B6244">
        <w:t xml:space="preserve">, </w:t>
      </w:r>
      <w:r w:rsidR="00FD6BD1">
        <w:t>splatter</w:t>
      </w:r>
      <w:r w:rsidR="009B6244">
        <w:t>ing</w:t>
      </w:r>
      <w:r w:rsidR="00FD6BD1">
        <w:t xml:space="preserve"> goop everywhere. It seems badly injured but still lashes at me</w:t>
      </w:r>
      <w:r w:rsidR="008D2F73">
        <w:t>,</w:t>
      </w:r>
      <w:r w:rsidR="00371B1F">
        <w:t xml:space="preserve"> doing little more than </w:t>
      </w:r>
      <w:r w:rsidR="00EF3EB3">
        <w:t>covering me with greasy rainbow slime</w:t>
      </w:r>
      <w:r w:rsidR="00E66EA1">
        <w:t>.</w:t>
      </w:r>
      <w:r w:rsidR="00EF3EB3">
        <w:t xml:space="preserve"> </w:t>
      </w:r>
      <w:r w:rsidR="00C079F1">
        <w:t xml:space="preserve">Tom </w:t>
      </w:r>
      <w:r w:rsidR="00E66EA1">
        <w:t xml:space="preserve">thrusts his </w:t>
      </w:r>
      <w:proofErr w:type="gramStart"/>
      <w:r w:rsidR="00E66EA1">
        <w:t xml:space="preserve">blade </w:t>
      </w:r>
      <w:r w:rsidR="009837BA">
        <w:t>in</w:t>
      </w:r>
      <w:proofErr w:type="gramEnd"/>
      <w:r w:rsidR="009837BA">
        <w:t xml:space="preserve"> </w:t>
      </w:r>
      <w:r w:rsidR="00D8299A">
        <w:t>halfway up the haft</w:t>
      </w:r>
      <w:r w:rsidR="009837BA">
        <w:t>, and it defla</w:t>
      </w:r>
      <w:r w:rsidR="00C93E37">
        <w:t xml:space="preserve">tes like an air-filled </w:t>
      </w:r>
      <w:r w:rsidR="00D734BE">
        <w:t>sheep’s</w:t>
      </w:r>
      <w:r w:rsidR="00C93E37">
        <w:t xml:space="preserve"> bladder.  Gross!</w:t>
      </w:r>
      <w:r w:rsidR="00A1487B">
        <w:t xml:space="preserve"> Everything is </w:t>
      </w:r>
      <w:r w:rsidR="00D8299A">
        <w:t>quiet</w:t>
      </w:r>
      <w:r w:rsidR="00A1487B">
        <w:t xml:space="preserve"> now, except for the </w:t>
      </w:r>
      <w:r w:rsidR="00F40FAE">
        <w:t xml:space="preserve">grinding of gears on the columns and the </w:t>
      </w:r>
      <w:r w:rsidR="009E211A">
        <w:t xml:space="preserve">fizzing of the arcane workings on the benches. </w:t>
      </w:r>
    </w:p>
    <w:p w14:paraId="6A643A24" w14:textId="28277843" w:rsidR="009726E5" w:rsidRDefault="002F3103">
      <w:r>
        <w:t xml:space="preserve"> </w:t>
      </w:r>
      <w:r w:rsidR="00D734BE">
        <w:t>Hans</w:t>
      </w:r>
      <w:r>
        <w:t xml:space="preserve"> </w:t>
      </w:r>
      <w:r w:rsidR="00D734BE">
        <w:t xml:space="preserve">notices </w:t>
      </w:r>
      <w:r w:rsidR="009E211A">
        <w:t xml:space="preserve">one </w:t>
      </w:r>
      <w:r w:rsidR="00872740">
        <w:t xml:space="preserve">of the books on the shelves behind the </w:t>
      </w:r>
      <w:proofErr w:type="gramStart"/>
      <w:r w:rsidR="00872740">
        <w:t>workbenches</w:t>
      </w:r>
      <w:proofErr w:type="gramEnd"/>
      <w:r w:rsidR="00872740">
        <w:t xml:space="preserve"> stands ou</w:t>
      </w:r>
      <w:r w:rsidR="00E43379">
        <w:t xml:space="preserve">t as being in much better condition </w:t>
      </w:r>
      <w:r w:rsidR="0050496F">
        <w:t xml:space="preserve">than the </w:t>
      </w:r>
      <w:r w:rsidR="00D10638">
        <w:t>others and</w:t>
      </w:r>
      <w:r w:rsidR="0050496F">
        <w:t xml:space="preserve"> tries to p</w:t>
      </w:r>
      <w:r w:rsidR="00D10638">
        <w:t xml:space="preserve">ry it out. As </w:t>
      </w:r>
      <w:r w:rsidR="009F3A37">
        <w:t xml:space="preserve">he does, there is a soft click </w:t>
      </w:r>
      <w:r w:rsidR="009726E5">
        <w:t>from somewhere in the middle of the wall</w:t>
      </w:r>
      <w:r w:rsidR="00405E73">
        <w:t xml:space="preserve"> of tattered books</w:t>
      </w:r>
      <w:r w:rsidR="009726E5">
        <w:t>, but he can make no sense of it.</w:t>
      </w:r>
    </w:p>
    <w:p w14:paraId="7C073CA5" w14:textId="0D3D5E10" w:rsidR="003E3426" w:rsidRDefault="009726E5">
      <w:r>
        <w:t>“Zunk</w:t>
      </w:r>
      <w:r w:rsidR="00A757FD">
        <w:t xml:space="preserve">, ahh, leave the acolytes for a moment, there is something interesting here </w:t>
      </w:r>
      <w:r w:rsidR="00BD54C5">
        <w:t xml:space="preserve">that needs your attention, ja? I will see if I can </w:t>
      </w:r>
      <w:r w:rsidR="006162D3">
        <w:t xml:space="preserve">make some sense of this magical apparatus. It </w:t>
      </w:r>
      <w:r w:rsidR="007208A8">
        <w:t>looks</w:t>
      </w:r>
      <w:r w:rsidR="006162D3">
        <w:t xml:space="preserve"> like it is drawing power from above and sending it </w:t>
      </w:r>
      <w:proofErr w:type="gramStart"/>
      <w:r w:rsidR="006162D3">
        <w:t>somewhere</w:t>
      </w:r>
      <w:r w:rsidR="007208A8">
        <w:t xml:space="preserve">, </w:t>
      </w:r>
      <w:r w:rsidR="00145EE0">
        <w:t xml:space="preserve"> and</w:t>
      </w:r>
      <w:proofErr w:type="gramEnd"/>
      <w:r w:rsidR="00145EE0">
        <w:t xml:space="preserve"> I cannot imagine the purpose of </w:t>
      </w:r>
      <w:r w:rsidR="003E3426">
        <w:t>this device is good in any way”</w:t>
      </w:r>
    </w:p>
    <w:p w14:paraId="2CDE42EA" w14:textId="62860AB3" w:rsidR="00584827" w:rsidRDefault="00D45AEA">
      <w:r>
        <w:t xml:space="preserve">The capped well tells me nothing, so I listen to </w:t>
      </w:r>
      <w:proofErr w:type="gramStart"/>
      <w:r>
        <w:t>Hans</w:t>
      </w:r>
      <w:proofErr w:type="gramEnd"/>
      <w:r>
        <w:t xml:space="preserve"> mutter</w:t>
      </w:r>
      <w:r w:rsidR="001E1382">
        <w:t xml:space="preserve"> as he peers at the strange </w:t>
      </w:r>
      <w:r w:rsidR="0074232B">
        <w:t>contraption, till he gives a little nod. “</w:t>
      </w:r>
      <w:proofErr w:type="gramStart"/>
      <w:r w:rsidR="0074232B">
        <w:t>ahh</w:t>
      </w:r>
      <w:proofErr w:type="gramEnd"/>
      <w:r w:rsidR="0074232B">
        <w:t xml:space="preserve">, ja, this seems to be a flux capacitor feeding </w:t>
      </w:r>
      <w:r w:rsidR="00B7000A">
        <w:t xml:space="preserve">an elemental </w:t>
      </w:r>
      <w:proofErr w:type="spellStart"/>
      <w:r w:rsidR="00B7000A">
        <w:t>dialectric</w:t>
      </w:r>
      <w:proofErr w:type="spellEnd"/>
      <w:r w:rsidR="00B7000A">
        <w:t xml:space="preserve"> </w:t>
      </w:r>
      <w:r w:rsidR="00511DCE">
        <w:t xml:space="preserve">battery </w:t>
      </w:r>
      <w:r w:rsidR="00B7000A">
        <w:t xml:space="preserve">of some sort, </w:t>
      </w:r>
      <w:proofErr w:type="spellStart"/>
      <w:proofErr w:type="gramStart"/>
      <w:r w:rsidR="00B7000A">
        <w:t>so..</w:t>
      </w:r>
      <w:proofErr w:type="gramEnd"/>
      <w:r w:rsidR="00B7000A">
        <w:t>ja</w:t>
      </w:r>
      <w:proofErr w:type="spellEnd"/>
      <w:r w:rsidR="00B7000A">
        <w:t>, ja</w:t>
      </w:r>
      <w:r w:rsidR="002E5F52">
        <w:t xml:space="preserve">, if I disconnect the </w:t>
      </w:r>
      <w:r w:rsidR="008C466F">
        <w:t>phase-plane</w:t>
      </w:r>
      <w:r w:rsidR="002E5F52">
        <w:t xml:space="preserve"> resonator here then</w:t>
      </w:r>
      <w:r w:rsidR="00584827">
        <w:t xml:space="preserve">, Viola!” </w:t>
      </w:r>
      <w:r w:rsidR="0017718C">
        <w:t>There is a click</w:t>
      </w:r>
      <w:r w:rsidR="00B80C79">
        <w:t xml:space="preserve"> that results in a dimmi</w:t>
      </w:r>
      <w:r w:rsidR="002E201F">
        <w:t>ng of the crystals</w:t>
      </w:r>
      <w:r w:rsidR="008C466F">
        <w:t xml:space="preserve"> and the fizzing and buzzing </w:t>
      </w:r>
      <w:r w:rsidR="009141BD">
        <w:t xml:space="preserve">fades away. “Hah, you rusted fiends, I hope this throws a spirit wrench into your </w:t>
      </w:r>
      <w:r w:rsidR="00BE4A65">
        <w:t xml:space="preserve">works. How </w:t>
      </w:r>
      <w:proofErr w:type="gramStart"/>
      <w:r w:rsidR="00BE4A65">
        <w:t>you</w:t>
      </w:r>
      <w:proofErr w:type="gramEnd"/>
      <w:r w:rsidR="00BE4A65">
        <w:t xml:space="preserve"> like that, ja?</w:t>
      </w:r>
    </w:p>
    <w:p w14:paraId="77BC9E46" w14:textId="64088D2D" w:rsidR="00BE4A65" w:rsidRDefault="00F53008">
      <w:r>
        <w:t xml:space="preserve">“Aye, good one, Hans” </w:t>
      </w:r>
      <w:r w:rsidR="00683050">
        <w:t>says Zunk “I think I found the catch here, looks like a door</w:t>
      </w:r>
      <w:r w:rsidR="00E05E40">
        <w:t xml:space="preserve">. </w:t>
      </w:r>
      <w:proofErr w:type="spellStart"/>
      <w:r w:rsidR="00E05E40">
        <w:t>Uhh</w:t>
      </w:r>
      <w:proofErr w:type="spellEnd"/>
      <w:r w:rsidR="00E05E40">
        <w:t xml:space="preserve">, Mum, Tom? </w:t>
      </w:r>
      <w:r w:rsidR="00D625A8">
        <w:t>Maybe you want to give it a go”?</w:t>
      </w:r>
    </w:p>
    <w:p w14:paraId="6804EAEF" w14:textId="7E01AEB8" w:rsidR="00D625A8" w:rsidRDefault="00D625A8">
      <w:r>
        <w:t xml:space="preserve">We cluster around </w:t>
      </w:r>
      <w:r w:rsidR="00142797">
        <w:t>where Zunk indic</w:t>
      </w:r>
      <w:r w:rsidR="00D461BE">
        <w:t>ates</w:t>
      </w:r>
      <w:r>
        <w:t>, and Tom</w:t>
      </w:r>
      <w:r w:rsidR="008A3664">
        <w:t xml:space="preserve"> </w:t>
      </w:r>
      <w:r w:rsidR="00A270A1">
        <w:t xml:space="preserve">pushes </w:t>
      </w:r>
      <w:r w:rsidR="00D461BE">
        <w:t>a section of the shelf inward, revealing a</w:t>
      </w:r>
      <w:r w:rsidR="00D17E4D">
        <w:t xml:space="preserve">nother room with a similar sort of </w:t>
      </w:r>
      <w:r w:rsidR="008530C7">
        <w:t xml:space="preserve">crystalline apparatus </w:t>
      </w:r>
      <w:r w:rsidR="00C3278E">
        <w:t xml:space="preserve">as we have just seen. </w:t>
      </w:r>
      <w:r w:rsidR="00C3278E">
        <w:lastRenderedPageBreak/>
        <w:t xml:space="preserve">The good news is that there are no acolytes working evil. The bad news is that, instead, there are two of the </w:t>
      </w:r>
      <w:proofErr w:type="gramStart"/>
      <w:r w:rsidR="00C3278E">
        <w:t>split</w:t>
      </w:r>
      <w:proofErr w:type="gramEnd"/>
      <w:r w:rsidR="00C3278E">
        <w:t xml:space="preserve"> faced monst</w:t>
      </w:r>
      <w:r w:rsidR="00061F27">
        <w:t>rosities as nearly killed us before.</w:t>
      </w:r>
    </w:p>
    <w:p w14:paraId="7E51587F" w14:textId="1476FA83" w:rsidR="00061F27" w:rsidRDefault="00061F27">
      <w:proofErr w:type="spellStart"/>
      <w:r>
        <w:t>Ragnulf</w:t>
      </w:r>
      <w:proofErr w:type="spellEnd"/>
      <w:r>
        <w:t xml:space="preserve"> bellows incoherently and charges one of the things before any of us can re</w:t>
      </w:r>
      <w:r w:rsidR="00F16926">
        <w:t xml:space="preserve">act, dealing it a massive blow, but it refuses to go down, and </w:t>
      </w:r>
      <w:r w:rsidR="00FB2F96">
        <w:t>rends the dwarf with terrible claws</w:t>
      </w:r>
      <w:r w:rsidR="00012BE5">
        <w:t xml:space="preserve">. The dwarf lets out a sigh, almost like relief and slumps to the ground. </w:t>
      </w:r>
    </w:p>
    <w:p w14:paraId="798B327B" w14:textId="2BDB6CD2" w:rsidR="00673B0F" w:rsidRDefault="00A8331D">
      <w:r>
        <w:t xml:space="preserve">If Tom recalls the time </w:t>
      </w:r>
      <w:r w:rsidR="00DA379B">
        <w:t xml:space="preserve">one of the </w:t>
      </w:r>
      <w:proofErr w:type="gramStart"/>
      <w:r w:rsidR="00DA379B">
        <w:t>split</w:t>
      </w:r>
      <w:proofErr w:type="gramEnd"/>
      <w:r w:rsidR="00DA379B">
        <w:t xml:space="preserve"> faced things almost killed him, </w:t>
      </w:r>
      <w:r w:rsidR="000E1573">
        <w:t xml:space="preserve">it is not evident. </w:t>
      </w:r>
      <w:r w:rsidR="00496F58">
        <w:t xml:space="preserve">Slouchy as always, he steps </w:t>
      </w:r>
      <w:r w:rsidR="009F73B4">
        <w:t xml:space="preserve">into the breach and casually finishes what </w:t>
      </w:r>
      <w:proofErr w:type="spellStart"/>
      <w:r w:rsidR="009F73B4">
        <w:t>Ragnuf</w:t>
      </w:r>
      <w:proofErr w:type="spellEnd"/>
      <w:r w:rsidR="009F73B4">
        <w:t xml:space="preserve"> started</w:t>
      </w:r>
      <w:r w:rsidR="009D18ED">
        <w:t xml:space="preserve">. </w:t>
      </w:r>
      <w:r w:rsidR="009F73B4">
        <w:t xml:space="preserve">Zunk </w:t>
      </w:r>
      <w:r w:rsidR="00455487">
        <w:t>charges in</w:t>
      </w:r>
      <w:r w:rsidR="00CD1A03">
        <w:t>, clearly not recalling our last conversation, and takes grievous wounds from the other.</w:t>
      </w:r>
    </w:p>
    <w:p w14:paraId="735A4CFF" w14:textId="695E0F32" w:rsidR="00CD1A03" w:rsidRDefault="00CD1A03">
      <w:r>
        <w:t>Milani</w:t>
      </w:r>
      <w:r w:rsidR="00E91131">
        <w:t xml:space="preserve">’s bright eyes” I cry as he </w:t>
      </w:r>
      <w:r w:rsidR="00B6328A">
        <w:t xml:space="preserve">bleeds heavily on the ground “why won’t you stay </w:t>
      </w:r>
      <w:r w:rsidR="00B6328A" w:rsidRPr="00B6328A">
        <w:rPr>
          <w:i/>
          <w:iCs/>
        </w:rPr>
        <w:t>behind</w:t>
      </w:r>
      <w:r w:rsidR="00B6328A">
        <w:t xml:space="preserve"> me for once?”  “I</w:t>
      </w:r>
      <w:r w:rsidR="007D4372">
        <w:t>’m sorry mum, but you know I can’t do that</w:t>
      </w:r>
      <w:r w:rsidR="007D3836">
        <w:t>” he gurgles, throat thick with blood.</w:t>
      </w:r>
    </w:p>
    <w:p w14:paraId="58F9B726" w14:textId="4B3C4196" w:rsidR="007D3836" w:rsidRDefault="007D3836">
      <w:r>
        <w:t xml:space="preserve">Sigh. “Yes, I know”.  I </w:t>
      </w:r>
      <w:proofErr w:type="gramStart"/>
      <w:r>
        <w:t>bestow</w:t>
      </w:r>
      <w:proofErr w:type="gramEnd"/>
      <w:r>
        <w:t xml:space="preserve"> him Milani’s boon and </w:t>
      </w:r>
      <w:proofErr w:type="gramStart"/>
      <w:r w:rsidR="00D73DB3">
        <w:t>close</w:t>
      </w:r>
      <w:proofErr w:type="gramEnd"/>
      <w:r w:rsidR="00D73DB3">
        <w:t xml:space="preserve"> his wounds, but he is still weak.</w:t>
      </w:r>
    </w:p>
    <w:p w14:paraId="41266D66" w14:textId="3AEDE72D" w:rsidR="00D73DB3" w:rsidRDefault="00741D32">
      <w:r>
        <w:t xml:space="preserve">Tom </w:t>
      </w:r>
      <w:r w:rsidR="00F812EC">
        <w:t xml:space="preserve">swings almost lazily, </w:t>
      </w:r>
      <w:r w:rsidR="00427562">
        <w:t>aiming to sweep the monsters legs</w:t>
      </w:r>
      <w:r w:rsidR="009C5DA9">
        <w:t>, and</w:t>
      </w:r>
      <w:proofErr w:type="gramStart"/>
      <w:r w:rsidR="009C5DA9">
        <w:t>….drops</w:t>
      </w:r>
      <w:proofErr w:type="gramEnd"/>
      <w:r w:rsidR="009C5DA9">
        <w:t xml:space="preserve"> his weapon? Fish and fiddlesticks! I get around behind the thing, screaming “leave my friend alone” and </w:t>
      </w:r>
      <w:r w:rsidR="00364CD0">
        <w:t xml:space="preserve">stagger it. </w:t>
      </w:r>
      <w:r w:rsidR="003B67A1">
        <w:t>Tom</w:t>
      </w:r>
      <w:r w:rsidR="00E30AD4">
        <w:t xml:space="preserve"> regards </w:t>
      </w:r>
      <w:r w:rsidR="005401AE">
        <w:t xml:space="preserve">his pole arm on the ground and </w:t>
      </w:r>
      <w:r w:rsidR="003B67A1">
        <w:t xml:space="preserve">shrugs, drawing a longsword, but not before </w:t>
      </w:r>
      <w:r w:rsidR="00FF0A13">
        <w:t>Zunk is slashed again</w:t>
      </w:r>
      <w:r w:rsidR="005401AE">
        <w:t>. M</w:t>
      </w:r>
      <w:r w:rsidR="00FF0A13">
        <w:t>y boon keeps him up</w:t>
      </w:r>
      <w:r w:rsidR="005401AE">
        <w:t xml:space="preserve"> and </w:t>
      </w:r>
      <w:r w:rsidR="007A57FF">
        <w:t xml:space="preserve">Tom’s </w:t>
      </w:r>
      <w:r w:rsidR="009B397D">
        <w:t>sword</w:t>
      </w:r>
      <w:r w:rsidR="007A57FF">
        <w:t xml:space="preserve"> bit</w:t>
      </w:r>
      <w:r w:rsidR="005401AE">
        <w:t>e</w:t>
      </w:r>
      <w:r w:rsidR="007A57FF">
        <w:t>s into the thing</w:t>
      </w:r>
      <w:r w:rsidR="00DE5AD5">
        <w:t>’</w:t>
      </w:r>
      <w:r w:rsidR="007A57FF">
        <w:t>s chest</w:t>
      </w:r>
      <w:r w:rsidR="009B397D">
        <w:t xml:space="preserve">. </w:t>
      </w:r>
      <w:r w:rsidR="007A57FF">
        <w:t>Zunk twirls his blades</w:t>
      </w:r>
      <w:r w:rsidR="002348EB">
        <w:t xml:space="preserve"> and punches them up and under </w:t>
      </w:r>
      <w:r w:rsidR="00DE5AD5">
        <w:t>the ribs</w:t>
      </w:r>
      <w:r w:rsidR="00244F32">
        <w:t xml:space="preserve"> of the howling monster, releasing a spray of red-black blood. The </w:t>
      </w:r>
      <w:r w:rsidR="008D4D07">
        <w:t xml:space="preserve">howl runs weakly into a </w:t>
      </w:r>
      <w:proofErr w:type="gramStart"/>
      <w:r w:rsidR="008D4D07">
        <w:t>gurgle</w:t>
      </w:r>
      <w:proofErr w:type="gramEnd"/>
      <w:r w:rsidR="008D4D07">
        <w:t xml:space="preserve"> and it is still.</w:t>
      </w:r>
    </w:p>
    <w:p w14:paraId="019E920F" w14:textId="28C5E5A4" w:rsidR="008D4D07" w:rsidRDefault="00C92329">
      <w:r>
        <w:t xml:space="preserve">Okey </w:t>
      </w:r>
      <w:proofErr w:type="spellStart"/>
      <w:r>
        <w:t>dokey</w:t>
      </w:r>
      <w:proofErr w:type="spellEnd"/>
      <w:r>
        <w:t xml:space="preserve">. </w:t>
      </w:r>
      <w:r w:rsidR="00E30AD4">
        <w:t>That was unpleasant.</w:t>
      </w:r>
      <w:r w:rsidR="00CD2141">
        <w:t xml:space="preserve"> And </w:t>
      </w:r>
      <w:proofErr w:type="spellStart"/>
      <w:r w:rsidR="00CD2141">
        <w:t>Ragnulf</w:t>
      </w:r>
      <w:proofErr w:type="spellEnd"/>
      <w:r w:rsidR="00CD2141">
        <w:t xml:space="preserve"> is </w:t>
      </w:r>
      <w:r w:rsidR="00AC0F60">
        <w:t xml:space="preserve">at </w:t>
      </w:r>
      <w:r w:rsidR="00296F69">
        <w:t>death’s</w:t>
      </w:r>
      <w:r w:rsidR="00AC0F60">
        <w:t xml:space="preserve"> door</w:t>
      </w:r>
      <w:r w:rsidR="00CD2141">
        <w:t xml:space="preserve"> again. </w:t>
      </w:r>
      <w:r w:rsidR="00AA767A">
        <w:t xml:space="preserve">I wonder if I should </w:t>
      </w:r>
      <w:r w:rsidR="00AC0F60">
        <w:t xml:space="preserve">intervene. He </w:t>
      </w:r>
      <w:r w:rsidR="0060194D">
        <w:t xml:space="preserve">has death-longing, there is no doubt, but </w:t>
      </w:r>
      <w:r w:rsidR="00FA3B80">
        <w:t xml:space="preserve">choosing the walk into the cold sea is one thing, while being taken by an evil beast is another. </w:t>
      </w:r>
    </w:p>
    <w:p w14:paraId="6615F554" w14:textId="55FAA3C9" w:rsidR="00C246D0" w:rsidRDefault="00C246D0">
      <w:r>
        <w:t>Oh Milani, what should I do?</w:t>
      </w:r>
    </w:p>
    <w:p w14:paraId="1CFA914F" w14:textId="77777777" w:rsidR="00E30AD4" w:rsidRDefault="00E30AD4">
      <w:pPr>
        <w:pBdr>
          <w:bottom w:val="single" w:sz="6" w:space="1" w:color="auto"/>
        </w:pBdr>
      </w:pPr>
    </w:p>
    <w:p w14:paraId="472E58B7" w14:textId="77777777" w:rsidR="00A43A0A" w:rsidRDefault="00A43A0A">
      <w:r>
        <w:t>S1E7: Dero in the Dark</w:t>
      </w:r>
    </w:p>
    <w:p w14:paraId="1E07F2D3" w14:textId="154D07BB" w:rsidR="009F48E6" w:rsidRDefault="00CA0212">
      <w:r>
        <w:t xml:space="preserve">Milani doesn’t say, so okey </w:t>
      </w:r>
      <w:proofErr w:type="spellStart"/>
      <w:r>
        <w:t>dokey</w:t>
      </w:r>
      <w:proofErr w:type="spellEnd"/>
      <w:r>
        <w:t xml:space="preserve">, I </w:t>
      </w:r>
      <w:proofErr w:type="gramStart"/>
      <w:r>
        <w:t>decide</w:t>
      </w:r>
      <w:proofErr w:type="gramEnd"/>
      <w:r>
        <w:t xml:space="preserve"> to ask </w:t>
      </w:r>
      <w:r w:rsidR="008F3F3F">
        <w:t xml:space="preserve">my companions. </w:t>
      </w:r>
    </w:p>
    <w:p w14:paraId="0681A496" w14:textId="2B462E4B" w:rsidR="008F3F3F" w:rsidRDefault="008C2D8E">
      <w:r>
        <w:t xml:space="preserve">Hans thinks </w:t>
      </w:r>
      <w:proofErr w:type="spellStart"/>
      <w:r w:rsidR="00413B29">
        <w:t>Ragnulf</w:t>
      </w:r>
      <w:proofErr w:type="spellEnd"/>
      <w:r>
        <w:t xml:space="preserve"> has not done his duty and Zunk </w:t>
      </w:r>
      <w:r w:rsidR="00AF0A4E">
        <w:t xml:space="preserve">that </w:t>
      </w:r>
      <w:r w:rsidR="00413B29">
        <w:t>he</w:t>
      </w:r>
      <w:r w:rsidR="00AF0A4E">
        <w:t xml:space="preserve"> has made a stupid decision and will regret it. </w:t>
      </w:r>
      <w:r w:rsidR="00D90FFF">
        <w:t xml:space="preserve">Tom shrugs “Who cares? Fuck that guy”. </w:t>
      </w:r>
      <w:r w:rsidR="004C2355">
        <w:t xml:space="preserve"> Well, 2 of 3, anyway! </w:t>
      </w:r>
      <w:r w:rsidR="003D4107">
        <w:t xml:space="preserve">And it was not exactly the </w:t>
      </w:r>
      <w:r w:rsidR="00413B29">
        <w:t>dwarf’s</w:t>
      </w:r>
      <w:r w:rsidR="003D4107">
        <w:t xml:space="preserve"> decision to </w:t>
      </w:r>
      <w:r w:rsidR="00264538">
        <w:t xml:space="preserve">get </w:t>
      </w:r>
      <w:r w:rsidR="00541781">
        <w:t>clawed</w:t>
      </w:r>
      <w:r w:rsidR="00264538">
        <w:t xml:space="preserve"> to </w:t>
      </w:r>
      <w:proofErr w:type="gramStart"/>
      <w:r w:rsidR="00264538">
        <w:t>death</w:t>
      </w:r>
      <w:proofErr w:type="gramEnd"/>
      <w:r w:rsidR="00264538">
        <w:t xml:space="preserve"> so </w:t>
      </w:r>
      <w:r w:rsidR="00541781">
        <w:t>I take out my things and tend him</w:t>
      </w:r>
      <w:r w:rsidR="00F6562C">
        <w:t xml:space="preserve">. </w:t>
      </w:r>
      <w:proofErr w:type="spellStart"/>
      <w:r w:rsidR="00F6562C">
        <w:t>Ragnulf</w:t>
      </w:r>
      <w:proofErr w:type="spellEnd"/>
      <w:r w:rsidR="00F6562C">
        <w:t xml:space="preserve"> is curiously resigned </w:t>
      </w:r>
      <w:r w:rsidR="00E05D82">
        <w:t xml:space="preserve">when he recovers, muttering only “I knew you would not let me rest” </w:t>
      </w:r>
      <w:r w:rsidR="008855A0">
        <w:t xml:space="preserve">and we </w:t>
      </w:r>
      <w:proofErr w:type="gramStart"/>
      <w:r w:rsidR="00723696">
        <w:t>continue on</w:t>
      </w:r>
      <w:proofErr w:type="gramEnd"/>
      <w:r w:rsidR="00723696">
        <w:t xml:space="preserve">. </w:t>
      </w:r>
    </w:p>
    <w:p w14:paraId="3EABD24E" w14:textId="7071845D" w:rsidR="001A4D50" w:rsidRDefault="001A4D50">
      <w:r>
        <w:lastRenderedPageBreak/>
        <w:t xml:space="preserve">Down the hallway </w:t>
      </w:r>
      <w:r w:rsidR="001F265C">
        <w:t xml:space="preserve">we find a large room with several forges </w:t>
      </w:r>
      <w:r w:rsidR="00E448B8">
        <w:t xml:space="preserve">attended by two rat-pig faced </w:t>
      </w:r>
      <w:r w:rsidR="004E50B4">
        <w:t xml:space="preserve">men. They grunt at us nastily and raise </w:t>
      </w:r>
      <w:r w:rsidR="00BD5C97">
        <w:t xml:space="preserve">their hammers, which look like they will work </w:t>
      </w:r>
      <w:r w:rsidR="004B6FAF">
        <w:t>on</w:t>
      </w:r>
      <w:r w:rsidR="0028092D">
        <w:t xml:space="preserve"> flesh as well as metal.</w:t>
      </w:r>
    </w:p>
    <w:p w14:paraId="7BF04301" w14:textId="1C26BEA9" w:rsidR="0028092D" w:rsidRDefault="0028092D">
      <w:r>
        <w:t xml:space="preserve">Tom and Zunk step up and </w:t>
      </w:r>
      <w:r w:rsidR="001D18C3">
        <w:t xml:space="preserve">wound one of the rat-pigs nearly before it can blink, and it </w:t>
      </w:r>
      <w:proofErr w:type="spellStart"/>
      <w:r w:rsidR="001D18C3">
        <w:t>lools</w:t>
      </w:r>
      <w:proofErr w:type="spellEnd"/>
      <w:r w:rsidR="001D18C3">
        <w:t xml:space="preserve"> rightly afraid.</w:t>
      </w:r>
      <w:r w:rsidR="008829F5">
        <w:t xml:space="preserve"> I am somewhat in the back and this time I </w:t>
      </w:r>
      <w:proofErr w:type="gramStart"/>
      <w:r w:rsidR="008829F5">
        <w:t>decide</w:t>
      </w:r>
      <w:proofErr w:type="gramEnd"/>
      <w:r w:rsidR="008829F5">
        <w:t xml:space="preserve"> to use my head instead of my </w:t>
      </w:r>
      <w:r w:rsidR="00B644DE">
        <w:t>brawn (that there is) and bestow Milan’s gift on my allies</w:t>
      </w:r>
      <w:r w:rsidR="008E46D3">
        <w:t xml:space="preserve">, granting them a truer strike. </w:t>
      </w:r>
      <w:r w:rsidR="00CD0698">
        <w:t xml:space="preserve">They glow a moonish soft silver for an instant; </w:t>
      </w:r>
      <w:r w:rsidR="008E46D3">
        <w:t>I am pleased to see it worked (I had never tried this before now)</w:t>
      </w:r>
      <w:r w:rsidR="00CD0698">
        <w:t>.</w:t>
      </w:r>
    </w:p>
    <w:p w14:paraId="08DA5365" w14:textId="413020A7" w:rsidR="005B55EA" w:rsidRDefault="005B55EA">
      <w:r>
        <w:t xml:space="preserve">Tom has taken a good blow from rat-pig, and </w:t>
      </w:r>
      <w:proofErr w:type="spellStart"/>
      <w:r w:rsidR="00763D28">
        <w:t>Ragnulf’s</w:t>
      </w:r>
      <w:proofErr w:type="spellEnd"/>
      <w:r w:rsidR="00763D28">
        <w:t xml:space="preserve"> hammer misses the t</w:t>
      </w:r>
      <w:r w:rsidR="00555056">
        <w:t>h</w:t>
      </w:r>
      <w:r w:rsidR="00763D28">
        <w:t>ing and clangs off the anvil</w:t>
      </w:r>
      <w:r w:rsidR="00CC669A">
        <w:t xml:space="preserve">. Milani can only do so much it seems. </w:t>
      </w:r>
      <w:r w:rsidR="00A601BB">
        <w:t xml:space="preserve">Tom is occupied with the first </w:t>
      </w:r>
      <w:proofErr w:type="gramStart"/>
      <w:r w:rsidR="00A601BB">
        <w:t>one, and</w:t>
      </w:r>
      <w:proofErr w:type="gramEnd"/>
      <w:r w:rsidR="00A601BB">
        <w:t xml:space="preserve"> </w:t>
      </w:r>
      <w:proofErr w:type="gramStart"/>
      <w:r w:rsidR="00727C10">
        <w:t>fells</w:t>
      </w:r>
      <w:proofErr w:type="gramEnd"/>
      <w:r w:rsidR="00727C10">
        <w:t xml:space="preserve"> it with a clever backhand as I run at the other before it can threaten Zunk</w:t>
      </w:r>
      <w:r w:rsidR="00690B31">
        <w:t xml:space="preserve">. </w:t>
      </w:r>
    </w:p>
    <w:p w14:paraId="6A4A60DF" w14:textId="430ACA97" w:rsidR="00690B31" w:rsidRDefault="00690B31">
      <w:r>
        <w:t xml:space="preserve">It is an evil </w:t>
      </w:r>
      <w:proofErr w:type="gramStart"/>
      <w:r>
        <w:t>thing</w:t>
      </w:r>
      <w:proofErr w:type="gramEnd"/>
      <w:r>
        <w:t xml:space="preserve"> and it recognizes my goodness and makes right to me </w:t>
      </w:r>
      <w:proofErr w:type="gramStart"/>
      <w:r>
        <w:t>all</w:t>
      </w:r>
      <w:proofErr w:type="gramEnd"/>
      <w:r>
        <w:t xml:space="preserve"> </w:t>
      </w:r>
      <w:proofErr w:type="spellStart"/>
      <w:r>
        <w:t>asnarl</w:t>
      </w:r>
      <w:proofErr w:type="spellEnd"/>
      <w:r>
        <w:t xml:space="preserve">. </w:t>
      </w:r>
      <w:r w:rsidR="009B4731">
        <w:t xml:space="preserve">My god grants me </w:t>
      </w:r>
      <w:proofErr w:type="gramStart"/>
      <w:r w:rsidR="009B4731">
        <w:t>strength</w:t>
      </w:r>
      <w:proofErr w:type="gramEnd"/>
      <w:r w:rsidR="009B4731">
        <w:t xml:space="preserve"> and I shrug off feeble blows</w:t>
      </w:r>
      <w:r w:rsidR="00EA22E6">
        <w:t xml:space="preserve">. While I don’t hit it, I occupy it for </w:t>
      </w:r>
      <w:proofErr w:type="spellStart"/>
      <w:r w:rsidR="00EA22E6">
        <w:t>Ragnulf</w:t>
      </w:r>
      <w:proofErr w:type="spellEnd"/>
      <w:r w:rsidR="00EA22E6">
        <w:t xml:space="preserve"> who lands a </w:t>
      </w:r>
      <w:r w:rsidR="0009758C">
        <w:t>solid</w:t>
      </w:r>
      <w:r w:rsidR="00EA22E6">
        <w:t xml:space="preserve"> </w:t>
      </w:r>
      <w:r w:rsidR="00570F98">
        <w:t>strike</w:t>
      </w:r>
      <w:r w:rsidR="00E4534B">
        <w:t>.</w:t>
      </w:r>
      <w:r w:rsidR="00372A3B">
        <w:t xml:space="preserve"> </w:t>
      </w:r>
      <w:r w:rsidR="00C24CF2">
        <w:t>Electricity</w:t>
      </w:r>
      <w:r w:rsidR="00372A3B">
        <w:t xml:space="preserve"> crackles on it from Hans.</w:t>
      </w:r>
      <w:r w:rsidR="00E4534B">
        <w:t xml:space="preserve"> Little Zunk sees and </w:t>
      </w:r>
      <w:proofErr w:type="gramStart"/>
      <w:r w:rsidR="00E4534B">
        <w:t>opening</w:t>
      </w:r>
      <w:proofErr w:type="gramEnd"/>
      <w:r w:rsidR="00E4534B">
        <w:t xml:space="preserve"> low and </w:t>
      </w:r>
      <w:r w:rsidR="00F0509C">
        <w:t xml:space="preserve">takes it, while Tom swings high, the big blade cleaving into the thick neck. </w:t>
      </w:r>
      <w:r w:rsidR="00372A3B">
        <w:t xml:space="preserve">It slumps across the anvil, leaking blood onto the floor. </w:t>
      </w:r>
    </w:p>
    <w:p w14:paraId="01EB46BA" w14:textId="6DCAB660" w:rsidR="00C230E1" w:rsidRDefault="00A12449">
      <w:r>
        <w:t xml:space="preserve">The way out is a long hallway with a padlocked door on one wall. </w:t>
      </w:r>
      <w:r w:rsidR="005C6F06">
        <w:t xml:space="preserve">Zunk breaks his pick on the </w:t>
      </w:r>
      <w:r w:rsidR="00CB1A52">
        <w:t>stubborn</w:t>
      </w:r>
      <w:r w:rsidR="005C6F06">
        <w:t xml:space="preserve"> thing, leaving me to bash it off, which I do but</w:t>
      </w:r>
      <w:r w:rsidR="0009758C">
        <w:t>, clumsily</w:t>
      </w:r>
      <w:r w:rsidR="00B907EE">
        <w:t>. I am sure Vanda would have crushed it with one blow. It took me 5.</w:t>
      </w:r>
      <w:r w:rsidR="00AF3589">
        <w:t xml:space="preserve"> Inside was a pile of rusted metal and a silver ingot</w:t>
      </w:r>
      <w:r w:rsidR="00374D5D">
        <w:t xml:space="preserve">, which we </w:t>
      </w:r>
      <w:proofErr w:type="gramStart"/>
      <w:r w:rsidR="00374D5D">
        <w:t>take</w:t>
      </w:r>
      <w:proofErr w:type="gramEnd"/>
      <w:r w:rsidR="00AF3589">
        <w:t xml:space="preserve">. These people do not deserve nice things! </w:t>
      </w:r>
      <w:r w:rsidR="00374D5D">
        <w:t xml:space="preserve">They would only use it for bad ends. </w:t>
      </w:r>
    </w:p>
    <w:p w14:paraId="33AD13D1" w14:textId="1EC63ADA" w:rsidR="00374D5D" w:rsidRDefault="0065037B">
      <w:r>
        <w:t xml:space="preserve">Zunk takes the lead and heads south down a hallway to a half open door. </w:t>
      </w:r>
      <w:r w:rsidR="00C67A48">
        <w:t xml:space="preserve"> We </w:t>
      </w:r>
      <w:r w:rsidR="00D12FC1">
        <w:t>are</w:t>
      </w:r>
      <w:r w:rsidR="00C67A48">
        <w:t xml:space="preserve"> well back to not have our </w:t>
      </w:r>
      <w:r w:rsidR="00D12FC1">
        <w:t>light interfere wit</w:t>
      </w:r>
      <w:r w:rsidR="00151FFE">
        <w:t>h the sneaking, but not so far as we cannot hear him say softly “</w:t>
      </w:r>
      <w:proofErr w:type="spellStart"/>
      <w:r w:rsidR="00151FFE">
        <w:t>Ooops</w:t>
      </w:r>
      <w:proofErr w:type="spellEnd"/>
      <w:r w:rsidR="00151FFE">
        <w:t xml:space="preserve">”. </w:t>
      </w:r>
      <w:r w:rsidR="00AD4AD3">
        <w:t xml:space="preserve"> </w:t>
      </w:r>
      <w:proofErr w:type="gramStart"/>
      <w:r w:rsidR="00AD4AD3">
        <w:t>So</w:t>
      </w:r>
      <w:proofErr w:type="gramEnd"/>
      <w:r w:rsidR="00AD4AD3">
        <w:t xml:space="preserve"> we </w:t>
      </w:r>
      <w:proofErr w:type="gramStart"/>
      <w:r w:rsidR="00AD4AD3">
        <w:t>rush</w:t>
      </w:r>
      <w:proofErr w:type="gramEnd"/>
      <w:r w:rsidR="00AD4AD3">
        <w:t xml:space="preserve"> forward. </w:t>
      </w:r>
    </w:p>
    <w:p w14:paraId="0B7DA92D" w14:textId="7CC5D87E" w:rsidR="00374D5D" w:rsidRDefault="00AD4AD3">
      <w:r>
        <w:t xml:space="preserve">Tom is in the fore and </w:t>
      </w:r>
      <w:r w:rsidR="00447CC3">
        <w:t xml:space="preserve">I see him draw his </w:t>
      </w:r>
      <w:proofErr w:type="gramStart"/>
      <w:r w:rsidR="00447CC3">
        <w:t>blade and</w:t>
      </w:r>
      <w:proofErr w:type="gramEnd"/>
      <w:r w:rsidR="00447CC3">
        <w:t xml:space="preserve"> round the door. When I get </w:t>
      </w:r>
      <w:proofErr w:type="gramStart"/>
      <w:r w:rsidR="00447CC3">
        <w:t>there</w:t>
      </w:r>
      <w:proofErr w:type="gramEnd"/>
      <w:r w:rsidR="00447CC3">
        <w:t xml:space="preserve"> I s</w:t>
      </w:r>
      <w:r w:rsidR="002D3F7C">
        <w:t xml:space="preserve">ee a blue beastie sort of thing with a nasty mouth and </w:t>
      </w:r>
      <w:r w:rsidR="00731D16">
        <w:t xml:space="preserve">what looks like a </w:t>
      </w:r>
      <w:proofErr w:type="spellStart"/>
      <w:proofErr w:type="gramStart"/>
      <w:r w:rsidR="00731D16">
        <w:t>boggard</w:t>
      </w:r>
      <w:proofErr w:type="spellEnd"/>
      <w:proofErr w:type="gramEnd"/>
      <w:r w:rsidR="00731D16">
        <w:t xml:space="preserve"> only bluish and </w:t>
      </w:r>
      <w:r w:rsidR="00B54DA3">
        <w:t>less friendly</w:t>
      </w:r>
      <w:r w:rsidR="009721A1">
        <w:t xml:space="preserve">. </w:t>
      </w:r>
      <w:r w:rsidR="00B54DA3">
        <w:t xml:space="preserve">It smells of undeath. </w:t>
      </w:r>
      <w:r w:rsidR="00C72737">
        <w:t>Tom has wounded the beastie</w:t>
      </w:r>
      <w:r w:rsidR="00E27EDA">
        <w:t xml:space="preserve"> and </w:t>
      </w:r>
      <w:r w:rsidR="00D17272">
        <w:t>Z</w:t>
      </w:r>
      <w:r w:rsidR="00E27EDA">
        <w:t xml:space="preserve">unk dives behind Tom to pop up behind the zombie </w:t>
      </w:r>
      <w:proofErr w:type="spellStart"/>
      <w:r w:rsidR="00E27EDA">
        <w:t>bo</w:t>
      </w:r>
      <w:r w:rsidR="00D17272">
        <w:t>g</w:t>
      </w:r>
      <w:r w:rsidR="00E27EDA">
        <w:t>gard</w:t>
      </w:r>
      <w:proofErr w:type="spellEnd"/>
      <w:r w:rsidR="00E27EDA">
        <w:t xml:space="preserve"> and sever its s</w:t>
      </w:r>
      <w:r w:rsidR="00B51524">
        <w:t xml:space="preserve">pine, </w:t>
      </w:r>
      <w:r w:rsidR="009C7E03">
        <w:t xml:space="preserve">while I </w:t>
      </w:r>
      <w:r w:rsidR="001F7410">
        <w:t>rush</w:t>
      </w:r>
      <w:r w:rsidR="009C7E03">
        <w:t xml:space="preserve"> the beastie and swing as hard as I can. I brain it good and </w:t>
      </w:r>
      <w:r w:rsidR="00E81F70">
        <w:t xml:space="preserve">just as I think it’s going down, it </w:t>
      </w:r>
      <w:proofErr w:type="gramStart"/>
      <w:r w:rsidR="00E81F70">
        <w:t>savages</w:t>
      </w:r>
      <w:proofErr w:type="gramEnd"/>
      <w:r w:rsidR="00E81F70">
        <w:t xml:space="preserve"> me with teeth and claws. </w:t>
      </w:r>
      <w:r w:rsidR="00B74B62">
        <w:t xml:space="preserve">Holy smokes that hurt. </w:t>
      </w:r>
      <w:r w:rsidR="00C30D4A">
        <w:t xml:space="preserve">Like really hurt. </w:t>
      </w:r>
      <w:r w:rsidR="00B74B62">
        <w:t xml:space="preserve">But then I am in bright light and it’s beautiful and there oh! There is Milani smiling at me </w:t>
      </w:r>
      <w:proofErr w:type="spellStart"/>
      <w:proofErr w:type="gramStart"/>
      <w:r w:rsidR="00B74B62">
        <w:t>and..and</w:t>
      </w:r>
      <w:proofErr w:type="spellEnd"/>
      <w:r w:rsidR="00CB1A52">
        <w:t>..</w:t>
      </w:r>
      <w:proofErr w:type="gramEnd"/>
    </w:p>
    <w:p w14:paraId="01BE7752" w14:textId="41DBBDBF" w:rsidR="00B74B62" w:rsidRDefault="00C30D4A">
      <w:r>
        <w:t>And I am on bloody ground with a vial to my lips and Zunk</w:t>
      </w:r>
      <w:r w:rsidR="00E0365E">
        <w:t xml:space="preserve">’s face before me. </w:t>
      </w:r>
    </w:p>
    <w:p w14:paraId="12277406" w14:textId="0E72DEAB" w:rsidR="00E0365E" w:rsidRDefault="00E0365E">
      <w:r>
        <w:lastRenderedPageBreak/>
        <w:t>“Hey Mum</w:t>
      </w:r>
      <w:r w:rsidR="0067669A">
        <w:t xml:space="preserve">” he slurs, or maybe it is my hearing “you had me worried. Can’t </w:t>
      </w:r>
      <w:proofErr w:type="spellStart"/>
      <w:r w:rsidR="0067669A">
        <w:t>loose</w:t>
      </w:r>
      <w:proofErr w:type="spellEnd"/>
      <w:r w:rsidR="0067669A">
        <w:t xml:space="preserve"> my carryall, eh?” </w:t>
      </w:r>
      <w:r w:rsidR="00893E0D">
        <w:t xml:space="preserve"> The blue beastie is dead, still smoking slightly </w:t>
      </w:r>
      <w:r w:rsidR="004A1E3D">
        <w:t>from Han’s lightning, head stove in.</w:t>
      </w:r>
      <w:r w:rsidR="00BA4A80">
        <w:t xml:space="preserve"> Oh, right. </w:t>
      </w:r>
    </w:p>
    <w:p w14:paraId="38E27FE4" w14:textId="08B338B9" w:rsidR="00F511BF" w:rsidRDefault="00F511BF">
      <w:r>
        <w:t>“</w:t>
      </w:r>
      <w:proofErr w:type="spellStart"/>
      <w:proofErr w:type="gramStart"/>
      <w:r>
        <w:t>uhh</w:t>
      </w:r>
      <w:proofErr w:type="spellEnd"/>
      <w:proofErr w:type="gramEnd"/>
      <w:r>
        <w:t xml:space="preserve">, </w:t>
      </w:r>
      <w:proofErr w:type="spellStart"/>
      <w:r>
        <w:t>yesh</w:t>
      </w:r>
      <w:proofErr w:type="spellEnd"/>
      <w:r>
        <w:t xml:space="preserve">. Thank </w:t>
      </w:r>
      <w:r w:rsidR="00FC18C4">
        <w:t>you, friend,</w:t>
      </w:r>
      <w:r w:rsidR="00CA6E7E">
        <w:t xml:space="preserve">” I slur. “I’m </w:t>
      </w:r>
      <w:proofErr w:type="spellStart"/>
      <w:r w:rsidR="00996732">
        <w:t>uhh</w:t>
      </w:r>
      <w:proofErr w:type="spellEnd"/>
      <w:r w:rsidR="00996732">
        <w:t xml:space="preserve">, fine. Just </w:t>
      </w:r>
      <w:proofErr w:type="spellStart"/>
      <w:r w:rsidR="00996732">
        <w:t>gonna</w:t>
      </w:r>
      <w:proofErr w:type="spellEnd"/>
      <w:r w:rsidR="00996732">
        <w:t xml:space="preserve"> sit here and tend my wounds for a minute</w:t>
      </w:r>
      <w:r w:rsidR="00C067C9">
        <w:t>.” I still wasn’t sure entirely what ha</w:t>
      </w:r>
      <w:r w:rsidR="00CD6366">
        <w:t>ppened, but I think I was gone there for a time.</w:t>
      </w:r>
    </w:p>
    <w:p w14:paraId="5EA85FA4" w14:textId="3799CAFE" w:rsidR="00F103D1" w:rsidRDefault="0087742D">
      <w:r>
        <w:t>Eventually we move on. I feel better</w:t>
      </w:r>
      <w:r w:rsidR="002A2114">
        <w:t xml:space="preserve">, Zunk having tended to me as well, but things were a little blurry and muzzy. We </w:t>
      </w:r>
      <w:r w:rsidR="004D2BBB">
        <w:t>find a door and inside nothing but rusted metal</w:t>
      </w:r>
      <w:r w:rsidR="00E266C5">
        <w:t xml:space="preserve">. But </w:t>
      </w:r>
      <w:proofErr w:type="gramStart"/>
      <w:r w:rsidR="00E266C5">
        <w:t>also</w:t>
      </w:r>
      <w:proofErr w:type="gramEnd"/>
      <w:r w:rsidR="00E266C5">
        <w:t xml:space="preserve"> a clever trap of the sort we found in the Temple entrance, but this time </w:t>
      </w:r>
      <w:r w:rsidR="00C03802">
        <w:t xml:space="preserve">the blades would </w:t>
      </w:r>
      <w:r w:rsidR="00200F5F">
        <w:t>spring</w:t>
      </w:r>
      <w:r w:rsidR="00C03802">
        <w:t xml:space="preserve"> forth from the ceiling. Some time passed as Hans repaired Zunk’s broken pick and then Zunk </w:t>
      </w:r>
      <w:r w:rsidR="006A5938">
        <w:t>disarmed the trap. I was glad for the rest, to be honest.</w:t>
      </w:r>
    </w:p>
    <w:p w14:paraId="49751A38" w14:textId="7542C789" w:rsidR="0087742D" w:rsidRDefault="00F103D1">
      <w:r>
        <w:t xml:space="preserve">In the room were a couple of </w:t>
      </w:r>
      <w:r w:rsidR="00FC18C4">
        <w:t>acolytes, Tom</w:t>
      </w:r>
      <w:r w:rsidR="00BA4A80">
        <w:t xml:space="preserve"> killed the first and </w:t>
      </w:r>
      <w:proofErr w:type="spellStart"/>
      <w:r w:rsidR="00173CF3">
        <w:t>Ragnulf</w:t>
      </w:r>
      <w:proofErr w:type="spellEnd"/>
      <w:r w:rsidR="00173CF3">
        <w:t xml:space="preserve"> took out his fury on the second, which I was abstractly glad about. I really wasn’t paying much attention. </w:t>
      </w:r>
    </w:p>
    <w:p w14:paraId="649D097C" w14:textId="661A80C7" w:rsidR="00541781" w:rsidRDefault="00FE391A">
      <w:r>
        <w:t xml:space="preserve">We </w:t>
      </w:r>
      <w:proofErr w:type="gramStart"/>
      <w:r>
        <w:t>decide</w:t>
      </w:r>
      <w:proofErr w:type="gramEnd"/>
      <w:r>
        <w:t xml:space="preserve"> to </w:t>
      </w:r>
      <w:r w:rsidR="003C1CB3">
        <w:t xml:space="preserve">return to the </w:t>
      </w:r>
      <w:proofErr w:type="spellStart"/>
      <w:r w:rsidR="003C1CB3">
        <w:t>bogards</w:t>
      </w:r>
      <w:proofErr w:type="spellEnd"/>
      <w:r w:rsidR="00190A00">
        <w:t xml:space="preserve"> to tell them </w:t>
      </w:r>
      <w:r w:rsidR="00547654">
        <w:t xml:space="preserve">we have removed the threat, human and non. </w:t>
      </w:r>
      <w:r w:rsidR="00AE6B55">
        <w:t xml:space="preserve"> Zunk takes a small trinket worn by the </w:t>
      </w:r>
      <w:r w:rsidR="00084DD2">
        <w:t xml:space="preserve">zombie </w:t>
      </w:r>
      <w:proofErr w:type="spellStart"/>
      <w:r w:rsidR="00084DD2">
        <w:t>boggard</w:t>
      </w:r>
      <w:proofErr w:type="spellEnd"/>
      <w:r w:rsidR="00664B9B">
        <w:t xml:space="preserve"> to explain to the others that we released their kin from undeath and head back</w:t>
      </w:r>
      <w:r w:rsidR="00DC2DBC">
        <w:t xml:space="preserve">. </w:t>
      </w:r>
    </w:p>
    <w:p w14:paraId="088F6DE6" w14:textId="7AADD91F" w:rsidR="00662BA9" w:rsidRDefault="008A4BF7">
      <w:r>
        <w:t xml:space="preserve">The Queen was there when we </w:t>
      </w:r>
      <w:r w:rsidR="007D3DB3">
        <w:t>arrived and</w:t>
      </w:r>
      <w:r>
        <w:t xml:space="preserve"> </w:t>
      </w:r>
      <w:r w:rsidR="008240A1">
        <w:t xml:space="preserve">listened to our tale. </w:t>
      </w:r>
      <w:r w:rsidR="008A3AD5">
        <w:t xml:space="preserve"> I was not entirely sure </w:t>
      </w:r>
      <w:r w:rsidR="007D3DB3">
        <w:t>s</w:t>
      </w:r>
      <w:r w:rsidR="008A3AD5">
        <w:t xml:space="preserve">he believed us until we got to the part with the blue beast (an </w:t>
      </w:r>
      <w:proofErr w:type="spellStart"/>
      <w:r w:rsidR="008A3AD5">
        <w:t>akata</w:t>
      </w:r>
      <w:proofErr w:type="spellEnd"/>
      <w:r w:rsidR="000924DA">
        <w:t>, according to Hans, from a different plane, whatever that means)</w:t>
      </w:r>
      <w:r w:rsidR="00AF5A9A">
        <w:t xml:space="preserve">. The </w:t>
      </w:r>
      <w:proofErr w:type="spellStart"/>
      <w:r w:rsidR="00AF5A9A">
        <w:t>boggards</w:t>
      </w:r>
      <w:proofErr w:type="spellEnd"/>
      <w:r w:rsidR="00AF5A9A">
        <w:t xml:space="preserve"> had run into that thing and fled, with </w:t>
      </w:r>
      <w:r w:rsidR="00C9664F">
        <w:t>t</w:t>
      </w:r>
      <w:r w:rsidR="00AF5A9A">
        <w:t xml:space="preserve">he unfortunate zombie we set down being the slowest of the </w:t>
      </w:r>
      <w:r w:rsidR="00C9664F">
        <w:t>bunch and</w:t>
      </w:r>
      <w:r w:rsidR="0051662A">
        <w:t xml:space="preserve"> so taken. The trinkets confirmed our </w:t>
      </w:r>
      <w:r w:rsidR="00C9664F">
        <w:t>story,</w:t>
      </w:r>
      <w:r w:rsidR="0051662A">
        <w:t xml:space="preserve"> and </w:t>
      </w:r>
      <w:r w:rsidR="00C84DAF">
        <w:t xml:space="preserve">she became grateful as the truth of our </w:t>
      </w:r>
      <w:r w:rsidR="00E1355D">
        <w:t>acti</w:t>
      </w:r>
      <w:r w:rsidR="00FC18C4">
        <w:t xml:space="preserve">ons </w:t>
      </w:r>
      <w:r w:rsidR="00C84DAF">
        <w:t>was confirmed.</w:t>
      </w:r>
    </w:p>
    <w:p w14:paraId="57C6AC31" w14:textId="39B5173A" w:rsidR="00C84DAF" w:rsidRDefault="0062708F">
      <w:r>
        <w:t xml:space="preserve">While most appreciative, she </w:t>
      </w:r>
      <w:proofErr w:type="gramStart"/>
      <w:r>
        <w:t>actually knew</w:t>
      </w:r>
      <w:proofErr w:type="gramEnd"/>
      <w:r>
        <w:t xml:space="preserve"> little of help. Only the location of a secret door that </w:t>
      </w:r>
      <w:proofErr w:type="gramStart"/>
      <w:r>
        <w:t>lead</w:t>
      </w:r>
      <w:proofErr w:type="gramEnd"/>
      <w:r>
        <w:t xml:space="preserve"> </w:t>
      </w:r>
      <w:r w:rsidR="002A3823">
        <w:t xml:space="preserve">eventually </w:t>
      </w:r>
      <w:r>
        <w:t xml:space="preserve">to the same room </w:t>
      </w:r>
      <w:r w:rsidR="000A00DD">
        <w:t xml:space="preserve">with stairs down, where we fought the pigs, or the </w:t>
      </w:r>
      <w:proofErr w:type="spellStart"/>
      <w:r w:rsidR="000A00DD">
        <w:t>splitfaced</w:t>
      </w:r>
      <w:proofErr w:type="spellEnd"/>
      <w:r w:rsidR="000A00DD">
        <w:t xml:space="preserve"> men, or maybe the </w:t>
      </w:r>
      <w:proofErr w:type="spellStart"/>
      <w:r w:rsidR="000A00DD">
        <w:t>akata</w:t>
      </w:r>
      <w:proofErr w:type="spellEnd"/>
      <w:r w:rsidR="000A00DD">
        <w:t xml:space="preserve">. I honestly don’t recall </w:t>
      </w:r>
      <w:proofErr w:type="gramStart"/>
      <w:r w:rsidR="004E6E7F">
        <w:t>but in any case,</w:t>
      </w:r>
      <w:proofErr w:type="gramEnd"/>
      <w:r w:rsidR="004E6E7F">
        <w:t xml:space="preserve"> </w:t>
      </w:r>
      <w:r w:rsidR="000A00DD">
        <w:t xml:space="preserve">we already knew how to get there. </w:t>
      </w:r>
      <w:r w:rsidR="002A3823">
        <w:t>She did tell us tha</w:t>
      </w:r>
      <w:r w:rsidR="007C2788">
        <w:t xml:space="preserve">t was the way to an underground lake the </w:t>
      </w:r>
      <w:proofErr w:type="spellStart"/>
      <w:r w:rsidR="007C2788">
        <w:t>bo</w:t>
      </w:r>
      <w:r w:rsidR="001F7410">
        <w:t>g</w:t>
      </w:r>
      <w:r w:rsidR="007C2788">
        <w:t>gards</w:t>
      </w:r>
      <w:proofErr w:type="spellEnd"/>
      <w:r w:rsidR="007C2788">
        <w:t xml:space="preserve"> cavort in, but </w:t>
      </w:r>
      <w:r w:rsidR="00A96DF2">
        <w:t xml:space="preserve">also there is a big scary door </w:t>
      </w:r>
      <w:r w:rsidR="007C2788">
        <w:t xml:space="preserve">they </w:t>
      </w:r>
      <w:r w:rsidR="00FA0A9F">
        <w:t xml:space="preserve">leave </w:t>
      </w:r>
      <w:r w:rsidR="00A96DF2">
        <w:t xml:space="preserve">alone </w:t>
      </w:r>
      <w:r w:rsidR="00FA0A9F">
        <w:t xml:space="preserve">because </w:t>
      </w:r>
      <w:r w:rsidR="00473804">
        <w:t xml:space="preserve">of </w:t>
      </w:r>
      <w:r w:rsidR="00FA0A9F">
        <w:t xml:space="preserve">what the humans are doing behind it. Obviously. </w:t>
      </w:r>
      <w:r w:rsidR="00674635">
        <w:t xml:space="preserve">She gives us some little bone trinkets </w:t>
      </w:r>
      <w:r w:rsidR="00473804">
        <w:t xml:space="preserve">that will signal to any other </w:t>
      </w:r>
      <w:proofErr w:type="spellStart"/>
      <w:r w:rsidR="00473804">
        <w:t>boggards</w:t>
      </w:r>
      <w:proofErr w:type="spellEnd"/>
      <w:r w:rsidR="00473804">
        <w:t xml:space="preserve"> we might meet, that we are friends of the Black Lake clan</w:t>
      </w:r>
      <w:r w:rsidR="00A4669D">
        <w:t>, which is sweet. She really is trying to help</w:t>
      </w:r>
      <w:r w:rsidR="00310425">
        <w:t xml:space="preserve"> and </w:t>
      </w:r>
      <w:proofErr w:type="gramStart"/>
      <w:r w:rsidR="00310425">
        <w:t>drags</w:t>
      </w:r>
      <w:proofErr w:type="gramEnd"/>
      <w:r w:rsidR="00310425">
        <w:t xml:space="preserve"> out some items from what the clan has salvaged. Among vials of nasty looking stuff there is a wand I recognize (I saw it once in the hands of a traveling medic)</w:t>
      </w:r>
      <w:r w:rsidR="003543E5">
        <w:t xml:space="preserve">-a very useful wand of healing! Queen agrees to trade </w:t>
      </w:r>
      <w:r w:rsidR="00092031">
        <w:t xml:space="preserve">it to us for a more than fair price, and we </w:t>
      </w:r>
      <w:r w:rsidR="00D94985">
        <w:t>give her</w:t>
      </w:r>
      <w:r w:rsidR="00092031">
        <w:t xml:space="preserve"> some of the things we’ve found along</w:t>
      </w:r>
      <w:r w:rsidR="00D94985">
        <w:t xml:space="preserve"> the way.  Hans (obviously) does the accounting.</w:t>
      </w:r>
    </w:p>
    <w:p w14:paraId="3F8CA0C4" w14:textId="61596A6D" w:rsidR="00037AC5" w:rsidRDefault="0036595B">
      <w:r>
        <w:lastRenderedPageBreak/>
        <w:t>We debate what to do next, go up or down. Hans is of</w:t>
      </w:r>
      <w:r w:rsidR="00C77F10">
        <w:t xml:space="preserve"> </w:t>
      </w:r>
      <w:r>
        <w:t>the mind that sacrifices are coming from above</w:t>
      </w:r>
      <w:r w:rsidR="00327C69">
        <w:t>, even while admitting there could be many</w:t>
      </w:r>
      <w:r w:rsidR="002F4EBC">
        <w:t xml:space="preserve"> other</w:t>
      </w:r>
      <w:r w:rsidR="00327C69">
        <w:t xml:space="preserve"> sources of </w:t>
      </w:r>
      <w:r w:rsidR="002F4EBC">
        <w:t xml:space="preserve">the </w:t>
      </w:r>
      <w:r w:rsidR="00327C69">
        <w:t>magical energy</w:t>
      </w:r>
      <w:r w:rsidR="002F4EBC">
        <w:t xml:space="preserve"> being directed below. </w:t>
      </w:r>
      <w:r w:rsidR="00037AC5">
        <w:t xml:space="preserve"> “Look, ja, I have made a chart</w:t>
      </w:r>
      <w:r w:rsidR="005500BE">
        <w:t xml:space="preserve"> and on balance I </w:t>
      </w:r>
      <w:r w:rsidR="0042433C">
        <w:t>think going up is a better choice and I feel like some fresh air would be good for us, ja?”</w:t>
      </w:r>
    </w:p>
    <w:tbl>
      <w:tblPr>
        <w:tblStyle w:val="TableGrid"/>
        <w:tblW w:w="0" w:type="auto"/>
        <w:tblLook w:val="04A0" w:firstRow="1" w:lastRow="0" w:firstColumn="1" w:lastColumn="0" w:noHBand="0" w:noVBand="1"/>
      </w:tblPr>
      <w:tblGrid>
        <w:gridCol w:w="4675"/>
        <w:gridCol w:w="4675"/>
      </w:tblGrid>
      <w:tr w:rsidR="003940A0" w14:paraId="507ACA43" w14:textId="77777777" w:rsidTr="00FD7EE7">
        <w:tc>
          <w:tcPr>
            <w:tcW w:w="9350" w:type="dxa"/>
            <w:gridSpan w:val="2"/>
          </w:tcPr>
          <w:p w14:paraId="1431AB06" w14:textId="77777777" w:rsidR="003940A0" w:rsidRPr="006714A7" w:rsidRDefault="003940A0" w:rsidP="00FD7EE7">
            <w:pPr>
              <w:spacing w:before="120" w:after="120"/>
              <w:jc w:val="center"/>
              <w:rPr>
                <w:b/>
                <w:bCs/>
              </w:rPr>
            </w:pPr>
            <w:r>
              <w:rPr>
                <w:b/>
                <w:bCs/>
              </w:rPr>
              <w:t>Delve Deeper or Seek the Light</w:t>
            </w:r>
          </w:p>
        </w:tc>
      </w:tr>
      <w:tr w:rsidR="003940A0" w14:paraId="625BB688" w14:textId="77777777" w:rsidTr="00FD7EE7">
        <w:trPr>
          <w:trHeight w:val="280"/>
        </w:trPr>
        <w:tc>
          <w:tcPr>
            <w:tcW w:w="4675" w:type="dxa"/>
          </w:tcPr>
          <w:p w14:paraId="11AE5851" w14:textId="77777777" w:rsidR="003940A0" w:rsidRDefault="003940A0" w:rsidP="00FD7EE7">
            <w:pPr>
              <w:spacing w:before="120" w:after="120"/>
              <w:jc w:val="center"/>
              <w:rPr>
                <w:b/>
                <w:bCs/>
                <w:u w:val="single"/>
              </w:rPr>
            </w:pPr>
            <w:r>
              <w:rPr>
                <w:b/>
                <w:bCs/>
                <w:u w:val="single"/>
              </w:rPr>
              <w:t>Descend</w:t>
            </w:r>
          </w:p>
        </w:tc>
        <w:tc>
          <w:tcPr>
            <w:tcW w:w="4675" w:type="dxa"/>
          </w:tcPr>
          <w:p w14:paraId="687EC515" w14:textId="77777777" w:rsidR="003940A0" w:rsidRDefault="003940A0" w:rsidP="00FD7EE7">
            <w:pPr>
              <w:spacing w:before="120" w:after="120"/>
              <w:jc w:val="center"/>
              <w:rPr>
                <w:b/>
                <w:bCs/>
                <w:u w:val="single"/>
              </w:rPr>
            </w:pPr>
            <w:r>
              <w:rPr>
                <w:b/>
                <w:bCs/>
                <w:u w:val="single"/>
              </w:rPr>
              <w:t>Ascend</w:t>
            </w:r>
          </w:p>
        </w:tc>
      </w:tr>
      <w:tr w:rsidR="003940A0" w14:paraId="092BF507" w14:textId="77777777" w:rsidTr="00FD7EE7">
        <w:trPr>
          <w:trHeight w:val="277"/>
        </w:trPr>
        <w:tc>
          <w:tcPr>
            <w:tcW w:w="4675" w:type="dxa"/>
          </w:tcPr>
          <w:p w14:paraId="73765B91" w14:textId="77777777" w:rsidR="003940A0" w:rsidRPr="008425F1" w:rsidRDefault="003940A0" w:rsidP="00FD7EE7">
            <w:pPr>
              <w:spacing w:before="120" w:after="120"/>
              <w:jc w:val="center"/>
            </w:pPr>
            <w:r>
              <w:t>Discover where the power is going (it is likely something not good)</w:t>
            </w:r>
          </w:p>
        </w:tc>
        <w:tc>
          <w:tcPr>
            <w:tcW w:w="4675" w:type="dxa"/>
          </w:tcPr>
          <w:p w14:paraId="1EA3B38D" w14:textId="77777777" w:rsidR="003940A0" w:rsidRPr="008425F1" w:rsidRDefault="003940A0" w:rsidP="00FD7EE7">
            <w:pPr>
              <w:spacing w:before="120" w:after="120"/>
              <w:jc w:val="center"/>
            </w:pPr>
            <w:r>
              <w:t>Discover the source of the power being sent below (could be sacrifices)</w:t>
            </w:r>
          </w:p>
        </w:tc>
      </w:tr>
      <w:tr w:rsidR="003940A0" w14:paraId="1AF742B5" w14:textId="77777777" w:rsidTr="00FD7EE7">
        <w:trPr>
          <w:trHeight w:val="277"/>
        </w:trPr>
        <w:tc>
          <w:tcPr>
            <w:tcW w:w="4675" w:type="dxa"/>
          </w:tcPr>
          <w:p w14:paraId="7663C7FC" w14:textId="77777777" w:rsidR="003940A0" w:rsidRPr="008425F1" w:rsidRDefault="003940A0" w:rsidP="00FD7EE7">
            <w:pPr>
              <w:spacing w:before="120" w:after="120"/>
              <w:jc w:val="center"/>
            </w:pPr>
            <w:r>
              <w:t>We would have to backtrack a fair distance to go to the surface, and it might lead us nowhere — perhaps we should have investigated before going through the rusted doors*</w:t>
            </w:r>
          </w:p>
        </w:tc>
        <w:tc>
          <w:tcPr>
            <w:tcW w:w="4675" w:type="dxa"/>
          </w:tcPr>
          <w:p w14:paraId="6CFC0275" w14:textId="77777777" w:rsidR="003940A0" w:rsidRPr="008425F1" w:rsidRDefault="003940A0" w:rsidP="00FD7EE7">
            <w:pPr>
              <w:spacing w:before="120" w:after="120"/>
              <w:jc w:val="center"/>
            </w:pPr>
            <w:r>
              <w:t xml:space="preserve">We don’t know where the cavern downstairs leads — it may just be a </w:t>
            </w:r>
            <w:proofErr w:type="spellStart"/>
            <w:r>
              <w:t>boggard</w:t>
            </w:r>
            <w:proofErr w:type="spellEnd"/>
            <w:r>
              <w:t xml:space="preserve">-laden subterranean lake where Zunk will inevitably get </w:t>
            </w:r>
            <w:proofErr w:type="gramStart"/>
            <w:r>
              <w:t>his</w:t>
            </w:r>
            <w:proofErr w:type="gramEnd"/>
            <w:r>
              <w:t xml:space="preserve"> freak on**</w:t>
            </w:r>
          </w:p>
        </w:tc>
      </w:tr>
      <w:tr w:rsidR="003940A0" w14:paraId="6E945B06" w14:textId="77777777" w:rsidTr="00FD7EE7">
        <w:trPr>
          <w:trHeight w:val="277"/>
        </w:trPr>
        <w:tc>
          <w:tcPr>
            <w:tcW w:w="4675" w:type="dxa"/>
          </w:tcPr>
          <w:p w14:paraId="1AC6EB81" w14:textId="77777777" w:rsidR="003940A0" w:rsidRDefault="003940A0" w:rsidP="00FD7EE7">
            <w:pPr>
              <w:spacing w:before="120" w:after="120"/>
              <w:jc w:val="center"/>
            </w:pPr>
            <w:proofErr w:type="spellStart"/>
            <w:r>
              <w:t>Ordwii</w:t>
            </w:r>
            <w:proofErr w:type="spellEnd"/>
            <w:r>
              <w:t xml:space="preserve"> could be in danger down below</w:t>
            </w:r>
          </w:p>
        </w:tc>
        <w:tc>
          <w:tcPr>
            <w:tcW w:w="4675" w:type="dxa"/>
          </w:tcPr>
          <w:p w14:paraId="5C456DDB" w14:textId="77777777" w:rsidR="003940A0" w:rsidRDefault="003940A0" w:rsidP="00FD7EE7">
            <w:pPr>
              <w:spacing w:before="120" w:after="120"/>
              <w:jc w:val="center"/>
            </w:pPr>
            <w:proofErr w:type="spellStart"/>
            <w:r>
              <w:t>Ordwii</w:t>
            </w:r>
            <w:proofErr w:type="spellEnd"/>
            <w:r>
              <w:t xml:space="preserve"> could be in danger up top</w:t>
            </w:r>
          </w:p>
        </w:tc>
      </w:tr>
    </w:tbl>
    <w:p w14:paraId="4C74E7AB" w14:textId="77777777" w:rsidR="003940A0" w:rsidRDefault="003940A0" w:rsidP="003940A0">
      <w:pPr>
        <w:spacing w:before="120" w:after="120" w:line="240" w:lineRule="auto"/>
      </w:pPr>
      <w:r>
        <w:t>*Damned foreshadowing gave us tunnel vision.</w:t>
      </w:r>
    </w:p>
    <w:p w14:paraId="557AC114" w14:textId="74B6E135" w:rsidR="0042433C" w:rsidRDefault="003940A0" w:rsidP="00962B15">
      <w:pPr>
        <w:spacing w:before="120" w:after="120" w:line="240" w:lineRule="auto"/>
      </w:pPr>
      <w:r>
        <w:t>**Good for him. Less good for our appetite.</w:t>
      </w:r>
    </w:p>
    <w:p w14:paraId="5608A54C" w14:textId="77777777" w:rsidR="00037AC5" w:rsidRDefault="00037AC5"/>
    <w:p w14:paraId="100D5AD8" w14:textId="22CDBC84" w:rsidR="009F48E6" w:rsidRDefault="002F4EBC">
      <w:r>
        <w:t>But m</w:t>
      </w:r>
      <w:r w:rsidR="0095521D">
        <w:t xml:space="preserve">y instincts say to go down </w:t>
      </w:r>
      <w:r w:rsidR="00CB172B">
        <w:t>and when I say this Hans offers. “</w:t>
      </w:r>
      <w:proofErr w:type="gramStart"/>
      <w:r w:rsidR="002B76EB">
        <w:t>W</w:t>
      </w:r>
      <w:r w:rsidR="00CB172B">
        <w:t>ell</w:t>
      </w:r>
      <w:proofErr w:type="gramEnd"/>
      <w:r w:rsidR="00CB172B">
        <w:t xml:space="preserve"> ja, but </w:t>
      </w:r>
      <w:r w:rsidR="00312E53">
        <w:t xml:space="preserve">the possibility the </w:t>
      </w:r>
      <w:r w:rsidR="008755CC">
        <w:t>sacrifice being above means we should of course consider this, ja</w:t>
      </w:r>
      <w:r w:rsidR="005020DC">
        <w:t xml:space="preserve">. So maybe we should go </w:t>
      </w:r>
      <w:proofErr w:type="gramStart"/>
      <w:r w:rsidR="005020DC">
        <w:t>up</w:t>
      </w:r>
      <w:r w:rsidR="008755CC">
        <w:t>”?</w:t>
      </w:r>
      <w:proofErr w:type="gramEnd"/>
      <w:r w:rsidR="008755CC">
        <w:t xml:space="preserve"> And I say I still think we should go down. And it goes like that for </w:t>
      </w:r>
      <w:r w:rsidR="007B4465">
        <w:t>a while</w:t>
      </w:r>
      <w:r w:rsidR="008755CC">
        <w:t xml:space="preserve"> </w:t>
      </w:r>
      <w:r w:rsidR="005020DC">
        <w:t>until I</w:t>
      </w:r>
      <w:r w:rsidR="008755CC">
        <w:t xml:space="preserve"> shout in frustration “Well fine! Up! </w:t>
      </w:r>
      <w:proofErr w:type="spellStart"/>
      <w:proofErr w:type="gramStart"/>
      <w:r w:rsidR="008755CC">
        <w:t>L</w:t>
      </w:r>
      <w:r w:rsidR="000735BE">
        <w:t>ets</w:t>
      </w:r>
      <w:proofErr w:type="spellEnd"/>
      <w:proofErr w:type="gramEnd"/>
      <w:r w:rsidR="000735BE">
        <w:t xml:space="preserve"> go up if that’s what you want”. </w:t>
      </w:r>
      <w:r w:rsidR="005E175D">
        <w:t>(</w:t>
      </w:r>
      <w:r w:rsidR="000735BE">
        <w:t>“Easy Mum” whispers Zunk “Take a breath</w:t>
      </w:r>
      <w:r w:rsidR="008529DE">
        <w:t xml:space="preserve">. You just got your bell rung </w:t>
      </w:r>
      <w:proofErr w:type="gramStart"/>
      <w:r w:rsidR="008529DE">
        <w:t>pretty hard</w:t>
      </w:r>
      <w:proofErr w:type="gramEnd"/>
      <w:r w:rsidR="008529DE">
        <w:t xml:space="preserve">, not good to get </w:t>
      </w:r>
      <w:r w:rsidR="005005B3">
        <w:t>the blood up so</w:t>
      </w:r>
      <w:r w:rsidR="000735BE">
        <w:t>”).</w:t>
      </w:r>
    </w:p>
    <w:p w14:paraId="6AD192DD" w14:textId="556E0260" w:rsidR="000735BE" w:rsidRDefault="000735BE">
      <w:r>
        <w:t>And then Hans does some</w:t>
      </w:r>
      <w:r w:rsidR="00F4468C">
        <w:t xml:space="preserve">thing I have seen before, generally from men. Talking to women. He denies suggesting what everyone knew he was suggesting and </w:t>
      </w:r>
      <w:r w:rsidR="0096579C">
        <w:t xml:space="preserve">rather, </w:t>
      </w:r>
      <w:r w:rsidR="0083588D">
        <w:t xml:space="preserve">that he </w:t>
      </w:r>
      <w:r w:rsidR="00F4468C">
        <w:t xml:space="preserve">was </w:t>
      </w:r>
      <w:r w:rsidR="00753F76">
        <w:t xml:space="preserve">just trying to point out that blah blah. I was breathing, and when the </w:t>
      </w:r>
      <w:proofErr w:type="spellStart"/>
      <w:r w:rsidR="00753F76">
        <w:t>Hansplaining</w:t>
      </w:r>
      <w:proofErr w:type="spellEnd"/>
      <w:r w:rsidR="00753F76">
        <w:t xml:space="preserve"> was done, I </w:t>
      </w:r>
      <w:r w:rsidR="00EB6E00">
        <w:t>slowly</w:t>
      </w:r>
      <w:r w:rsidR="00753F76">
        <w:t xml:space="preserve"> </w:t>
      </w:r>
      <w:r w:rsidR="00320918">
        <w:t xml:space="preserve">and distinctly </w:t>
      </w:r>
      <w:r w:rsidR="00753F76">
        <w:t>said</w:t>
      </w:r>
      <w:r w:rsidR="00860F97">
        <w:t>. “Down. I think we should go down. I would like to go down, and so can we please just head down</w:t>
      </w:r>
      <w:r w:rsidR="0096579C">
        <w:t>?”</w:t>
      </w:r>
      <w:r w:rsidR="00320918">
        <w:t xml:space="preserve"> </w:t>
      </w:r>
    </w:p>
    <w:p w14:paraId="5D9BC0B3" w14:textId="77777777" w:rsidR="002B0045" w:rsidRDefault="00864D22">
      <w:proofErr w:type="spellStart"/>
      <w:r>
        <w:t>Ragnulf</w:t>
      </w:r>
      <w:proofErr w:type="spellEnd"/>
      <w:r>
        <w:t xml:space="preserve"> looked up from cleaning the blood off his hammer. “I would listen to her, </w:t>
      </w:r>
      <w:r w:rsidR="00613082">
        <w:t>lads. Sounds like Vanda when she is done discussing” Really? Holy smokes. I tried not to smil</w:t>
      </w:r>
      <w:r w:rsidR="00DB7216">
        <w:t>e</w:t>
      </w:r>
      <w:r w:rsidR="00613082">
        <w:t xml:space="preserve"> </w:t>
      </w:r>
      <w:r w:rsidR="00B13CEC">
        <w:t xml:space="preserve">but was only partially successful. </w:t>
      </w:r>
    </w:p>
    <w:p w14:paraId="76F4726B" w14:textId="167A57C7" w:rsidR="00961114" w:rsidRDefault="002B0045">
      <w:r>
        <w:lastRenderedPageBreak/>
        <w:t xml:space="preserve">There was no further </w:t>
      </w:r>
      <w:r w:rsidR="00A05051">
        <w:t>commentary,</w:t>
      </w:r>
      <w:r>
        <w:t xml:space="preserve"> so </w:t>
      </w:r>
      <w:r w:rsidR="00A05051">
        <w:t>w</w:t>
      </w:r>
      <w:r>
        <w:t>e headed back to the room</w:t>
      </w:r>
      <w:r w:rsidR="00961114">
        <w:t xml:space="preserve"> with the </w:t>
      </w:r>
      <w:proofErr w:type="gramStart"/>
      <w:r w:rsidR="00961114">
        <w:t xml:space="preserve">stairs  </w:t>
      </w:r>
      <w:r w:rsidR="000823FB">
        <w:t>and</w:t>
      </w:r>
      <w:proofErr w:type="gramEnd"/>
      <w:r w:rsidR="000823FB">
        <w:t xml:space="preserve"> followed them down</w:t>
      </w:r>
      <w:r w:rsidR="00B149AA">
        <w:t xml:space="preserve"> </w:t>
      </w:r>
      <w:proofErr w:type="gramStart"/>
      <w:r w:rsidR="00B149AA">
        <w:t>into</w:t>
      </w:r>
      <w:proofErr w:type="gramEnd"/>
      <w:r w:rsidR="00B149AA">
        <w:t xml:space="preserve"> a large opening</w:t>
      </w:r>
      <w:r w:rsidR="00961114">
        <w:t>.</w:t>
      </w:r>
      <w:r w:rsidR="007A1B6B">
        <w:t xml:space="preserve"> </w:t>
      </w:r>
      <w:r w:rsidR="002A7AB5">
        <w:t xml:space="preserve">Naturally, I lost my step and clanged down like </w:t>
      </w:r>
      <w:r w:rsidR="00124F84">
        <w:t xml:space="preserve">rickety </w:t>
      </w:r>
      <w:proofErr w:type="spellStart"/>
      <w:r w:rsidR="00124F84">
        <w:t>potsmith</w:t>
      </w:r>
      <w:r w:rsidR="00E94F3C">
        <w:t>’</w:t>
      </w:r>
      <w:r w:rsidR="00124F84">
        <w:t>s</w:t>
      </w:r>
      <w:proofErr w:type="spellEnd"/>
      <w:r w:rsidR="00124F84">
        <w:t xml:space="preserve"> wagon</w:t>
      </w:r>
      <w:r w:rsidR="00E94F3C">
        <w:t>,</w:t>
      </w:r>
      <w:r w:rsidR="000119CA">
        <w:t xml:space="preserve"> alert</w:t>
      </w:r>
      <w:r w:rsidR="00E94F3C">
        <w:t>ing</w:t>
      </w:r>
      <w:r w:rsidR="000119CA">
        <w:t xml:space="preserve"> the two </w:t>
      </w:r>
      <w:proofErr w:type="spellStart"/>
      <w:r w:rsidR="000119CA">
        <w:t>splitfaced</w:t>
      </w:r>
      <w:proofErr w:type="spellEnd"/>
      <w:r w:rsidR="000119CA">
        <w:t xml:space="preserve"> beings below. Stupid girl!</w:t>
      </w:r>
    </w:p>
    <w:p w14:paraId="128EF36B" w14:textId="111D5F3B" w:rsidR="000735BE" w:rsidRDefault="00473CAD">
      <w:r>
        <w:t xml:space="preserve">Zunk slides towards </w:t>
      </w:r>
      <w:r w:rsidR="00A8089D">
        <w:t>one of the horrors and a red streak opens on one of the monster</w:t>
      </w:r>
      <w:r w:rsidR="00951A14">
        <w:t xml:space="preserve">’s legs, while </w:t>
      </w:r>
      <w:r w:rsidR="007F69B1">
        <w:t xml:space="preserve">Tom swings and opens another gash. </w:t>
      </w:r>
      <w:r w:rsidR="002A280B">
        <w:t xml:space="preserve">I swing and feel a crunch of bone and flesh, and </w:t>
      </w:r>
      <w:proofErr w:type="spellStart"/>
      <w:r w:rsidR="002A280B">
        <w:t>a</w:t>
      </w:r>
      <w:r w:rsidR="00002AE4">
        <w:t>nd</w:t>
      </w:r>
      <w:proofErr w:type="spellEnd"/>
      <w:r w:rsidR="00002AE4">
        <w:t xml:space="preserve"> claes</w:t>
      </w:r>
      <w:r w:rsidR="002A280B">
        <w:t xml:space="preserve"> </w:t>
      </w:r>
      <w:r w:rsidR="00484B0D">
        <w:t>rak</w:t>
      </w:r>
      <w:r w:rsidR="00002AE4">
        <w:t>es</w:t>
      </w:r>
      <w:r w:rsidR="00484B0D">
        <w:t xml:space="preserve"> </w:t>
      </w:r>
      <w:r w:rsidR="00002AE4">
        <w:t>my shoulder</w:t>
      </w:r>
      <w:r w:rsidR="00484B0D">
        <w:t xml:space="preserve">. </w:t>
      </w:r>
      <w:r w:rsidR="003870AA">
        <w:t xml:space="preserve">I see Hans take out his wand and point, and the ground beneath the two </w:t>
      </w:r>
      <w:proofErr w:type="spellStart"/>
      <w:r w:rsidR="00DE11D1">
        <w:t>splitfaces</w:t>
      </w:r>
      <w:proofErr w:type="spellEnd"/>
      <w:r w:rsidR="00DE11D1">
        <w:t xml:space="preserve"> takes on </w:t>
      </w:r>
      <w:proofErr w:type="spellStart"/>
      <w:proofErr w:type="gramStart"/>
      <w:r w:rsidR="00DE11D1">
        <w:t>a</w:t>
      </w:r>
      <w:proofErr w:type="spellEnd"/>
      <w:proofErr w:type="gramEnd"/>
      <w:r w:rsidR="00DE11D1">
        <w:t xml:space="preserve"> oily sheen. The </w:t>
      </w:r>
      <w:r w:rsidR="00290FFB">
        <w:t xml:space="preserve">things lose their balance and </w:t>
      </w:r>
      <w:r w:rsidR="006B7846">
        <w:t>fall</w:t>
      </w:r>
      <w:r w:rsidR="00290FFB">
        <w:t xml:space="preserve">, clawing for purchase on the suddenly slippery ground. Zunk reverses his daggers and </w:t>
      </w:r>
      <w:r w:rsidR="00431BE4">
        <w:t xml:space="preserve">plunges them into </w:t>
      </w:r>
      <w:proofErr w:type="spellStart"/>
      <w:r w:rsidR="00431BE4">
        <w:t>splitface</w:t>
      </w:r>
      <w:proofErr w:type="spellEnd"/>
      <w:r w:rsidR="00431BE4">
        <w:t xml:space="preserve"> and is splattered by a gout of blood as the monster takes a last ra</w:t>
      </w:r>
      <w:r w:rsidR="00BE6D45">
        <w:t xml:space="preserve">ttling breath. </w:t>
      </w:r>
      <w:r w:rsidR="00B94BF6">
        <w:t xml:space="preserve">The other one has managed to stand, avoiding Tom’s blade and </w:t>
      </w:r>
      <w:r w:rsidR="008E4857">
        <w:t xml:space="preserve">strikes at me with claws and teeth, but by Milani’s grace </w:t>
      </w:r>
      <w:r w:rsidR="00E2640A">
        <w:t xml:space="preserve">I </w:t>
      </w:r>
      <w:r w:rsidR="006B7846">
        <w:t xml:space="preserve">deflect the blows. </w:t>
      </w:r>
      <w:r w:rsidR="00E63477">
        <w:t xml:space="preserve"> Tom’s blade </w:t>
      </w:r>
      <w:r w:rsidR="005D1996">
        <w:t>goes through a shoulder</w:t>
      </w:r>
      <w:r w:rsidR="00787538">
        <w:t xml:space="preserve"> and I swing up,</w:t>
      </w:r>
      <w:r w:rsidR="00113AF4">
        <w:t xml:space="preserve"> the spikey ball</w:t>
      </w:r>
      <w:r w:rsidR="00787538">
        <w:t xml:space="preserve"> connecting with the </w:t>
      </w:r>
      <w:proofErr w:type="spellStart"/>
      <w:r w:rsidR="00787538">
        <w:t>splitface</w:t>
      </w:r>
      <w:r w:rsidR="00B81B94">
        <w:t>’</w:t>
      </w:r>
      <w:r w:rsidR="00787538">
        <w:t>s</w:t>
      </w:r>
      <w:proofErr w:type="spellEnd"/>
      <w:r w:rsidR="00787538">
        <w:t xml:space="preserve"> chin and </w:t>
      </w:r>
      <w:r w:rsidR="00B81B94">
        <w:t xml:space="preserve">tearing the slavering head from </w:t>
      </w:r>
      <w:r w:rsidR="00781E45">
        <w:t>its body. Luckily the bl</w:t>
      </w:r>
      <w:r w:rsidR="005E746B">
        <w:t>ood misses me entirely. Holy smokes, did I just do that?</w:t>
      </w:r>
    </w:p>
    <w:p w14:paraId="24F47FEE" w14:textId="2610C8F7" w:rsidR="00534088" w:rsidRDefault="00113AF4">
      <w:r>
        <w:t xml:space="preserve">We take a breath and look around. </w:t>
      </w:r>
      <w:r w:rsidR="008C1F22">
        <w:t xml:space="preserve">We’re in a chamber </w:t>
      </w:r>
      <w:r w:rsidR="008C1F22" w:rsidRPr="00871C6A">
        <w:t>brightly lit by flickering flames inset into small silver-lined nooks</w:t>
      </w:r>
      <w:r w:rsidR="006F7EEC">
        <w:t>, with a grand ceiling and paintings on the wall visible by the soft and even light</w:t>
      </w:r>
      <w:r w:rsidR="004B4629">
        <w:t xml:space="preserve">. </w:t>
      </w:r>
      <w:r w:rsidR="00871C6A" w:rsidRPr="00871C6A">
        <w:t xml:space="preserve"> </w:t>
      </w:r>
      <w:r w:rsidR="004B4629">
        <w:t>F</w:t>
      </w:r>
      <w:r w:rsidR="00871C6A" w:rsidRPr="00871C6A">
        <w:t>inely crafted depictions of a horned and hooved giant in rusted full plate accomplishing great tasks of utter destruction, with the last in the series showing some sort of ritual.</w:t>
      </w:r>
      <w:r w:rsidR="006B1858">
        <w:t xml:space="preserve"> </w:t>
      </w:r>
      <w:proofErr w:type="spellStart"/>
      <w:proofErr w:type="gramStart"/>
      <w:r w:rsidR="006B1858">
        <w:t>Ugh..</w:t>
      </w:r>
      <w:proofErr w:type="gramEnd"/>
      <w:r w:rsidR="006B1858">
        <w:t>why</w:t>
      </w:r>
      <w:proofErr w:type="spellEnd"/>
      <w:r w:rsidR="006B1858">
        <w:t xml:space="preserve"> is there always some nasty </w:t>
      </w:r>
      <w:r w:rsidR="0069205B">
        <w:t xml:space="preserve">ceremony? </w:t>
      </w:r>
      <w:r w:rsidR="00871C6A" w:rsidRPr="00871C6A">
        <w:t xml:space="preserve"> Part of the wall in the southeast corner has caved in somewhat, but the hallways exiting the chamber to the north and south are still intact. To the west, a massive fifteen-foot-wide iron door seals the passage beyond; sharp spikes and blades of rusted metal cover the entire surface of the door</w:t>
      </w:r>
      <w:r w:rsidR="00496F19">
        <w:t xml:space="preserve">. </w:t>
      </w:r>
    </w:p>
    <w:p w14:paraId="1A45F3DC" w14:textId="5F5C283E" w:rsidR="00C13494" w:rsidRDefault="00DC11C3">
      <w:r>
        <w:t xml:space="preserve">Hans says “Ja, that does not look very inviting. I </w:t>
      </w:r>
      <w:r w:rsidR="00E46A5F">
        <w:t>suggest we make a chart about the pros and cons here, ja? Con-</w:t>
      </w:r>
      <w:r w:rsidR="00300EEA">
        <w:t>what is beyond door is very likely to kill us. Pros anyone?”</w:t>
      </w:r>
    </w:p>
    <w:p w14:paraId="7CE4745B" w14:textId="6C77B40E" w:rsidR="007E2C2C" w:rsidRDefault="007E2C2C">
      <w:r>
        <w:t xml:space="preserve">While this is going on, Zunk slides carefully through the </w:t>
      </w:r>
      <w:r w:rsidR="00691697">
        <w:t xml:space="preserve">rockfall, picking his way into deeper darkness. </w:t>
      </w:r>
      <w:r w:rsidR="005C0A6E">
        <w:t>We all slide a little in that direction, now quiet, but not wanting to go further for fear of alerting anything</w:t>
      </w:r>
      <w:r w:rsidR="00EC7070">
        <w:t>.</w:t>
      </w:r>
      <w:r w:rsidR="005C0A6E">
        <w:t xml:space="preserve"> Or maybe that was just me.</w:t>
      </w:r>
    </w:p>
    <w:p w14:paraId="3413D4C1" w14:textId="31828EEA" w:rsidR="005C0A6E" w:rsidRDefault="005C0A6E">
      <w:r>
        <w:t xml:space="preserve">He slips back, silent </w:t>
      </w:r>
      <w:proofErr w:type="gramStart"/>
      <w:r>
        <w:t>as</w:t>
      </w:r>
      <w:proofErr w:type="gramEnd"/>
      <w:r>
        <w:t xml:space="preserve"> a mouse, a moment later.</w:t>
      </w:r>
    </w:p>
    <w:p w14:paraId="4B55A5C4" w14:textId="37D55681" w:rsidR="005C0A6E" w:rsidRDefault="0002770C">
      <w:r>
        <w:t>“</w:t>
      </w:r>
      <w:proofErr w:type="gramStart"/>
      <w:r>
        <w:t>uh</w:t>
      </w:r>
      <w:proofErr w:type="gramEnd"/>
      <w:r>
        <w:t xml:space="preserve"> well” he says softly. “</w:t>
      </w:r>
      <w:proofErr w:type="spellStart"/>
      <w:r>
        <w:t>Somekinda</w:t>
      </w:r>
      <w:proofErr w:type="spellEnd"/>
      <w:r>
        <w:t xml:space="preserve"> </w:t>
      </w:r>
      <w:r w:rsidR="009B6972">
        <w:t xml:space="preserve">funny fellow there, among a pile of dross, </w:t>
      </w:r>
      <w:r w:rsidR="00AB56BA">
        <w:t>muttering to himself and picking up things and breaking ‘</w:t>
      </w:r>
      <w:proofErr w:type="spellStart"/>
      <w:r w:rsidR="00AB56BA">
        <w:t>em</w:t>
      </w:r>
      <w:proofErr w:type="spellEnd"/>
      <w:r w:rsidR="007D5759">
        <w:t xml:space="preserve">. Not </w:t>
      </w:r>
      <w:proofErr w:type="spellStart"/>
      <w:r w:rsidR="007D5759">
        <w:t>m</w:t>
      </w:r>
      <w:r w:rsidR="00915139">
        <w:t>akin</w:t>
      </w:r>
      <w:proofErr w:type="spellEnd"/>
      <w:r w:rsidR="00915139">
        <w:t xml:space="preserve"> any sense at all, </w:t>
      </w:r>
      <w:proofErr w:type="spellStart"/>
      <w:r w:rsidR="00BC1938">
        <w:t>breakin</w:t>
      </w:r>
      <w:proofErr w:type="spellEnd"/>
      <w:r w:rsidR="00BC1938">
        <w:t xml:space="preserve"> is all he seems to want to do.</w:t>
      </w:r>
      <w:r w:rsidR="00915139">
        <w:t xml:space="preserve"> I don’t think he’s dangerous,</w:t>
      </w:r>
      <w:r w:rsidR="006F6559">
        <w:t xml:space="preserve"> but</w:t>
      </w:r>
      <w:r w:rsidR="00915139">
        <w:t xml:space="preserve"> I don’t much like the looks of him</w:t>
      </w:r>
      <w:r w:rsidR="006F6559">
        <w:t>, either</w:t>
      </w:r>
      <w:r w:rsidR="00915139">
        <w:t>”</w:t>
      </w:r>
    </w:p>
    <w:p w14:paraId="0EA4A193" w14:textId="5ED6EB58" w:rsidR="00915139" w:rsidRDefault="00BE25F4">
      <w:r>
        <w:t xml:space="preserve">We look at the </w:t>
      </w:r>
      <w:proofErr w:type="spellStart"/>
      <w:r w:rsidR="00C80D94">
        <w:t>rockstrewn</w:t>
      </w:r>
      <w:proofErr w:type="spellEnd"/>
      <w:r w:rsidR="00C80D94">
        <w:t xml:space="preserve"> </w:t>
      </w:r>
      <w:proofErr w:type="gramStart"/>
      <w:r w:rsidR="00C80D94">
        <w:t>tunnel</w:t>
      </w:r>
      <w:proofErr w:type="gramEnd"/>
      <w:r w:rsidR="00C80D94">
        <w:t xml:space="preserve"> but no threat emerges. “Okey </w:t>
      </w:r>
      <w:proofErr w:type="spellStart"/>
      <w:r w:rsidR="00C80D94">
        <w:t>dokey</w:t>
      </w:r>
      <w:proofErr w:type="spellEnd"/>
      <w:r w:rsidR="00474823">
        <w:t>. Maybe if we just head the other way maybe it’ll leave us alone?”.</w:t>
      </w:r>
      <w:r w:rsidR="00BC1938">
        <w:t xml:space="preserve"> </w:t>
      </w:r>
      <w:r w:rsidR="006F6559">
        <w:t xml:space="preserve"> There seems to be </w:t>
      </w:r>
      <w:proofErr w:type="gramStart"/>
      <w:r w:rsidR="006F6559">
        <w:t>the</w:t>
      </w:r>
      <w:proofErr w:type="gramEnd"/>
      <w:r w:rsidR="006F6559">
        <w:t xml:space="preserve"> unspoken </w:t>
      </w:r>
      <w:r w:rsidR="006F6559">
        <w:lastRenderedPageBreak/>
        <w:t xml:space="preserve">agreement to leave the spikey door for </w:t>
      </w:r>
      <w:proofErr w:type="gramStart"/>
      <w:r w:rsidR="006F6559">
        <w:t>now</w:t>
      </w:r>
      <w:proofErr w:type="gramEnd"/>
      <w:r w:rsidR="006F6559">
        <w:t xml:space="preserve"> </w:t>
      </w:r>
      <w:r w:rsidR="003676FE">
        <w:t xml:space="preserve">so we go north, finding a door that leads to a </w:t>
      </w:r>
      <w:proofErr w:type="spellStart"/>
      <w:proofErr w:type="gramStart"/>
      <w:r w:rsidR="003676FE">
        <w:t>well appointed</w:t>
      </w:r>
      <w:proofErr w:type="spellEnd"/>
      <w:proofErr w:type="gramEnd"/>
      <w:r w:rsidR="003676FE">
        <w:t xml:space="preserve"> room</w:t>
      </w:r>
      <w:r w:rsidR="0015020B">
        <w:t>, recently slept in, with a chest and a rapier leaning on the desk.</w:t>
      </w:r>
    </w:p>
    <w:p w14:paraId="063CA8F4" w14:textId="5F1ABF15" w:rsidR="001F41C2" w:rsidRDefault="00106C59">
      <w:r>
        <w:t xml:space="preserve">“Aye my little box, what have </w:t>
      </w:r>
      <w:proofErr w:type="spellStart"/>
      <w:r>
        <w:t>ye</w:t>
      </w:r>
      <w:proofErr w:type="spellEnd"/>
      <w:r>
        <w:t xml:space="preserve"> to offer Zunk?” as he takes out his tools and </w:t>
      </w:r>
      <w:r w:rsidR="000C6C55">
        <w:t xml:space="preserve">begins to work. A little click, </w:t>
      </w:r>
      <w:r w:rsidR="00887F6F">
        <w:t>an “oops</w:t>
      </w:r>
      <w:r w:rsidR="006B4EA6">
        <w:t xml:space="preserve">” from Zunk, </w:t>
      </w:r>
      <w:r w:rsidR="000C6C55">
        <w:t xml:space="preserve">and oh, what’s this? Little metal hissing </w:t>
      </w:r>
      <w:r w:rsidR="00667B90">
        <w:t xml:space="preserve">snakes </w:t>
      </w:r>
      <w:r w:rsidR="00FF4C34">
        <w:t xml:space="preserve">appear suddenly and make towards </w:t>
      </w:r>
      <w:r w:rsidR="006B4EA6">
        <w:t xml:space="preserve">us </w:t>
      </w:r>
      <w:r w:rsidR="00FF4C34">
        <w:t>with little metal teeth that are quite sharp</w:t>
      </w:r>
      <w:r w:rsidR="001F41C2">
        <w:t>; Zunk is bleeding from multiple bites.</w:t>
      </w:r>
    </w:p>
    <w:p w14:paraId="162B9E4E" w14:textId="7990A070" w:rsidR="009234D6" w:rsidRDefault="0072244B">
      <w:r>
        <w:t xml:space="preserve">I flail uselessly at the squirming things, while Tom </w:t>
      </w:r>
      <w:r w:rsidR="002C430D">
        <w:t>flattens one. It explodes a moment later spray</w:t>
      </w:r>
      <w:r w:rsidR="001A19D6">
        <w:t>i</w:t>
      </w:r>
      <w:r w:rsidR="002C430D">
        <w:t xml:space="preserve">ng metal bits everywhere, </w:t>
      </w:r>
      <w:r w:rsidR="001F5A98">
        <w:t xml:space="preserve">bloodying Tom and little Zunk, who is not looking so good. </w:t>
      </w:r>
      <w:r w:rsidR="007B144E">
        <w:t xml:space="preserve">Hans fires off his </w:t>
      </w:r>
      <w:r w:rsidR="00171E1F">
        <w:t>lightning,</w:t>
      </w:r>
      <w:r w:rsidR="007B144E">
        <w:t xml:space="preserve"> and the things squirm</w:t>
      </w:r>
      <w:r w:rsidR="00F8659C">
        <w:t xml:space="preserve"> and twitch</w:t>
      </w:r>
      <w:r w:rsidR="00171E1F">
        <w:t xml:space="preserve"> violently</w:t>
      </w:r>
      <w:r w:rsidR="00E24BBE">
        <w:t xml:space="preserve">. </w:t>
      </w:r>
      <w:r w:rsidR="00971C36">
        <w:t xml:space="preserve">Another spell </w:t>
      </w:r>
      <w:r w:rsidR="00B81DE8">
        <w:t>might</w:t>
      </w:r>
      <w:r w:rsidR="00971C36">
        <w:t xml:space="preserve"> take them out </w:t>
      </w:r>
      <w:r w:rsidR="00B81DE8">
        <w:t>given</w:t>
      </w:r>
      <w:r w:rsidR="00971C36">
        <w:t xml:space="preserve"> the da</w:t>
      </w:r>
      <w:r w:rsidR="00825106">
        <w:t>mage done by his first, so I mash one (just to be on the safe side</w:t>
      </w:r>
      <w:r w:rsidR="007135D0">
        <w:t xml:space="preserve">) and step back. </w:t>
      </w:r>
      <w:proofErr w:type="spellStart"/>
      <w:r w:rsidR="007135D0">
        <w:t>Ragnulf</w:t>
      </w:r>
      <w:proofErr w:type="spellEnd"/>
      <w:r w:rsidR="007135D0">
        <w:t xml:space="preserve"> and the other are in the far corner</w:t>
      </w:r>
      <w:r w:rsidR="00E12B37">
        <w:t xml:space="preserve"> and I hope the dwarf is thinking along with me, but </w:t>
      </w:r>
      <w:r w:rsidR="00E1780E">
        <w:t xml:space="preserve">he keeps </w:t>
      </w:r>
      <w:r w:rsidR="00A42235">
        <w:t>hammering</w:t>
      </w:r>
      <w:r w:rsidR="00E1780E">
        <w:t xml:space="preserve"> at the metal serpent at his </w:t>
      </w:r>
      <w:r w:rsidR="001C100B">
        <w:t>feet</w:t>
      </w:r>
      <w:r w:rsidR="00E1780E">
        <w:t xml:space="preserve">. Another jolt from </w:t>
      </w:r>
      <w:r w:rsidR="001B72C8">
        <w:t xml:space="preserve">Hans and the things convulse and </w:t>
      </w:r>
      <w:r w:rsidR="00B027B7">
        <w:t xml:space="preserve">are still. I quickly grab Zunk and </w:t>
      </w:r>
      <w:r w:rsidR="00455469">
        <w:t xml:space="preserve">run into the hallway before they detonate. I feel bad leaving </w:t>
      </w:r>
      <w:proofErr w:type="spellStart"/>
      <w:r w:rsidR="00455469">
        <w:t>Ragnulf</w:t>
      </w:r>
      <w:proofErr w:type="spellEnd"/>
      <w:r w:rsidR="00455469">
        <w:t xml:space="preserve"> but there’s </w:t>
      </w:r>
      <w:proofErr w:type="gramStart"/>
      <w:r w:rsidR="00455469">
        <w:t>naught</w:t>
      </w:r>
      <w:proofErr w:type="gramEnd"/>
      <w:r w:rsidR="00455469">
        <w:t xml:space="preserve"> </w:t>
      </w:r>
      <w:r w:rsidR="00667B90">
        <w:t>I can</w:t>
      </w:r>
      <w:r w:rsidR="00264A8C">
        <w:t xml:space="preserve"> do and I don’t think Zunk can take another </w:t>
      </w:r>
      <w:r w:rsidR="00667B90">
        <w:t>hit</w:t>
      </w:r>
      <w:r w:rsidR="00264A8C">
        <w:t>.</w:t>
      </w:r>
    </w:p>
    <w:p w14:paraId="75207812" w14:textId="5E20262C" w:rsidR="00264A8C" w:rsidRDefault="001C100B">
      <w:r>
        <w:t>“Aye, like wot I said, Mum</w:t>
      </w:r>
      <w:r w:rsidR="00D27520">
        <w:t xml:space="preserve">” says Zunk as </w:t>
      </w:r>
      <w:r w:rsidR="00300787">
        <w:t>metal bits shred the door “</w:t>
      </w:r>
      <w:r w:rsidR="005357C4">
        <w:t xml:space="preserve">what </w:t>
      </w:r>
      <w:r w:rsidR="007C0E29">
        <w:t>would I do without</w:t>
      </w:r>
      <w:r w:rsidR="00300787">
        <w:t xml:space="preserve"> my carr</w:t>
      </w:r>
      <w:r w:rsidR="005357C4">
        <w:t xml:space="preserve">yall, eh”? </w:t>
      </w:r>
    </w:p>
    <w:p w14:paraId="046BD407" w14:textId="7AAB8C16" w:rsidR="00965AB7" w:rsidRDefault="00A35643">
      <w:r>
        <w:t xml:space="preserve">The chest is now safe to </w:t>
      </w:r>
      <w:proofErr w:type="gramStart"/>
      <w:r>
        <w:t>open</w:t>
      </w:r>
      <w:proofErr w:type="gramEnd"/>
      <w:r>
        <w:t xml:space="preserve"> and </w:t>
      </w:r>
      <w:r w:rsidR="00B11176">
        <w:t xml:space="preserve">its contents </w:t>
      </w:r>
      <w:r w:rsidR="00C5028B">
        <w:t xml:space="preserve">are unsurprising for a merchant. The rapier, while </w:t>
      </w:r>
      <w:proofErr w:type="spellStart"/>
      <w:r w:rsidR="00C5028B">
        <w:t xml:space="preserve">well </w:t>
      </w:r>
      <w:proofErr w:type="gramStart"/>
      <w:r w:rsidR="00C5028B">
        <w:t>crafted</w:t>
      </w:r>
      <w:proofErr w:type="spellEnd"/>
      <w:proofErr w:type="gramEnd"/>
      <w:r w:rsidR="00C5028B">
        <w:t xml:space="preserve"> is nothing unusual. </w:t>
      </w:r>
      <w:r w:rsidR="00E532FF">
        <w:t xml:space="preserve">On the desk there is a key and a book written in </w:t>
      </w:r>
      <w:proofErr w:type="spellStart"/>
      <w:r w:rsidR="00170478">
        <w:t>Thalassonian</w:t>
      </w:r>
      <w:proofErr w:type="spellEnd"/>
      <w:r w:rsidR="00170478">
        <w:t>, which</w:t>
      </w:r>
      <w:r w:rsidR="00E532FF">
        <w:t xml:space="preserve"> Hans wants badly to look at. </w:t>
      </w:r>
      <w:r w:rsidR="00614782">
        <w:t xml:space="preserve"> But there </w:t>
      </w:r>
      <w:r w:rsidR="00006DB7">
        <w:t xml:space="preserve">is </w:t>
      </w:r>
      <w:r w:rsidR="00614782">
        <w:t>one more door at the end of the hallway that we need to check first.</w:t>
      </w:r>
    </w:p>
    <w:p w14:paraId="2237506B" w14:textId="62B9E60A" w:rsidR="00614782" w:rsidRDefault="00614782">
      <w:r>
        <w:t xml:space="preserve">It is locked, but </w:t>
      </w:r>
      <w:r w:rsidR="000004D6">
        <w:t xml:space="preserve">the key we found on the desk slides in easy and </w:t>
      </w:r>
      <w:r w:rsidR="008B5A32">
        <w:t>the door open.</w:t>
      </w:r>
    </w:p>
    <w:p w14:paraId="6DCA7911" w14:textId="12259F97" w:rsidR="008B5A32" w:rsidRDefault="008B5A32">
      <w:proofErr w:type="spellStart"/>
      <w:r>
        <w:t>Ordwi</w:t>
      </w:r>
      <w:proofErr w:type="spellEnd"/>
      <w:r>
        <w:t xml:space="preserve"> rises from the </w:t>
      </w:r>
      <w:r w:rsidR="00474E76">
        <w:t xml:space="preserve">small bed and says “I knew you would find me. </w:t>
      </w:r>
      <w:r w:rsidR="000A44DE">
        <w:t xml:space="preserve">Where is </w:t>
      </w:r>
      <w:proofErr w:type="spellStart"/>
      <w:r w:rsidR="000A44DE">
        <w:t>Meitremar</w:t>
      </w:r>
      <w:proofErr w:type="spellEnd"/>
      <w:r w:rsidR="000A44DE">
        <w:t xml:space="preserve">? And what is </w:t>
      </w:r>
      <w:r w:rsidR="000A44DE" w:rsidRPr="000A44DE">
        <w:rPr>
          <w:i/>
          <w:iCs/>
        </w:rPr>
        <w:t>he</w:t>
      </w:r>
      <w:r w:rsidR="000A44DE">
        <w:t xml:space="preserve"> doing here?</w:t>
      </w:r>
    </w:p>
    <w:p w14:paraId="2EBF8C51" w14:textId="77777777" w:rsidR="00E015B4" w:rsidRDefault="00E015B4">
      <w:pPr>
        <w:pBdr>
          <w:bottom w:val="single" w:sz="6" w:space="1" w:color="auto"/>
        </w:pBdr>
      </w:pPr>
    </w:p>
    <w:p w14:paraId="514DEE98" w14:textId="77777777" w:rsidR="00A43A0A" w:rsidRDefault="00A43A0A">
      <w:r>
        <w:t xml:space="preserve">S1E8: </w:t>
      </w:r>
      <w:proofErr w:type="spellStart"/>
      <w:r>
        <w:t>Boggards</w:t>
      </w:r>
      <w:proofErr w:type="spellEnd"/>
      <w:r>
        <w:t xml:space="preserve"> Point the Way</w:t>
      </w:r>
    </w:p>
    <w:p w14:paraId="604E25C8" w14:textId="7F894CA2" w:rsidR="0038257F" w:rsidRDefault="00730069">
      <w:r>
        <w:t xml:space="preserve">Zunk ran up </w:t>
      </w:r>
      <w:r w:rsidR="00DE528B">
        <w:t xml:space="preserve">to </w:t>
      </w:r>
      <w:proofErr w:type="spellStart"/>
      <w:proofErr w:type="gramStart"/>
      <w:r w:rsidR="00DE528B">
        <w:t>Ordwii</w:t>
      </w:r>
      <w:proofErr w:type="spellEnd"/>
      <w:proofErr w:type="gramEnd"/>
      <w:r w:rsidR="00DE528B">
        <w:t xml:space="preserve"> and they embraced</w:t>
      </w:r>
      <w:r w:rsidR="00B06DC9">
        <w:t xml:space="preserve"> warmly</w:t>
      </w:r>
      <w:r w:rsidR="00DE528B">
        <w:t>, while I smiled</w:t>
      </w:r>
      <w:r w:rsidR="00272C3E">
        <w:t>, hopefully not too nervously. “I am glad my trust in you to keep them well was no</w:t>
      </w:r>
      <w:r w:rsidR="00A567B5">
        <w:t xml:space="preserve">t misplaced, </w:t>
      </w:r>
      <w:proofErr w:type="spellStart"/>
      <w:r w:rsidR="00A567B5">
        <w:t>Jhyseline</w:t>
      </w:r>
      <w:proofErr w:type="spellEnd"/>
      <w:r w:rsidR="00A567B5">
        <w:t>” I be</w:t>
      </w:r>
      <w:r w:rsidR="00A06231">
        <w:t>amed. “And I am sure yo</w:t>
      </w:r>
      <w:r w:rsidR="00F15605">
        <w:t>u looked after the</w:t>
      </w:r>
      <w:r w:rsidR="00FB7164">
        <w:t>m in your clever</w:t>
      </w:r>
      <w:r w:rsidR="00414726">
        <w:t xml:space="preserve"> manner too</w:t>
      </w:r>
      <w:r w:rsidR="00F15605">
        <w:t>, Hans.</w:t>
      </w:r>
      <w:r w:rsidR="00414726">
        <w:t xml:space="preserve"> </w:t>
      </w:r>
      <w:r w:rsidR="00BC1EC4">
        <w:t xml:space="preserve">I have no doubt you found my letter </w:t>
      </w:r>
      <w:r w:rsidR="0038257F">
        <w:t xml:space="preserve">directing you here.” Oops. I looked at Hans and we both let the matter slide. </w:t>
      </w:r>
    </w:p>
    <w:p w14:paraId="604ED9C0" w14:textId="61854BBA" w:rsidR="00730069" w:rsidRDefault="0038257F">
      <w:r>
        <w:t>“Anyway</w:t>
      </w:r>
      <w:r w:rsidR="00232E21">
        <w:t xml:space="preserve">” </w:t>
      </w:r>
      <w:proofErr w:type="spellStart"/>
      <w:r w:rsidR="00232E21">
        <w:t>Ordwii</w:t>
      </w:r>
      <w:proofErr w:type="spellEnd"/>
      <w:r w:rsidR="00232E21">
        <w:t xml:space="preserve"> continued “</w:t>
      </w:r>
      <w:r w:rsidR="00414726">
        <w:t>You best explain how you have come to be here</w:t>
      </w:r>
      <w:r w:rsidR="00106E49">
        <w:t xml:space="preserve">. And have you found </w:t>
      </w:r>
      <w:proofErr w:type="gramStart"/>
      <w:r w:rsidR="00106E49">
        <w:t>Cormac</w:t>
      </w:r>
      <w:r w:rsidR="003A5B2D">
        <w:t>?</w:t>
      </w:r>
      <w:r w:rsidR="00106E49">
        <w:t>,</w:t>
      </w:r>
      <w:proofErr w:type="gramEnd"/>
      <w:r w:rsidR="00106E49">
        <w:t xml:space="preserve"> he was injured gravely while protecting me, by </w:t>
      </w:r>
      <w:r w:rsidR="00106E49" w:rsidRPr="00106E49">
        <w:rPr>
          <w:i/>
          <w:iCs/>
        </w:rPr>
        <w:t>him</w:t>
      </w:r>
      <w:r w:rsidR="00106E49">
        <w:t xml:space="preserve">.” She glared </w:t>
      </w:r>
      <w:r w:rsidR="00B06DC9">
        <w:t xml:space="preserve">at </w:t>
      </w:r>
      <w:proofErr w:type="spellStart"/>
      <w:r w:rsidR="00B06DC9">
        <w:t>Ragnulf</w:t>
      </w:r>
      <w:proofErr w:type="spellEnd"/>
      <w:r w:rsidR="00B06DC9">
        <w:t xml:space="preserve">. </w:t>
      </w:r>
      <w:r w:rsidR="00106E49">
        <w:t xml:space="preserve"> </w:t>
      </w:r>
    </w:p>
    <w:p w14:paraId="54853981" w14:textId="77777777" w:rsidR="004A79E3" w:rsidRDefault="00D91FF9">
      <w:r>
        <w:lastRenderedPageBreak/>
        <w:t xml:space="preserve">She was somewhat mollified by learning Cormac was </w:t>
      </w:r>
      <w:r w:rsidR="00C54D15">
        <w:t xml:space="preserve">safe, and she let be the matter of </w:t>
      </w:r>
      <w:proofErr w:type="spellStart"/>
      <w:r w:rsidR="00C54D15">
        <w:t>Ragnulf’s</w:t>
      </w:r>
      <w:proofErr w:type="spellEnd"/>
      <w:r w:rsidR="00C54D15">
        <w:t xml:space="preserve"> presence</w:t>
      </w:r>
      <w:r w:rsidR="003461B1">
        <w:t xml:space="preserve">. </w:t>
      </w:r>
      <w:r w:rsidR="00131879">
        <w:t>“</w:t>
      </w:r>
      <w:r w:rsidR="003461B1">
        <w:t>I have little to add unfortunately, being kept here for th</w:t>
      </w:r>
      <w:r w:rsidR="00215217">
        <w:t xml:space="preserve">ese last days, </w:t>
      </w:r>
      <w:r w:rsidR="00F65BFC">
        <w:t>and</w:t>
      </w:r>
      <w:r w:rsidR="00215217">
        <w:t xml:space="preserve"> am afraid I will be of little help</w:t>
      </w:r>
      <w:r w:rsidR="00202283">
        <w:t xml:space="preserve">; they have taken my holy </w:t>
      </w:r>
      <w:proofErr w:type="gramStart"/>
      <w:r w:rsidR="00202283">
        <w:t>symbols</w:t>
      </w:r>
      <w:proofErr w:type="gramEnd"/>
      <w:r w:rsidR="00642018">
        <w:t xml:space="preserve"> so I am without my god</w:t>
      </w:r>
      <w:r w:rsidR="00F65BFC">
        <w:t xml:space="preserve">. It is best if I return to </w:t>
      </w:r>
      <w:r w:rsidR="00920949">
        <w:t>Iron Harbor-you have convinced me all is not lost there and so I will help them prepare for what lies ahead.</w:t>
      </w:r>
      <w:r w:rsidR="00E645BB">
        <w:t xml:space="preserve"> But you must grant me one last bit of aid and accompany me there-I am weak and </w:t>
      </w:r>
      <w:r w:rsidR="004A79E3">
        <w:t xml:space="preserve">was unconscious on the way in. I cannot find my way out on my </w:t>
      </w:r>
      <w:proofErr w:type="gramStart"/>
      <w:r w:rsidR="004A79E3">
        <w:t>own”.</w:t>
      </w:r>
      <w:proofErr w:type="gramEnd"/>
    </w:p>
    <w:p w14:paraId="3C275918" w14:textId="2F2AB17A" w:rsidR="002B48A2" w:rsidRDefault="00C64D0C">
      <w:r>
        <w:t>It seemed the best course of action</w:t>
      </w:r>
      <w:r w:rsidR="0042200B">
        <w:t xml:space="preserve">-even Hans could not think of a good reason for her to stay with </w:t>
      </w:r>
      <w:proofErr w:type="gramStart"/>
      <w:r w:rsidR="0042200B">
        <w:t xml:space="preserve">us, </w:t>
      </w:r>
      <w:r>
        <w:t xml:space="preserve"> so</w:t>
      </w:r>
      <w:proofErr w:type="gramEnd"/>
      <w:r>
        <w:t xml:space="preserve"> we retraced our steps back </w:t>
      </w:r>
      <w:r w:rsidR="00CE3B7F">
        <w:t xml:space="preserve">up the long tunnel and then to Elsies. </w:t>
      </w:r>
    </w:p>
    <w:p w14:paraId="65522FFC" w14:textId="20A2FED5" w:rsidR="00730069" w:rsidRDefault="002B48A2">
      <w:r>
        <w:t xml:space="preserve">We had forgotten one complication; </w:t>
      </w:r>
      <w:proofErr w:type="spellStart"/>
      <w:r>
        <w:t>Ragnulf</w:t>
      </w:r>
      <w:proofErr w:type="spellEnd"/>
      <w:r>
        <w:t xml:space="preserve">. The townspeople were no </w:t>
      </w:r>
      <w:proofErr w:type="gramStart"/>
      <w:r>
        <w:t>more happy</w:t>
      </w:r>
      <w:proofErr w:type="gramEnd"/>
      <w:r>
        <w:t xml:space="preserve"> to see him </w:t>
      </w:r>
      <w:r w:rsidR="00AB52F0">
        <w:t xml:space="preserve">then </w:t>
      </w:r>
      <w:proofErr w:type="spellStart"/>
      <w:r w:rsidR="00AB52F0">
        <w:t>Ordwii</w:t>
      </w:r>
      <w:proofErr w:type="spellEnd"/>
      <w:r w:rsidR="00AB52F0">
        <w:t xml:space="preserve"> (or Cormac</w:t>
      </w:r>
      <w:r w:rsidR="00AA0ED5">
        <w:t xml:space="preserve"> for that matter) and were fractious. They had to be convinced not to hang the dwarf immediately</w:t>
      </w:r>
      <w:r w:rsidR="007400D5">
        <w:t xml:space="preserve">; Zunk managed to talk them down and they agreed on a proper trial to judge the </w:t>
      </w:r>
      <w:proofErr w:type="spellStart"/>
      <w:r w:rsidR="007400D5">
        <w:t>dwaf’s</w:t>
      </w:r>
      <w:proofErr w:type="spellEnd"/>
      <w:r w:rsidR="007400D5">
        <w:t xml:space="preserve"> deeds. </w:t>
      </w:r>
      <w:proofErr w:type="spellStart"/>
      <w:r w:rsidR="00D77EED">
        <w:t>Ragnulf</w:t>
      </w:r>
      <w:proofErr w:type="spellEnd"/>
      <w:r w:rsidR="00D77EED">
        <w:t xml:space="preserve"> was silent and resigned as his life was bargained for, but when it was decided, he said “Although I do not deserve it, I ask to be allowed the </w:t>
      </w:r>
      <w:r w:rsidR="00C54B9E">
        <w:t>manner</w:t>
      </w:r>
      <w:r w:rsidR="00D77EED">
        <w:t xml:space="preserve"> of my</w:t>
      </w:r>
      <w:r w:rsidR="009F67EC">
        <w:t xml:space="preserve"> own death</w:t>
      </w:r>
      <w:r w:rsidR="00687020">
        <w:t xml:space="preserve">. </w:t>
      </w:r>
      <w:r w:rsidR="009F67EC">
        <w:t xml:space="preserve">if I be found guilty. I will walk into the sea, fully armored and take my final rest there.” </w:t>
      </w:r>
      <w:r w:rsidR="00920949">
        <w:t xml:space="preserve"> </w:t>
      </w:r>
      <w:r w:rsidR="00C54B9E">
        <w:t>Muttering, but granted.</w:t>
      </w:r>
    </w:p>
    <w:p w14:paraId="7FAF4FFA" w14:textId="77777777" w:rsidR="005B74F5" w:rsidRDefault="00323E23">
      <w:r>
        <w:t>Tere wasn’t much to say after that. We traded with Elsie for some supplies</w:t>
      </w:r>
      <w:r w:rsidR="00D755E3">
        <w:t xml:space="preserve"> and left with the promise of a later reunion while dancing around the fact of whether there wo</w:t>
      </w:r>
      <w:r w:rsidR="00256E8E">
        <w:t xml:space="preserve">uld be one. </w:t>
      </w:r>
    </w:p>
    <w:p w14:paraId="3E1916C5" w14:textId="2043BC91" w:rsidR="00256E8E" w:rsidRDefault="00256E8E">
      <w:proofErr w:type="gramStart"/>
      <w:r>
        <w:t>Again</w:t>
      </w:r>
      <w:proofErr w:type="gramEnd"/>
      <w:r>
        <w:t xml:space="preserve"> we faced the </w:t>
      </w:r>
      <w:r w:rsidR="005B74F5">
        <w:t xml:space="preserve">weapon encrusted door. Zunk pronounced it safe and </w:t>
      </w:r>
      <w:r w:rsidR="009E626D">
        <w:t xml:space="preserve">Tom gently pushed it open. </w:t>
      </w:r>
      <w:r w:rsidR="001E51EB">
        <w:t xml:space="preserve">Zunk’s </w:t>
      </w:r>
      <w:r w:rsidR="00FD4965">
        <w:t xml:space="preserve">judgement was less than </w:t>
      </w:r>
      <w:proofErr w:type="gramStart"/>
      <w:r w:rsidR="00FD4965">
        <w:t>accurate,  sadly</w:t>
      </w:r>
      <w:proofErr w:type="gramEnd"/>
      <w:r w:rsidR="00FD4965">
        <w:t xml:space="preserve">, and a host of spears appeared </w:t>
      </w:r>
      <w:r w:rsidR="00B85455">
        <w:t xml:space="preserve">literally out of nowhere and </w:t>
      </w:r>
      <w:r w:rsidR="00FD55D9">
        <w:t xml:space="preserve">caught all of us, Zunk taking the worst of it. </w:t>
      </w:r>
      <w:r w:rsidR="00460E1A">
        <w:t xml:space="preserve">I hope he did not think it </w:t>
      </w:r>
      <w:proofErr w:type="gramStart"/>
      <w:r w:rsidR="00460E1A">
        <w:t>his</w:t>
      </w:r>
      <w:proofErr w:type="gramEnd"/>
      <w:r w:rsidR="00460E1A">
        <w:t xml:space="preserve"> fault, I am sure he did the best he could, but it was an ill turn. </w:t>
      </w:r>
      <w:r w:rsidR="00803734">
        <w:t xml:space="preserve">Inside were a couple of acolytes and a metal </w:t>
      </w:r>
      <w:r w:rsidR="00187A8E">
        <w:t xml:space="preserve">man with a wand sticking out his chest, holding a wicked looking </w:t>
      </w:r>
      <w:r w:rsidR="00A12939">
        <w:t>halberd</w:t>
      </w:r>
      <w:r w:rsidR="00187A8E">
        <w:t xml:space="preserve">. </w:t>
      </w:r>
    </w:p>
    <w:p w14:paraId="75826554" w14:textId="7590CB1A" w:rsidR="00256E8E" w:rsidRDefault="00501D06">
      <w:r>
        <w:t>The acolyte stings me with a cou</w:t>
      </w:r>
      <w:r w:rsidR="000F5BB2">
        <w:t xml:space="preserve">ple of thrown daggers. </w:t>
      </w:r>
      <w:r w:rsidR="00A12939">
        <w:t xml:space="preserve">Zunk </w:t>
      </w:r>
      <w:proofErr w:type="spellStart"/>
      <w:r w:rsidR="00F813DF">
        <w:t>toof</w:t>
      </w:r>
      <w:proofErr w:type="spellEnd"/>
      <w:r w:rsidR="00F813DF">
        <w:t xml:space="preserve"> great offense at this and </w:t>
      </w:r>
      <w:r w:rsidR="00A12939">
        <w:t xml:space="preserve">slid in </w:t>
      </w:r>
      <w:r w:rsidR="002A5A23">
        <w:t>slic</w:t>
      </w:r>
      <w:r w:rsidR="00F813DF">
        <w:t>ing</w:t>
      </w:r>
      <w:r w:rsidR="002A5A23">
        <w:t xml:space="preserve"> </w:t>
      </w:r>
      <w:r w:rsidR="00F813DF">
        <w:t>the</w:t>
      </w:r>
      <w:r w:rsidR="002A5A23">
        <w:t xml:space="preserve"> </w:t>
      </w:r>
      <w:proofErr w:type="gramStart"/>
      <w:r w:rsidR="002A5A23">
        <w:t xml:space="preserve">acolyte </w:t>
      </w:r>
      <w:r w:rsidR="00931025">
        <w:t xml:space="preserve"> from</w:t>
      </w:r>
      <w:proofErr w:type="gramEnd"/>
      <w:r w:rsidR="00931025">
        <w:t xml:space="preserve"> </w:t>
      </w:r>
      <w:r w:rsidR="002A5A23">
        <w:t xml:space="preserve">guggle to </w:t>
      </w:r>
      <w:proofErr w:type="spellStart"/>
      <w:r w:rsidR="002A5A23">
        <w:t>zatch</w:t>
      </w:r>
      <w:proofErr w:type="spellEnd"/>
      <w:r w:rsidR="002A5A23">
        <w:t xml:space="preserve">. </w:t>
      </w:r>
      <w:r w:rsidR="0070354A">
        <w:t xml:space="preserve">I am fond of the little person for sure, but he is always quite messy. This time he was not so lucky </w:t>
      </w:r>
      <w:r w:rsidR="009B090D">
        <w:t xml:space="preserve">and was doused with blood and gore. </w:t>
      </w:r>
    </w:p>
    <w:p w14:paraId="193A640F" w14:textId="42BA4029" w:rsidR="00931025" w:rsidRDefault="00931025">
      <w:r>
        <w:t>Clever Hans, quickly noticing the simi</w:t>
      </w:r>
      <w:r w:rsidR="00861EAC">
        <w:t>larities between metal man and the snake</w:t>
      </w:r>
      <w:r w:rsidR="0050535D">
        <w:t xml:space="preserve">s earlier, fires an arc of lightening that sets the thing </w:t>
      </w:r>
      <w:r w:rsidR="00B753B7">
        <w:t>twitching and sparking, till it recovers and cast some kind of spell around it</w:t>
      </w:r>
      <w:r w:rsidR="00D347DC">
        <w:t>, likely for protection</w:t>
      </w:r>
      <w:r w:rsidR="00B753B7">
        <w:t xml:space="preserve">. </w:t>
      </w:r>
      <w:r w:rsidR="00290AFC">
        <w:t xml:space="preserve">The other acolyte attacks Zunk and </w:t>
      </w:r>
      <w:r w:rsidR="008B5EE0">
        <w:t>trips in the process on an overreaching swing</w:t>
      </w:r>
      <w:r w:rsidR="002E1C89">
        <w:t>. I brain him hard</w:t>
      </w:r>
      <w:r w:rsidR="002A5F31">
        <w:t xml:space="preserve">, and hear Tom mutter; </w:t>
      </w:r>
      <w:proofErr w:type="gramStart"/>
      <w:r w:rsidR="002A5F31">
        <w:t>yeah</w:t>
      </w:r>
      <w:proofErr w:type="gramEnd"/>
      <w:r w:rsidR="002A5F31">
        <w:t xml:space="preserve"> fuck that guy</w:t>
      </w:r>
      <w:r w:rsidR="005D5087">
        <w:t xml:space="preserve">. We are dazzled for a moment as metal man casts another spell and a spray of color </w:t>
      </w:r>
      <w:r w:rsidR="00EC6953">
        <w:t>issues forth; we see spots but</w:t>
      </w:r>
      <w:r w:rsidR="00E22A50">
        <w:t xml:space="preserve"> suffer</w:t>
      </w:r>
      <w:r w:rsidR="00EC6953">
        <w:t xml:space="preserve"> no other damage.</w:t>
      </w:r>
      <w:r w:rsidR="002E1C89">
        <w:t xml:space="preserve"> </w:t>
      </w:r>
      <w:r w:rsidR="00E97C08">
        <w:t>T</w:t>
      </w:r>
      <w:r w:rsidR="00A40A01">
        <w:t xml:space="preserve">he acolyte tries to </w:t>
      </w:r>
      <w:proofErr w:type="gramStart"/>
      <w:r w:rsidR="00A40A01">
        <w:t>rise</w:t>
      </w:r>
      <w:proofErr w:type="gramEnd"/>
      <w:r w:rsidR="00A40A01">
        <w:t xml:space="preserve"> and Tom sets him down for good. </w:t>
      </w:r>
      <w:r w:rsidR="00E54389">
        <w:t>“</w:t>
      </w:r>
      <w:proofErr w:type="spellStart"/>
      <w:r w:rsidR="00E54389">
        <w:t>Shoulda</w:t>
      </w:r>
      <w:proofErr w:type="spellEnd"/>
      <w:r w:rsidR="00E54389">
        <w:t xml:space="preserve"> stayed </w:t>
      </w:r>
      <w:r w:rsidR="00CD49B0">
        <w:t>on the ground</w:t>
      </w:r>
      <w:r w:rsidR="00C97037">
        <w:t>, I tried to warn you</w:t>
      </w:r>
      <w:r w:rsidR="00CD49B0">
        <w:t>” was all he said</w:t>
      </w:r>
      <w:r w:rsidR="004A020C">
        <w:t>.</w:t>
      </w:r>
    </w:p>
    <w:p w14:paraId="1AFFD526" w14:textId="0CE956FE" w:rsidR="00CC6D06" w:rsidRDefault="00CC6D06">
      <w:r>
        <w:lastRenderedPageBreak/>
        <w:t xml:space="preserve">Zunk and I flank metal man, and I am desperate to take his attention </w:t>
      </w:r>
      <w:r w:rsidR="00235D02">
        <w:t xml:space="preserve">away from my little friend, </w:t>
      </w:r>
      <w:r w:rsidR="002745F9">
        <w:t>and a give it a mighty blow (maybe I am not so bad at this?)</w:t>
      </w:r>
      <w:r w:rsidR="00AA2BDB">
        <w:t xml:space="preserve">. Hans has shifted to </w:t>
      </w:r>
      <w:r w:rsidR="00E656D7">
        <w:t>his force spell</w:t>
      </w:r>
      <w:r w:rsidR="00D347DC">
        <w:t xml:space="preserve">, but </w:t>
      </w:r>
      <w:r w:rsidR="003D26A5">
        <w:t>it’s</w:t>
      </w:r>
      <w:r w:rsidR="00D347DC">
        <w:t xml:space="preserve"> not nearly as effective</w:t>
      </w:r>
      <w:r w:rsidR="003D26A5">
        <w:t>. The metal man is still attacking Zunk</w:t>
      </w:r>
      <w:r w:rsidR="00664494">
        <w:t>,</w:t>
      </w:r>
      <w:r w:rsidR="003D26A5">
        <w:t xml:space="preserve"> </w:t>
      </w:r>
      <w:r w:rsidR="00664494">
        <w:t xml:space="preserve">probably because I am flailing uselessly. </w:t>
      </w:r>
      <w:r w:rsidR="00DE1EEA">
        <w:t xml:space="preserve">They are getting carved badly by the </w:t>
      </w:r>
      <w:r w:rsidR="003F126D">
        <w:t>halberd and eventually go down as Tom is now in range. “Thomas”, I yell, “</w:t>
      </w:r>
      <w:r w:rsidR="000D3418">
        <w:t xml:space="preserve">could you </w:t>
      </w:r>
      <w:r w:rsidR="003F126D">
        <w:t>please fuck that guy</w:t>
      </w:r>
      <w:r w:rsidR="00EB13F6">
        <w:t>?</w:t>
      </w:r>
      <w:r w:rsidR="003F126D">
        <w:t>”.  And he does</w:t>
      </w:r>
      <w:r w:rsidR="000D3418">
        <w:t>, and I brin</w:t>
      </w:r>
      <w:r w:rsidR="000A6E96">
        <w:t>g</w:t>
      </w:r>
      <w:r w:rsidR="000D3418">
        <w:t xml:space="preserve"> Zunk back around.</w:t>
      </w:r>
      <w:r w:rsidR="00EB13F6">
        <w:t xml:space="preserve"> It seems the wrong time to suggest a little thief should stay away from a guy with a big pole arm.</w:t>
      </w:r>
    </w:p>
    <w:p w14:paraId="035D4812" w14:textId="0ABA8ADB" w:rsidR="001A6CBF" w:rsidRDefault="007D36B7">
      <w:r>
        <w:t>There is a statue of some sort of big brute</w:t>
      </w:r>
      <w:r w:rsidR="00C74908">
        <w:t xml:space="preserve"> in an alcove of the room, but little else.</w:t>
      </w:r>
      <w:r w:rsidR="00DD010C">
        <w:t xml:space="preserve"> Other than being terribly ugly, it is distinguished by two features; </w:t>
      </w:r>
      <w:r w:rsidR="00857141">
        <w:t xml:space="preserve">glowing red gems for eyes, and a hole in the forehead </w:t>
      </w:r>
      <w:r w:rsidR="00A07345">
        <w:t>that seems to be missing a horn.</w:t>
      </w:r>
      <w:r w:rsidR="00C74908">
        <w:t xml:space="preserve"> </w:t>
      </w:r>
      <w:r w:rsidR="006B60C7">
        <w:t xml:space="preserve">We recall </w:t>
      </w:r>
      <w:r w:rsidR="00693D10">
        <w:t xml:space="preserve">the journal from </w:t>
      </w:r>
      <w:proofErr w:type="gramStart"/>
      <w:r w:rsidR="00693D10">
        <w:t>other</w:t>
      </w:r>
      <w:proofErr w:type="gramEnd"/>
      <w:r w:rsidR="00693D10">
        <w:t xml:space="preserve"> room w</w:t>
      </w:r>
      <w:r w:rsidR="00A07345">
        <w:t xml:space="preserve">ith the chest and sure enough Zunk </w:t>
      </w:r>
      <w:r w:rsidR="0055021A">
        <w:t xml:space="preserve">finds a hidden door in the alcove. Before we go, </w:t>
      </w:r>
      <w:r w:rsidR="001A6CBF">
        <w:t xml:space="preserve">I lift </w:t>
      </w:r>
      <w:r w:rsidR="00D96C48">
        <w:t xml:space="preserve">Zunk </w:t>
      </w:r>
      <w:r w:rsidR="001A6CBF">
        <w:t xml:space="preserve">up and ask him if he could pry out the gems; </w:t>
      </w:r>
      <w:r w:rsidR="006E1F4E">
        <w:t xml:space="preserve">they seem wrong somehow. There is a change in the air as he does so, a feeling of </w:t>
      </w:r>
      <w:r w:rsidR="008B2C03">
        <w:t xml:space="preserve">evil that we can now detect only because of </w:t>
      </w:r>
      <w:proofErr w:type="spellStart"/>
      <w:proofErr w:type="gramStart"/>
      <w:r w:rsidR="008B2C03">
        <w:t>it’s</w:t>
      </w:r>
      <w:proofErr w:type="spellEnd"/>
      <w:proofErr w:type="gramEnd"/>
      <w:r w:rsidR="008B2C03">
        <w:t xml:space="preserve"> absence. Well, </w:t>
      </w:r>
      <w:r w:rsidR="00274CFF">
        <w:t>at least we did some good here!</w:t>
      </w:r>
      <w:r w:rsidR="00CC0FDE">
        <w:t xml:space="preserve"> </w:t>
      </w:r>
    </w:p>
    <w:p w14:paraId="56CC7D14" w14:textId="05B988A2" w:rsidR="00D06CD6" w:rsidRDefault="00D205A5">
      <w:r>
        <w:t xml:space="preserve">The door </w:t>
      </w:r>
      <w:proofErr w:type="gramStart"/>
      <w:r>
        <w:t>leads to</w:t>
      </w:r>
      <w:proofErr w:type="gramEnd"/>
      <w:r>
        <w:t xml:space="preserve"> </w:t>
      </w:r>
      <w:r w:rsidR="00E507CA">
        <w:t>down</w:t>
      </w:r>
      <w:r w:rsidR="00884B50">
        <w:t>ward</w:t>
      </w:r>
      <w:r w:rsidR="00E507CA">
        <w:t xml:space="preserve"> stai</w:t>
      </w:r>
      <w:r w:rsidR="00BA38B8">
        <w:t>rs</w:t>
      </w:r>
      <w:r w:rsidR="00884B50">
        <w:t xml:space="preserve"> ending </w:t>
      </w:r>
      <w:r w:rsidR="00C25400">
        <w:t>in a large natural</w:t>
      </w:r>
      <w:r w:rsidR="00BA38B8">
        <w:t xml:space="preserve"> cavern</w:t>
      </w:r>
      <w:r w:rsidR="00C25400">
        <w:t xml:space="preserve"> with several tunnels.  We head down the</w:t>
      </w:r>
      <w:r w:rsidR="00BA38B8">
        <w:t xml:space="preserve"> </w:t>
      </w:r>
      <w:r w:rsidR="00776057">
        <w:t>south</w:t>
      </w:r>
      <w:r w:rsidR="00C25400">
        <w:t xml:space="preserve">ern </w:t>
      </w:r>
      <w:proofErr w:type="gramStart"/>
      <w:r w:rsidR="00C25400">
        <w:t>one</w:t>
      </w:r>
      <w:r w:rsidR="00FB0ACB">
        <w:t xml:space="preserve"> </w:t>
      </w:r>
      <w:r w:rsidR="00776057">
        <w:t xml:space="preserve"> get</w:t>
      </w:r>
      <w:proofErr w:type="gramEnd"/>
      <w:r w:rsidR="00776057">
        <w:t xml:space="preserve"> surprised by </w:t>
      </w:r>
      <w:proofErr w:type="spellStart"/>
      <w:r w:rsidR="00FB0ACB">
        <w:t>dero</w:t>
      </w:r>
      <w:proofErr w:type="spellEnd"/>
      <w:r w:rsidR="00776057">
        <w:t xml:space="preserve">. </w:t>
      </w:r>
      <w:r w:rsidR="003E6B0C">
        <w:t>Hans</w:t>
      </w:r>
      <w:r w:rsidR="004B787D">
        <w:t xml:space="preserve"> </w:t>
      </w:r>
      <w:r w:rsidR="00FB0ACB">
        <w:t>and Zunk bot</w:t>
      </w:r>
      <w:r w:rsidR="00240382">
        <w:t>h get nicked</w:t>
      </w:r>
      <w:r w:rsidR="004B787D">
        <w:t xml:space="preserve"> </w:t>
      </w:r>
      <w:r w:rsidR="00240382">
        <w:t xml:space="preserve">by </w:t>
      </w:r>
      <w:r w:rsidR="00973FDE">
        <w:t>arrows</w:t>
      </w:r>
      <w:r w:rsidR="00742915">
        <w:t xml:space="preserve"> </w:t>
      </w:r>
      <w:r w:rsidR="00243D93">
        <w:t xml:space="preserve">that </w:t>
      </w:r>
      <w:r w:rsidR="006C2A9E">
        <w:t>dr</w:t>
      </w:r>
      <w:r w:rsidR="006F18CA">
        <w:t>a</w:t>
      </w:r>
      <w:r w:rsidR="006C2A9E">
        <w:t>w a little blood, but more impor</w:t>
      </w:r>
      <w:r w:rsidR="009632AA">
        <w:t>tantly ma</w:t>
      </w:r>
      <w:r w:rsidR="006F18CA">
        <w:t>k</w:t>
      </w:r>
      <w:r w:rsidR="009632AA">
        <w:t xml:space="preserve">e them </w:t>
      </w:r>
      <w:r w:rsidR="00232261">
        <w:t xml:space="preserve">sluggish. I </w:t>
      </w:r>
      <w:r w:rsidR="006F18CA">
        <w:t>r</w:t>
      </w:r>
      <w:r w:rsidR="00BE208E">
        <w:t xml:space="preserve">ush </w:t>
      </w:r>
      <w:r w:rsidR="00CA1B5F">
        <w:t>one of them to protect my friends</w:t>
      </w:r>
      <w:r w:rsidR="0063343E">
        <w:t xml:space="preserve"> and at least </w:t>
      </w:r>
      <w:r w:rsidR="008E02A2">
        <w:t>occupy its attention</w:t>
      </w:r>
      <w:r w:rsidR="0030798C">
        <w:t xml:space="preserve"> while we trade blows</w:t>
      </w:r>
      <w:r w:rsidR="00EA0BA6">
        <w:t>. H</w:t>
      </w:r>
      <w:r w:rsidR="00BE1654">
        <w:t xml:space="preserve">ans comes to the rescue with </w:t>
      </w:r>
      <w:proofErr w:type="gramStart"/>
      <w:r w:rsidR="00EA0BA6">
        <w:t>li</w:t>
      </w:r>
      <w:r w:rsidR="00701BA5">
        <w:t>ghtening</w:t>
      </w:r>
      <w:proofErr w:type="gramEnd"/>
      <w:r w:rsidR="00B900F0">
        <w:t xml:space="preserve">, </w:t>
      </w:r>
      <w:r w:rsidR="00701BA5">
        <w:t>while T</w:t>
      </w:r>
      <w:r w:rsidR="00B900F0">
        <w:t xml:space="preserve">om destroys </w:t>
      </w:r>
      <w:r w:rsidR="005E0D0D">
        <w:t xml:space="preserve">the </w:t>
      </w:r>
      <w:proofErr w:type="spellStart"/>
      <w:r w:rsidR="005E0D0D">
        <w:t>dero</w:t>
      </w:r>
      <w:proofErr w:type="spellEnd"/>
      <w:r w:rsidR="005E0D0D">
        <w:t xml:space="preserve"> that had gotten behind Zunk</w:t>
      </w:r>
      <w:r w:rsidR="00A557EE">
        <w:t xml:space="preserve">, </w:t>
      </w:r>
      <w:r w:rsidR="00CF6D92">
        <w:t xml:space="preserve">who </w:t>
      </w:r>
      <w:r w:rsidR="001C13A6">
        <w:t>swings one more time at the one engaged with me and wisely retreats</w:t>
      </w:r>
      <w:r w:rsidR="00D06CD6">
        <w:t>.  So proud of my little friend</w:t>
      </w:r>
      <w:r w:rsidR="000814F4">
        <w:t xml:space="preserve">! The </w:t>
      </w:r>
      <w:proofErr w:type="spellStart"/>
      <w:r w:rsidR="003F3778">
        <w:t>dero</w:t>
      </w:r>
      <w:proofErr w:type="spellEnd"/>
      <w:r w:rsidR="003F3778">
        <w:t xml:space="preserve"> strikes me hard and it really hurts and it makes me so mad </w:t>
      </w:r>
      <w:r w:rsidR="00B8273A">
        <w:t xml:space="preserve">I </w:t>
      </w:r>
      <w:proofErr w:type="gramStart"/>
      <w:r w:rsidR="00B8273A">
        <w:t>swing</w:t>
      </w:r>
      <w:proofErr w:type="gramEnd"/>
      <w:r w:rsidR="00B8273A">
        <w:t xml:space="preserve"> at its head hard as I can and lay it out</w:t>
      </w:r>
      <w:r w:rsidR="00A108D5">
        <w:t xml:space="preserve">. </w:t>
      </w:r>
    </w:p>
    <w:p w14:paraId="6B14B3D6" w14:textId="58AD40B0" w:rsidR="0038628C" w:rsidRDefault="0038628C">
      <w:r>
        <w:t xml:space="preserve">Before I can feel too bad about killing the </w:t>
      </w:r>
      <w:proofErr w:type="spellStart"/>
      <w:proofErr w:type="gramStart"/>
      <w:r w:rsidR="00D15E1E">
        <w:t>dero</w:t>
      </w:r>
      <w:proofErr w:type="spellEnd"/>
      <w:r w:rsidR="00D15E1E">
        <w:t xml:space="preserve">, </w:t>
      </w:r>
      <w:r>
        <w:t xml:space="preserve"> I</w:t>
      </w:r>
      <w:proofErr w:type="gramEnd"/>
      <w:r>
        <w:t xml:space="preserve"> look around and see what looks li</w:t>
      </w:r>
      <w:r w:rsidR="00F072A5">
        <w:t>ke a dead gnome in a cage (Holy cow, I hope it is not a friend of Hans</w:t>
      </w:r>
      <w:r w:rsidR="002954D0">
        <w:t xml:space="preserve">) </w:t>
      </w:r>
      <w:r w:rsidR="000D15C9">
        <w:t>and</w:t>
      </w:r>
      <w:r w:rsidR="002954D0">
        <w:t xml:space="preserve"> another small </w:t>
      </w:r>
      <w:r w:rsidR="00D15E1E">
        <w:t>person on a spit</w:t>
      </w:r>
      <w:r w:rsidR="003E0251">
        <w:t xml:space="preserve"> </w:t>
      </w:r>
      <w:r w:rsidR="00BE0E64">
        <w:t xml:space="preserve">over a fire.  They </w:t>
      </w:r>
      <w:r w:rsidR="00735C6A">
        <w:t>were</w:t>
      </w:r>
      <w:r w:rsidR="00BE0E64">
        <w:t xml:space="preserve"> eating </w:t>
      </w:r>
      <w:r w:rsidR="00735C6A">
        <w:t>people</w:t>
      </w:r>
      <w:r w:rsidR="006B4A83">
        <w:t>!</w:t>
      </w:r>
    </w:p>
    <w:p w14:paraId="3E53171C" w14:textId="4DBADB07" w:rsidR="00D96C48" w:rsidRDefault="00515E88">
      <w:r>
        <w:t xml:space="preserve">Aside from the big </w:t>
      </w:r>
      <w:r w:rsidR="000656A0">
        <w:t xml:space="preserve">fire and the cage, there </w:t>
      </w:r>
      <w:r w:rsidR="00E638AC">
        <w:t>didn’t</w:t>
      </w:r>
      <w:r w:rsidR="000656A0">
        <w:t xml:space="preserve"> seem to be much else</w:t>
      </w:r>
      <w:r w:rsidR="00C728BB">
        <w:t xml:space="preserve">, until Zunk </w:t>
      </w:r>
      <w:r w:rsidR="00F973B4">
        <w:t>wander</w:t>
      </w:r>
      <w:r w:rsidR="00C728BB">
        <w:t xml:space="preserve">s into a side </w:t>
      </w:r>
      <w:proofErr w:type="gramStart"/>
      <w:r w:rsidR="00C728BB">
        <w:t xml:space="preserve">tunnel </w:t>
      </w:r>
      <w:r w:rsidR="00F973B4">
        <w:t xml:space="preserve"> </w:t>
      </w:r>
      <w:r w:rsidR="00C728BB">
        <w:t>where</w:t>
      </w:r>
      <w:proofErr w:type="gramEnd"/>
      <w:r w:rsidR="00C728BB">
        <w:t xml:space="preserve"> two more </w:t>
      </w:r>
      <w:proofErr w:type="spellStart"/>
      <w:r w:rsidR="00C728BB">
        <w:t>dero</w:t>
      </w:r>
      <w:proofErr w:type="spellEnd"/>
      <w:r w:rsidR="00C728BB">
        <w:t xml:space="preserve"> are </w:t>
      </w:r>
      <w:r w:rsidR="00C17444">
        <w:t>hiding</w:t>
      </w:r>
      <w:r w:rsidR="002A008A">
        <w:t>. Sigh</w:t>
      </w:r>
      <w:r w:rsidR="00C17444">
        <w:t>.</w:t>
      </w:r>
      <w:r w:rsidR="002A008A">
        <w:t xml:space="preserve"> </w:t>
      </w:r>
      <w:r w:rsidR="00C17444">
        <w:t>Z</w:t>
      </w:r>
      <w:r w:rsidR="007958E5">
        <w:t xml:space="preserve">unk takes a chain around the neck </w:t>
      </w:r>
      <w:r w:rsidR="00C17444">
        <w:t>but gets out before he’s ch</w:t>
      </w:r>
      <w:r w:rsidR="00F526DC">
        <w:t xml:space="preserve">oked to death. </w:t>
      </w:r>
      <w:r w:rsidR="00752FE0">
        <w:t>There</w:t>
      </w:r>
      <w:r w:rsidR="000C464A">
        <w:t xml:space="preserve">’s also some </w:t>
      </w:r>
      <w:proofErr w:type="gramStart"/>
      <w:r w:rsidR="000C464A">
        <w:t>mushroom thing</w:t>
      </w:r>
      <w:proofErr w:type="gramEnd"/>
      <w:r w:rsidR="000C464A">
        <w:t xml:space="preserve"> that send</w:t>
      </w:r>
      <w:r w:rsidR="00C1776D">
        <w:t>s</w:t>
      </w:r>
      <w:r w:rsidR="000C464A">
        <w:t xml:space="preserve"> out a bunch of </w:t>
      </w:r>
      <w:r w:rsidR="00534283">
        <w:t>spores</w:t>
      </w:r>
      <w:r w:rsidR="003A63BF">
        <w:t xml:space="preserve">. </w:t>
      </w:r>
      <w:r w:rsidR="00513A6E">
        <w:t xml:space="preserve">I heal </w:t>
      </w:r>
      <w:r w:rsidR="00DB5638">
        <w:t>Z</w:t>
      </w:r>
      <w:r w:rsidR="00513A6E">
        <w:t>unk from death</w:t>
      </w:r>
      <w:r w:rsidR="00DB5638">
        <w:t>’</w:t>
      </w:r>
      <w:r w:rsidR="00513A6E">
        <w:t>s door</w:t>
      </w:r>
      <w:r w:rsidR="00DB5638">
        <w:t xml:space="preserve"> and they </w:t>
      </w:r>
      <w:r w:rsidR="007003E4">
        <w:t xml:space="preserve">hit </w:t>
      </w:r>
      <w:r w:rsidR="00D37321">
        <w:t>their</w:t>
      </w:r>
      <w:r w:rsidR="007003E4">
        <w:t xml:space="preserve"> foe</w:t>
      </w:r>
      <w:r w:rsidR="00153897">
        <w:t xml:space="preserve">, </w:t>
      </w:r>
      <w:r w:rsidR="00CA005F">
        <w:t xml:space="preserve">while </w:t>
      </w:r>
      <w:proofErr w:type="gramStart"/>
      <w:r w:rsidR="00CA005F">
        <w:t>lightening</w:t>
      </w:r>
      <w:proofErr w:type="gramEnd"/>
      <w:r w:rsidR="00621881">
        <w:t xml:space="preserve"> from Hans flickers</w:t>
      </w:r>
      <w:r w:rsidR="00A70086">
        <w:t xml:space="preserve"> over the </w:t>
      </w:r>
      <w:proofErr w:type="spellStart"/>
      <w:r w:rsidR="00A70086">
        <w:t>dero</w:t>
      </w:r>
      <w:proofErr w:type="spellEnd"/>
      <w:r w:rsidR="00A70086">
        <w:t xml:space="preserve">. </w:t>
      </w:r>
      <w:r w:rsidR="00D54CDA">
        <w:t>We might have gotten out</w:t>
      </w:r>
      <w:r w:rsidR="00C1776D">
        <w:t xml:space="preserve"> of</w:t>
      </w:r>
      <w:r w:rsidR="00D54CDA">
        <w:t xml:space="preserve"> it </w:t>
      </w:r>
      <w:r w:rsidR="008C7B40">
        <w:t xml:space="preserve">until one of the </w:t>
      </w:r>
      <w:proofErr w:type="spellStart"/>
      <w:r w:rsidR="008C7B40">
        <w:t>dero</w:t>
      </w:r>
      <w:proofErr w:type="spellEnd"/>
      <w:r w:rsidR="008C7B40">
        <w:t xml:space="preserve"> conjured up a darkness t</w:t>
      </w:r>
      <w:r w:rsidR="00DC0F0F">
        <w:t>hat even our light</w:t>
      </w:r>
      <w:r w:rsidR="005F416A">
        <w:t xml:space="preserve"> could not pierce.  </w:t>
      </w:r>
      <w:r w:rsidR="00911D61">
        <w:t>Zunk is in big trouble-the</w:t>
      </w:r>
      <w:r w:rsidR="00E74D01">
        <w:t xml:space="preserve"> last thing I saw was the two </w:t>
      </w:r>
      <w:proofErr w:type="spellStart"/>
      <w:r w:rsidR="00E74D01">
        <w:t>dero</w:t>
      </w:r>
      <w:proofErr w:type="spellEnd"/>
      <w:r w:rsidR="00E74D01">
        <w:t xml:space="preserve"> closing on him and I stumble to where I think he </w:t>
      </w:r>
      <w:r w:rsidR="00A97204">
        <w:t>is</w:t>
      </w:r>
      <w:r w:rsidR="00E74D01">
        <w:t xml:space="preserve">, as Hans shouts to retreat. </w:t>
      </w:r>
      <w:r w:rsidR="002B20D6">
        <w:t xml:space="preserve">It’s not the worst idea, but </w:t>
      </w:r>
      <w:r w:rsidR="00A97204">
        <w:t xml:space="preserve">I can’t leave Zunk. </w:t>
      </w:r>
      <w:r w:rsidR="0088105A">
        <w:t>But I also don’t know where he is and the only thing I can do is send out an aura of healing</w:t>
      </w:r>
      <w:r w:rsidR="0064428F">
        <w:t xml:space="preserve">. I </w:t>
      </w:r>
      <w:proofErr w:type="gramStart"/>
      <w:r w:rsidR="00317B10">
        <w:t>run</w:t>
      </w:r>
      <w:proofErr w:type="gramEnd"/>
      <w:r w:rsidR="00317B10">
        <w:t xml:space="preserve"> from the dark and the bloodthirsty </w:t>
      </w:r>
      <w:proofErr w:type="spellStart"/>
      <w:r w:rsidR="00317B10">
        <w:t>dero</w:t>
      </w:r>
      <w:proofErr w:type="spellEnd"/>
      <w:r w:rsidR="00317B10">
        <w:t xml:space="preserve">. Hans is </w:t>
      </w:r>
      <w:r w:rsidR="0067446C">
        <w:t>giving Zunk a dose of healing potion, but he still looks very bad</w:t>
      </w:r>
      <w:r w:rsidR="00A912F2">
        <w:t xml:space="preserve"> between the effects of the spores and the choking</w:t>
      </w:r>
      <w:r w:rsidR="00D30B0A">
        <w:t xml:space="preserve"> cord of the </w:t>
      </w:r>
      <w:proofErr w:type="spellStart"/>
      <w:r w:rsidR="00D30B0A">
        <w:t>dero</w:t>
      </w:r>
      <w:proofErr w:type="spellEnd"/>
      <w:r w:rsidR="00D30B0A">
        <w:t>.</w:t>
      </w:r>
    </w:p>
    <w:p w14:paraId="61DBC950" w14:textId="7FBAE1C4" w:rsidR="00D30B0A" w:rsidRDefault="00D30B0A">
      <w:r>
        <w:lastRenderedPageBreak/>
        <w:t>--------------------------------------------------------------------------------------------------</w:t>
      </w:r>
    </w:p>
    <w:p w14:paraId="06CA49AE" w14:textId="661142D9" w:rsidR="00A43A0A" w:rsidRDefault="00A43A0A">
      <w:r>
        <w:t xml:space="preserve">S1E9: Finale, Part 1. </w:t>
      </w:r>
      <w:proofErr w:type="spellStart"/>
      <w:r>
        <w:t>Meitremar’s</w:t>
      </w:r>
      <w:proofErr w:type="spellEnd"/>
      <w:r>
        <w:t xml:space="preserve"> Ritual</w:t>
      </w:r>
    </w:p>
    <w:p w14:paraId="7064E13B" w14:textId="107C2CAB" w:rsidR="00D228A4" w:rsidRDefault="00CD78F1">
      <w:r>
        <w:t>I grant Zunk my f</w:t>
      </w:r>
      <w:r w:rsidR="004B3DD0">
        <w:t>inal boon from Milani, as we all move to the s</w:t>
      </w:r>
      <w:r w:rsidR="00873DEC">
        <w:t>tairs amidst a hail of arrows and spores, m</w:t>
      </w:r>
      <w:r w:rsidR="00AD4978">
        <w:t>any of which seem directed at me, and mo</w:t>
      </w:r>
      <w:r w:rsidR="00263686">
        <w:t xml:space="preserve">st of which miss. One of the </w:t>
      </w:r>
      <w:proofErr w:type="spellStart"/>
      <w:r w:rsidR="00263686">
        <w:t>dero</w:t>
      </w:r>
      <w:proofErr w:type="spellEnd"/>
      <w:r w:rsidR="00263686">
        <w:t xml:space="preserve"> </w:t>
      </w:r>
      <w:proofErr w:type="gramStart"/>
      <w:r w:rsidR="00263686">
        <w:t>sparkles</w:t>
      </w:r>
      <w:proofErr w:type="gramEnd"/>
      <w:r w:rsidR="00263686">
        <w:t xml:space="preserve"> us with some spell that clouds my vision</w:t>
      </w:r>
      <w:r w:rsidR="004E0A6C">
        <w:t>, making it hard for me to tend to Zunk</w:t>
      </w:r>
      <w:r w:rsidR="00DA49A3">
        <w:t>’</w:t>
      </w:r>
      <w:r w:rsidR="004E0A6C">
        <w:t>s wounds, but I managed after a couple of frustr</w:t>
      </w:r>
      <w:r w:rsidR="003E60DC">
        <w:t xml:space="preserve">ations.  I might of, erm, yelled “fuck” at one point but I can’t recall. (Well, no, that is not true. I absolutely did yell that out, but </w:t>
      </w:r>
      <w:r w:rsidR="00E26C49">
        <w:t xml:space="preserve">the thought of Zunk bleeding out was </w:t>
      </w:r>
      <w:proofErr w:type="gramStart"/>
      <w:r w:rsidR="00E26C49">
        <w:t>pretty stressful</w:t>
      </w:r>
      <w:proofErr w:type="gramEnd"/>
      <w:r w:rsidR="00FF498F">
        <w:t xml:space="preserve">).  Our enemies had no interest in pursuing us outside their circle of dark </w:t>
      </w:r>
      <w:r w:rsidR="00242B73">
        <w:t xml:space="preserve">and so we made it up the stairs in one piece. There </w:t>
      </w:r>
      <w:r w:rsidR="001A5998">
        <w:t>was no choice but to return to Elsie</w:t>
      </w:r>
      <w:r w:rsidR="00E6589E">
        <w:t>’</w:t>
      </w:r>
      <w:r w:rsidR="001A5998">
        <w:t xml:space="preserve">s to </w:t>
      </w:r>
      <w:r w:rsidR="00CA2DD4">
        <w:t xml:space="preserve">rest. </w:t>
      </w:r>
    </w:p>
    <w:p w14:paraId="7CE8409F" w14:textId="3356107C" w:rsidR="00244FBC" w:rsidRDefault="00030314">
      <w:r>
        <w:t xml:space="preserve">It was good to be </w:t>
      </w:r>
      <w:r w:rsidR="003A35A1">
        <w:t xml:space="preserve">somewhere without blood and rust and dead bodies. </w:t>
      </w:r>
      <w:r w:rsidR="00244FBC">
        <w:t xml:space="preserve"> Cormac was passing around his flask (even I took a small sip) </w:t>
      </w:r>
      <w:r w:rsidR="00C46B02">
        <w:t xml:space="preserve">and perhaps understandably, the talk </w:t>
      </w:r>
      <w:proofErr w:type="gramStart"/>
      <w:r w:rsidR="00C46B02">
        <w:t>turned to</w:t>
      </w:r>
      <w:proofErr w:type="gramEnd"/>
      <w:r w:rsidR="00C46B02">
        <w:t xml:space="preserve"> </w:t>
      </w:r>
      <w:r w:rsidR="009A6191">
        <w:t xml:space="preserve">home and kin.  I had no idea, but Tom’s father </w:t>
      </w:r>
      <w:r w:rsidR="00A10DE7">
        <w:t>was the holy warrior who was part of the Pride of the Irritated Kitty</w:t>
      </w:r>
      <w:r w:rsidR="00C8444B">
        <w:t>! I was stunned-</w:t>
      </w:r>
      <w:proofErr w:type="gramStart"/>
      <w:r w:rsidR="00C8444B">
        <w:t>what what it must</w:t>
      </w:r>
      <w:proofErr w:type="gramEnd"/>
      <w:r w:rsidR="00C8444B">
        <w:t xml:space="preserve"> be like to </w:t>
      </w:r>
      <w:r w:rsidR="0093423F">
        <w:t>be the son of such a great hero!? According to Tom</w:t>
      </w:r>
      <w:proofErr w:type="gramStart"/>
      <w:r w:rsidR="0093423F">
        <w:t>-not</w:t>
      </w:r>
      <w:proofErr w:type="gramEnd"/>
      <w:r w:rsidR="0093423F">
        <w:t xml:space="preserve"> so great</w:t>
      </w:r>
      <w:r w:rsidR="00D8687C">
        <w:t xml:space="preserve"> at all. </w:t>
      </w:r>
      <w:r w:rsidR="002557A6">
        <w:t xml:space="preserve"> I could sense respect when </w:t>
      </w:r>
      <w:proofErr w:type="gramStart"/>
      <w:r w:rsidR="002557A6">
        <w:t>he</w:t>
      </w:r>
      <w:proofErr w:type="gramEnd"/>
      <w:r w:rsidR="002557A6">
        <w:t xml:space="preserve"> spoke of his father, who was nearly always somewhere “killing some lich in a dark cave” as he put it, but little affection. </w:t>
      </w:r>
      <w:r w:rsidR="00BD430F">
        <w:t xml:space="preserve">Is that the price of </w:t>
      </w:r>
      <w:r w:rsidR="00B74542">
        <w:t xml:space="preserve">doing what needs to be done? A bitter son? </w:t>
      </w:r>
      <w:r w:rsidR="00D6645B">
        <w:t xml:space="preserve">I hope there is a better path for me, but I am not a hero. </w:t>
      </w:r>
      <w:proofErr w:type="gramStart"/>
      <w:r w:rsidR="0066259B">
        <w:t>So</w:t>
      </w:r>
      <w:proofErr w:type="gramEnd"/>
      <w:r w:rsidR="0066259B">
        <w:t xml:space="preserve"> i</w:t>
      </w:r>
      <w:r w:rsidR="00D6645B">
        <w:t>t is a stupid girl worry.</w:t>
      </w:r>
    </w:p>
    <w:p w14:paraId="2143FFD4" w14:textId="524BE6AB" w:rsidR="00D6645B" w:rsidRDefault="00D6645B">
      <w:r>
        <w:t xml:space="preserve">And Hans-well it turns out </w:t>
      </w:r>
      <w:r w:rsidR="009F5DA1">
        <w:t xml:space="preserve">he was born in </w:t>
      </w:r>
      <w:proofErr w:type="spellStart"/>
      <w:r w:rsidR="009F5DA1">
        <w:t>Sanpoint</w:t>
      </w:r>
      <w:proofErr w:type="spellEnd"/>
      <w:r w:rsidR="009F5DA1">
        <w:t xml:space="preserve">! The very town where the heroes first came </w:t>
      </w:r>
      <w:proofErr w:type="gramStart"/>
      <w:r w:rsidR="009F5DA1">
        <w:t>together</w:t>
      </w:r>
      <w:r w:rsidR="00093880">
        <w:t>,</w:t>
      </w:r>
      <w:r w:rsidR="009F5DA1">
        <w:t xml:space="preserve"> and</w:t>
      </w:r>
      <w:proofErr w:type="gramEnd"/>
      <w:r w:rsidR="009F5DA1">
        <w:t xml:space="preserve"> left there out of boredom</w:t>
      </w:r>
      <w:r w:rsidR="001A4F72">
        <w:t xml:space="preserve">. He was amazed at all the things that happened there, and at first did not believe me when I </w:t>
      </w:r>
      <w:proofErr w:type="gramStart"/>
      <w:r w:rsidR="001A4F72">
        <w:t>told</w:t>
      </w:r>
      <w:proofErr w:type="gramEnd"/>
      <w:r w:rsidR="001A4F72">
        <w:t xml:space="preserve"> how </w:t>
      </w:r>
      <w:r w:rsidR="006F1B77">
        <w:t>T</w:t>
      </w:r>
      <w:r w:rsidR="001A4F72">
        <w:t xml:space="preserve">he Pride </w:t>
      </w:r>
      <w:r w:rsidR="00093880">
        <w:t xml:space="preserve">stood down the dragon attack that nearly torched the village! </w:t>
      </w:r>
      <w:r w:rsidR="0066259B">
        <w:t xml:space="preserve">Hans’ family </w:t>
      </w:r>
      <w:r w:rsidR="00260B8D">
        <w:t xml:space="preserve">also seemed less than ideal.  His mother left when he was young to seek more adventure than </w:t>
      </w:r>
      <w:proofErr w:type="gramStart"/>
      <w:r w:rsidR="00CB108E">
        <w:t>Hans’</w:t>
      </w:r>
      <w:proofErr w:type="gramEnd"/>
      <w:r w:rsidR="00CB108E">
        <w:t xml:space="preserve"> distracted tinkerer father could provide, and Hans was left mostly to</w:t>
      </w:r>
      <w:r w:rsidR="00D44149">
        <w:t xml:space="preserve"> himself while his </w:t>
      </w:r>
      <w:r w:rsidR="008F37F5">
        <w:t xml:space="preserve">sire spent most of his time in the attic, inventing arcane and dangerous things.  Eventually his reach exceeded his </w:t>
      </w:r>
      <w:r w:rsidR="00E16CBB">
        <w:t>grasp,</w:t>
      </w:r>
      <w:r w:rsidR="008F37F5">
        <w:t xml:space="preserve"> and </w:t>
      </w:r>
      <w:r w:rsidR="002566E6">
        <w:t xml:space="preserve">he and the attic </w:t>
      </w:r>
      <w:proofErr w:type="gramStart"/>
      <w:r w:rsidR="002566E6">
        <w:t>was</w:t>
      </w:r>
      <w:proofErr w:type="gramEnd"/>
      <w:r w:rsidR="002566E6">
        <w:t xml:space="preserve"> consumed in a giant ball of flame.  </w:t>
      </w:r>
      <w:r w:rsidR="004F382C">
        <w:t>Yikes.</w:t>
      </w:r>
      <w:r w:rsidR="00386E20">
        <w:t xml:space="preserve"> Poor Hans. </w:t>
      </w:r>
    </w:p>
    <w:p w14:paraId="26C40985" w14:textId="17FB2F95" w:rsidR="004F382C" w:rsidRDefault="004F382C">
      <w:r>
        <w:t xml:space="preserve">As I told my boring tale, it didn’t seem I had it as bad as I thought. </w:t>
      </w:r>
      <w:r w:rsidR="000005BC">
        <w:t xml:space="preserve"> </w:t>
      </w:r>
      <w:proofErr w:type="gramStart"/>
      <w:r w:rsidR="000005BC">
        <w:t>So</w:t>
      </w:r>
      <w:proofErr w:type="gramEnd"/>
      <w:r w:rsidR="000005BC">
        <w:t xml:space="preserve"> what if my </w:t>
      </w:r>
      <w:proofErr w:type="spellStart"/>
      <w:r w:rsidR="000005BC">
        <w:t>Da</w:t>
      </w:r>
      <w:proofErr w:type="spellEnd"/>
      <w:r w:rsidR="000005BC">
        <w:t xml:space="preserve"> was stern</w:t>
      </w:r>
      <w:r w:rsidR="00FC3912">
        <w:t xml:space="preserve">, and couldn’t really deal with having a daughter instead of a son?  </w:t>
      </w:r>
      <w:r w:rsidR="00881F55">
        <w:t xml:space="preserve">Was it the worst thing he could only see me as a fishwife* and not something else? </w:t>
      </w:r>
      <w:r w:rsidR="003C7D37">
        <w:t xml:space="preserve">At least he did not ignore </w:t>
      </w:r>
      <w:r w:rsidR="0024345C">
        <w:t>me or</w:t>
      </w:r>
      <w:r w:rsidR="003C7D37">
        <w:t xml:space="preserve"> almost blow up the entire house.</w:t>
      </w:r>
    </w:p>
    <w:p w14:paraId="4D85D17C" w14:textId="5E2DD0AF" w:rsidR="003C7D37" w:rsidRDefault="003C7D37">
      <w:r>
        <w:t>*</w:t>
      </w:r>
      <w:proofErr w:type="gramStart"/>
      <w:r>
        <w:t>somehow</w:t>
      </w:r>
      <w:proofErr w:type="gramEnd"/>
      <w:r>
        <w:t xml:space="preserve"> the </w:t>
      </w:r>
      <w:r w:rsidR="0024345C">
        <w:t>term “fishwife” generated much confusion in the literal minded Hans.  “What</w:t>
      </w:r>
      <w:r w:rsidR="00644C22">
        <w:t xml:space="preserve">-he wanted to marry you off to a fish? That is barbaric!”  It took more time than it should to explain that no, </w:t>
      </w:r>
      <w:r w:rsidR="0040474C">
        <w:t>he only wished to marry me off to a fisher</w:t>
      </w:r>
      <w:r w:rsidR="0040474C" w:rsidRPr="00C91F0A">
        <w:rPr>
          <w:i/>
          <w:iCs/>
        </w:rPr>
        <w:t>man</w:t>
      </w:r>
      <w:r w:rsidR="0040474C">
        <w:t>. “Ja ja-that is different”.  I blame the Iron Harbor townies for talking about sheep did</w:t>
      </w:r>
      <w:r w:rsidR="00F43F6F">
        <w:t>d</w:t>
      </w:r>
      <w:r w:rsidR="0040474C">
        <w:t>l</w:t>
      </w:r>
      <w:r w:rsidR="00F43F6F">
        <w:t xml:space="preserve">ing, but hopefully this is now behind us. </w:t>
      </w:r>
    </w:p>
    <w:p w14:paraId="7F54D40F" w14:textId="4B7111BE" w:rsidR="001E4A62" w:rsidRDefault="00B95C28">
      <w:r>
        <w:lastRenderedPageBreak/>
        <w:t xml:space="preserve">We all felt better in the morning except for me.  I had a throbbing pain </w:t>
      </w:r>
      <w:r w:rsidR="008D5FBD">
        <w:t>in</w:t>
      </w:r>
      <w:r>
        <w:t xml:space="preserve"> my arm, and when I </w:t>
      </w:r>
      <w:r w:rsidR="00F25AF6">
        <w:t xml:space="preserve">inspected the area there was a weird blue welt, and </w:t>
      </w:r>
      <w:r w:rsidR="008D5FBD">
        <w:t>something…moving? under the skin. Fiddlesticks</w:t>
      </w:r>
      <w:r w:rsidR="0016653E">
        <w:t>-this could not be good</w:t>
      </w:r>
      <w:r w:rsidR="008D4633">
        <w:t xml:space="preserve">. </w:t>
      </w:r>
      <w:r w:rsidR="0016653E">
        <w:t>I could not clearly make out what was going on, but</w:t>
      </w:r>
      <w:r w:rsidR="00042118">
        <w:t xml:space="preserve"> it</w:t>
      </w:r>
      <w:r w:rsidR="0016653E">
        <w:t xml:space="preserve"> felt</w:t>
      </w:r>
      <w:r w:rsidR="00051E1D">
        <w:t xml:space="preserve"> cold and desolate, which is a weird way to describe a wound.  Zunk pea</w:t>
      </w:r>
      <w:r w:rsidR="008F053A">
        <w:t>king at it too, muttered “</w:t>
      </w:r>
      <w:proofErr w:type="spellStart"/>
      <w:r w:rsidR="008F053A">
        <w:t>Oiy</w:t>
      </w:r>
      <w:proofErr w:type="spellEnd"/>
      <w:r w:rsidR="008F053A">
        <w:t>, looks like a bite</w:t>
      </w:r>
      <w:r w:rsidR="001E66E0">
        <w:t xml:space="preserve">, it does”.   Holy smokes, yes, that was where the demon dog </w:t>
      </w:r>
      <w:r w:rsidR="00495AD8">
        <w:t xml:space="preserve">grabbed me in </w:t>
      </w:r>
      <w:r w:rsidR="008D26D5">
        <w:t>its</w:t>
      </w:r>
      <w:r w:rsidR="00495AD8">
        <w:t xml:space="preserve"> jaws.  Ooh-that is not good at all</w:t>
      </w:r>
      <w:r w:rsidR="0054224D">
        <w:t xml:space="preserve">, I thought, recalling </w:t>
      </w:r>
      <w:r w:rsidR="00D95A81">
        <w:t xml:space="preserve">the zombie </w:t>
      </w:r>
      <w:proofErr w:type="spellStart"/>
      <w:r w:rsidR="0054224D">
        <w:t>boggard</w:t>
      </w:r>
      <w:proofErr w:type="spellEnd"/>
      <w:r w:rsidR="0054224D">
        <w:t xml:space="preserve">. </w:t>
      </w:r>
      <w:r w:rsidR="001E4A62">
        <w:t>Don’t want to end up like that!</w:t>
      </w:r>
      <w:r w:rsidR="00042118">
        <w:t xml:space="preserve"> I mean a zombie, not a </w:t>
      </w:r>
      <w:proofErr w:type="spellStart"/>
      <w:r w:rsidR="00042118">
        <w:t>boggard</w:t>
      </w:r>
      <w:proofErr w:type="spellEnd"/>
      <w:r w:rsidR="00042118">
        <w:t xml:space="preserve">. </w:t>
      </w:r>
      <w:r w:rsidR="009C1AFC">
        <w:t xml:space="preserve">No judgement intended about frog people. </w:t>
      </w:r>
      <w:r w:rsidR="006A1DDC">
        <w:t xml:space="preserve">They were quite kind as it turns out. </w:t>
      </w:r>
      <w:r w:rsidR="00174345">
        <w:t xml:space="preserve">But demon dog rabies </w:t>
      </w:r>
      <w:r w:rsidR="00872A22">
        <w:t>is not a sickness I w</w:t>
      </w:r>
      <w:r w:rsidR="00F71A82">
        <w:t>ish to be afflicted</w:t>
      </w:r>
      <w:r w:rsidR="002431D1">
        <w:t xml:space="preserve"> with. </w:t>
      </w:r>
      <w:r w:rsidR="00D827FB">
        <w:t>Yuk!</w:t>
      </w:r>
    </w:p>
    <w:p w14:paraId="38F4971A" w14:textId="675BB458" w:rsidR="00244FBC" w:rsidRDefault="006117DC">
      <w:r>
        <w:t xml:space="preserve">I spent a little more time probing and prodding and figured I had at least a few days before </w:t>
      </w:r>
      <w:r w:rsidR="00D827FB">
        <w:t xml:space="preserve">the disease </w:t>
      </w:r>
      <w:r>
        <w:t xml:space="preserve">got </w:t>
      </w:r>
      <w:proofErr w:type="gramStart"/>
      <w:r>
        <w:t xml:space="preserve">really </w:t>
      </w:r>
      <w:r w:rsidR="00D41CD5">
        <w:t>bad</w:t>
      </w:r>
      <w:proofErr w:type="gramEnd"/>
      <w:r w:rsidR="00D41CD5">
        <w:t xml:space="preserve"> and</w:t>
      </w:r>
      <w:r>
        <w:t xml:space="preserve"> then rummaged through </w:t>
      </w:r>
      <w:r w:rsidR="004B4B19">
        <w:t xml:space="preserve">some of the things we had found. Ah…I knew I recalled it </w:t>
      </w:r>
      <w:r w:rsidR="007F12FE">
        <w:t>correctly</w:t>
      </w:r>
      <w:r w:rsidR="004B4B19">
        <w:t xml:space="preserve">! </w:t>
      </w:r>
      <w:r w:rsidR="00D41CD5">
        <w:t>Luckily,</w:t>
      </w:r>
      <w:r w:rsidR="004B4B19">
        <w:t xml:space="preserve"> </w:t>
      </w:r>
      <w:r w:rsidR="001138CE">
        <w:t xml:space="preserve">we </w:t>
      </w:r>
      <w:r w:rsidR="00F54472">
        <w:t>had</w:t>
      </w:r>
      <w:r w:rsidR="006A566C">
        <w:t xml:space="preserve"> a scroll that </w:t>
      </w:r>
      <w:r w:rsidR="00D827FB">
        <w:t>would</w:t>
      </w:r>
      <w:r w:rsidR="006A566C">
        <w:t xml:space="preserve"> help </w:t>
      </w:r>
      <w:r w:rsidR="00F54472">
        <w:t xml:space="preserve">me to feel less weak and prevent </w:t>
      </w:r>
      <w:r w:rsidR="00540031">
        <w:t xml:space="preserve">things </w:t>
      </w:r>
      <w:r w:rsidR="00F54472">
        <w:t>from getting worse till I c</w:t>
      </w:r>
      <w:r w:rsidR="008D26D5">
        <w:t xml:space="preserve">ould </w:t>
      </w:r>
      <w:proofErr w:type="gramStart"/>
      <w:r w:rsidR="008D26D5">
        <w:t>attend</w:t>
      </w:r>
      <w:proofErr w:type="gramEnd"/>
      <w:r w:rsidR="008D26D5">
        <w:t xml:space="preserve"> </w:t>
      </w:r>
      <w:r w:rsidR="00540031">
        <w:t xml:space="preserve">my </w:t>
      </w:r>
      <w:r w:rsidR="00D827FB">
        <w:t>condition</w:t>
      </w:r>
      <w:r w:rsidR="008D26D5">
        <w:t xml:space="preserve"> properly. One problem at a time. </w:t>
      </w:r>
      <w:r w:rsidR="00AD6B94">
        <w:t xml:space="preserve"> Elsie joined us and clucked at my wound. “Best take care of that, girl</w:t>
      </w:r>
      <w:r w:rsidR="00A76A1A">
        <w:t>” she advised “</w:t>
      </w:r>
      <w:r w:rsidR="007060A3">
        <w:t>or it well end badly. Here, I have prepared some more healing draughts for you, at least, but I cannot rem</w:t>
      </w:r>
      <w:r w:rsidR="00BA2B44">
        <w:t>edy what you have.” I nodded.</w:t>
      </w:r>
    </w:p>
    <w:p w14:paraId="7C8CF9CF" w14:textId="0EE51A97" w:rsidR="00BA2B44" w:rsidRDefault="00AB198A">
      <w:r>
        <w:t xml:space="preserve">We took the potions in return for a few coins </w:t>
      </w:r>
      <w:r w:rsidR="00274435">
        <w:t xml:space="preserve">and set off. We </w:t>
      </w:r>
      <w:r w:rsidR="008B12C4">
        <w:t xml:space="preserve">could not risk </w:t>
      </w:r>
      <w:proofErr w:type="spellStart"/>
      <w:r w:rsidR="00BF48D6">
        <w:t>Meitremar</w:t>
      </w:r>
      <w:proofErr w:type="spellEnd"/>
      <w:r w:rsidR="007C5285">
        <w:t xml:space="preserve"> completing the ritual by dawdling further</w:t>
      </w:r>
      <w:r w:rsidR="001A568B">
        <w:t xml:space="preserve">. </w:t>
      </w:r>
    </w:p>
    <w:p w14:paraId="792A8B29" w14:textId="518A32CE" w:rsidR="001709C0" w:rsidRDefault="009E4327">
      <w:r>
        <w:t xml:space="preserve">Once again, </w:t>
      </w:r>
      <w:r w:rsidR="003813AE">
        <w:t xml:space="preserve">we entered the cavern behind the </w:t>
      </w:r>
      <w:proofErr w:type="gramStart"/>
      <w:r w:rsidR="003813AE">
        <w:t>statue</w:t>
      </w:r>
      <w:r w:rsidR="00395F25">
        <w:t>,</w:t>
      </w:r>
      <w:r w:rsidR="003813AE">
        <w:t xml:space="preserve"> and</w:t>
      </w:r>
      <w:proofErr w:type="gramEnd"/>
      <w:r w:rsidR="003813AE">
        <w:t xml:space="preserve"> </w:t>
      </w:r>
      <w:r w:rsidR="00F90B67">
        <w:t xml:space="preserve">thought about our choices. </w:t>
      </w:r>
      <w:r w:rsidR="00344665">
        <w:t xml:space="preserve">Back to the </w:t>
      </w:r>
      <w:proofErr w:type="spellStart"/>
      <w:r w:rsidR="00344665">
        <w:t>dero</w:t>
      </w:r>
      <w:proofErr w:type="spellEnd"/>
      <w:r w:rsidR="00344665">
        <w:t xml:space="preserve"> </w:t>
      </w:r>
      <w:r w:rsidR="007B44D8">
        <w:t xml:space="preserve">(this time with a counter to dark at least. </w:t>
      </w:r>
      <w:r w:rsidR="006F766A">
        <w:t xml:space="preserve">Hans encouraged me to delve into my </w:t>
      </w:r>
      <w:proofErr w:type="gramStart"/>
      <w:r w:rsidR="006F766A">
        <w:t>rituals</w:t>
      </w:r>
      <w:proofErr w:type="gramEnd"/>
      <w:r w:rsidR="0010559C">
        <w:t xml:space="preserve"> and I believe Milani has granted me a boon that might help)</w:t>
      </w:r>
      <w:r w:rsidR="009E3E02">
        <w:t>?</w:t>
      </w:r>
      <w:r w:rsidR="0010559C">
        <w:t xml:space="preserve"> Or we could go down the way with the trapped circle of stones.  </w:t>
      </w:r>
      <w:r w:rsidR="00611DE2">
        <w:t>“Hey-over here” says Tom pointing east “I</w:t>
      </w:r>
      <w:r w:rsidR="006B3235">
        <w:t xml:space="preserve"> didn’t notice the first time, but this may get us around the </w:t>
      </w:r>
      <w:r w:rsidR="004F06ED">
        <w:t>crevasse to</w:t>
      </w:r>
      <w:r w:rsidR="00950867">
        <w:t xml:space="preserve"> the other side, although” shrug “that might be the wrong way</w:t>
      </w:r>
      <w:r w:rsidR="00D170C8">
        <w:t xml:space="preserve">”.  </w:t>
      </w:r>
      <w:proofErr w:type="gramStart"/>
      <w:r w:rsidR="00D170C8">
        <w:t>Well</w:t>
      </w:r>
      <w:proofErr w:type="gramEnd"/>
      <w:r w:rsidR="00D170C8">
        <w:t xml:space="preserve"> it seemed better than the flesh eating </w:t>
      </w:r>
      <w:proofErr w:type="spellStart"/>
      <w:r w:rsidR="00D170C8">
        <w:t>dero</w:t>
      </w:r>
      <w:proofErr w:type="spellEnd"/>
      <w:r w:rsidR="00D170C8">
        <w:t xml:space="preserve"> or the deadly circle, so we </w:t>
      </w:r>
      <w:r w:rsidR="00395F25">
        <w:t>chose that direction.</w:t>
      </w:r>
    </w:p>
    <w:p w14:paraId="199C9674" w14:textId="70A064D5" w:rsidR="00395F25" w:rsidRDefault="009E3E02">
      <w:r>
        <w:t>The tunnel opened into an</w:t>
      </w:r>
      <w:r w:rsidR="00EB303A">
        <w:t xml:space="preserve">other large </w:t>
      </w:r>
      <w:proofErr w:type="gramStart"/>
      <w:r w:rsidR="00EB303A">
        <w:t>cavern</w:t>
      </w:r>
      <w:proofErr w:type="gramEnd"/>
      <w:r w:rsidR="00EB303A">
        <w:t xml:space="preserve"> and we were regarded by two </w:t>
      </w:r>
      <w:proofErr w:type="spellStart"/>
      <w:r w:rsidR="00EB303A">
        <w:t>boggards</w:t>
      </w:r>
      <w:proofErr w:type="spellEnd"/>
      <w:r w:rsidR="00EB303A">
        <w:t>. “Hey” one croaked “what you humans do here</w:t>
      </w:r>
      <w:r w:rsidR="006233F5">
        <w:t xml:space="preserve"> in our place?</w:t>
      </w:r>
      <w:r w:rsidR="001C4A06">
        <w:t xml:space="preserve"> And why do you have </w:t>
      </w:r>
      <w:proofErr w:type="gramStart"/>
      <w:r w:rsidR="001C4A06">
        <w:t>clans</w:t>
      </w:r>
      <w:proofErr w:type="gramEnd"/>
      <w:r w:rsidR="001C4A06">
        <w:t xml:space="preserve"> stones and bones?</w:t>
      </w:r>
      <w:r w:rsidR="00F315FC">
        <w:t xml:space="preserve">” They regarded the trinkets </w:t>
      </w:r>
      <w:r w:rsidR="00FF11C9">
        <w:t xml:space="preserve">the frog queen had given </w:t>
      </w:r>
      <w:r w:rsidR="00D05194">
        <w:t>us,</w:t>
      </w:r>
      <w:r w:rsidR="00B25D4D">
        <w:t xml:space="preserve"> and</w:t>
      </w:r>
      <w:r w:rsidR="00FF11C9">
        <w:t xml:space="preserve"> it appeared </w:t>
      </w:r>
      <w:r w:rsidR="00D64ED7">
        <w:t>for now they w</w:t>
      </w:r>
      <w:r w:rsidR="00E42AE3">
        <w:t xml:space="preserve">ould </w:t>
      </w:r>
      <w:r w:rsidR="00A31134">
        <w:t xml:space="preserve">not </w:t>
      </w:r>
      <w:r w:rsidR="005112F9">
        <w:t>raise arms</w:t>
      </w:r>
      <w:r w:rsidR="00A31134">
        <w:t xml:space="preserve">. </w:t>
      </w:r>
    </w:p>
    <w:p w14:paraId="67045445" w14:textId="4BB4FB1D" w:rsidR="00F315FC" w:rsidRDefault="00A31134">
      <w:r>
        <w:t xml:space="preserve">We </w:t>
      </w:r>
      <w:r w:rsidR="00BD7325">
        <w:t xml:space="preserve">explained our relationship with the </w:t>
      </w:r>
      <w:proofErr w:type="spellStart"/>
      <w:r w:rsidR="00BD7325">
        <w:t>boggards</w:t>
      </w:r>
      <w:proofErr w:type="spellEnd"/>
      <w:r w:rsidR="00BD7325">
        <w:t xml:space="preserve"> above and how we were granted the bits of bone and feathers </w:t>
      </w:r>
      <w:r w:rsidR="00B71002">
        <w:t xml:space="preserve">we </w:t>
      </w:r>
      <w:r w:rsidR="005112F9">
        <w:t>wore and</w:t>
      </w:r>
      <w:r w:rsidR="00B71002">
        <w:t xml:space="preserve"> asked if </w:t>
      </w:r>
      <w:r w:rsidR="00A44B03">
        <w:t xml:space="preserve">they might help us find the </w:t>
      </w:r>
      <w:proofErr w:type="gramStart"/>
      <w:r w:rsidR="00A44B03">
        <w:t>cultists, and</w:t>
      </w:r>
      <w:proofErr w:type="gramEnd"/>
      <w:r w:rsidR="00A44B03">
        <w:t xml:space="preserve"> were rewarded by </w:t>
      </w:r>
      <w:r w:rsidR="002E54F1">
        <w:t xml:space="preserve">croaks of anger when we described our enemy.  </w:t>
      </w:r>
      <w:r w:rsidR="009844FD">
        <w:t xml:space="preserve">The followers of </w:t>
      </w:r>
      <w:proofErr w:type="spellStart"/>
      <w:r w:rsidR="009844FD">
        <w:t>Xar</w:t>
      </w:r>
      <w:proofErr w:type="spellEnd"/>
      <w:r w:rsidR="009844FD">
        <w:t xml:space="preserve"> </w:t>
      </w:r>
      <w:proofErr w:type="spellStart"/>
      <w:r w:rsidR="009844FD">
        <w:t>Azmak</w:t>
      </w:r>
      <w:proofErr w:type="spellEnd"/>
      <w:r w:rsidR="009844FD">
        <w:t xml:space="preserve"> were no friends of the </w:t>
      </w:r>
      <w:proofErr w:type="spellStart"/>
      <w:r w:rsidR="009844FD">
        <w:t>boggard</w:t>
      </w:r>
      <w:proofErr w:type="spellEnd"/>
      <w:r w:rsidR="009844FD">
        <w:t xml:space="preserve"> either, it seems. “Come </w:t>
      </w:r>
      <w:r w:rsidR="00E77969">
        <w:t>with us. You must tell this to Gno</w:t>
      </w:r>
      <w:r w:rsidR="00AB4274">
        <w:t xml:space="preserve">rk-he will decide what to do with you. This way”. We </w:t>
      </w:r>
      <w:r w:rsidR="008F0D7A">
        <w:t xml:space="preserve">went in the direction they pointed and the two </w:t>
      </w:r>
      <w:proofErr w:type="spellStart"/>
      <w:r w:rsidR="008F0D7A">
        <w:t>boggards</w:t>
      </w:r>
      <w:proofErr w:type="spellEnd"/>
      <w:r w:rsidR="00604D36">
        <w:t xml:space="preserve"> trailed behind, alert but </w:t>
      </w:r>
      <w:r w:rsidR="000E03A0">
        <w:t xml:space="preserve">not </w:t>
      </w:r>
      <w:proofErr w:type="gramStart"/>
      <w:r w:rsidR="00C43929">
        <w:t>like as</w:t>
      </w:r>
      <w:proofErr w:type="gramEnd"/>
      <w:r w:rsidR="00C43929">
        <w:t xml:space="preserve"> to start anything.</w:t>
      </w:r>
    </w:p>
    <w:p w14:paraId="68D46140" w14:textId="05DE62EE" w:rsidR="00920064" w:rsidRDefault="00920064">
      <w:r>
        <w:lastRenderedPageBreak/>
        <w:t xml:space="preserve">We </w:t>
      </w:r>
      <w:proofErr w:type="gramStart"/>
      <w:r>
        <w:t xml:space="preserve">entered </w:t>
      </w:r>
      <w:r w:rsidR="005112F9">
        <w:t>into</w:t>
      </w:r>
      <w:proofErr w:type="gramEnd"/>
      <w:r w:rsidR="00682621">
        <w:t xml:space="preserve"> </w:t>
      </w:r>
      <w:r>
        <w:t>a space bigger than any we had seen; v</w:t>
      </w:r>
      <w:r w:rsidR="006F5C5F">
        <w:t xml:space="preserve">ast from the echoing </w:t>
      </w:r>
      <w:r w:rsidR="004237D8">
        <w:t xml:space="preserve">of our </w:t>
      </w:r>
      <w:proofErr w:type="gramStart"/>
      <w:r w:rsidR="004237D8">
        <w:t>bootsteps</w:t>
      </w:r>
      <w:r w:rsidR="006F5C5F">
        <w:t>, and</w:t>
      </w:r>
      <w:proofErr w:type="gramEnd"/>
      <w:r w:rsidR="006F5C5F">
        <w:t xml:space="preserve"> skirted the shore of a large black lake</w:t>
      </w:r>
      <w:r w:rsidR="00877019">
        <w:t xml:space="preserve"> to an earthen and stick pier, upon which stood a simple hut adorned with </w:t>
      </w:r>
      <w:r w:rsidR="00620850">
        <w:t xml:space="preserve">bones and feathers and the like.  Two </w:t>
      </w:r>
      <w:proofErr w:type="spellStart"/>
      <w:r w:rsidR="00620850">
        <w:t>boggards</w:t>
      </w:r>
      <w:proofErr w:type="spellEnd"/>
      <w:r w:rsidR="00620850">
        <w:t xml:space="preserve"> came forth, one more compact than we had seen before </w:t>
      </w:r>
      <w:r w:rsidR="00165992">
        <w:t xml:space="preserve">dressed in </w:t>
      </w:r>
      <w:r w:rsidR="00390172">
        <w:t xml:space="preserve">robes scrawled with </w:t>
      </w:r>
      <w:r w:rsidR="00D72F52">
        <w:t>unknown</w:t>
      </w:r>
      <w:r w:rsidR="00390172">
        <w:t xml:space="preserve"> sigils.  The other was burly and powe</w:t>
      </w:r>
      <w:r w:rsidR="00516D64">
        <w:t xml:space="preserve">rful looking, wearing strange </w:t>
      </w:r>
      <w:proofErr w:type="gramStart"/>
      <w:r w:rsidR="00516D64">
        <w:t>bone</w:t>
      </w:r>
      <w:proofErr w:type="gramEnd"/>
      <w:r w:rsidR="00516D64">
        <w:t xml:space="preserve"> and metal armor. </w:t>
      </w:r>
      <w:r w:rsidR="00516BBE">
        <w:t xml:space="preserve"> The robed one spoke “</w:t>
      </w:r>
      <w:proofErr w:type="spellStart"/>
      <w:r w:rsidR="00516BBE">
        <w:t>Grrrmmm</w:t>
      </w:r>
      <w:proofErr w:type="spellEnd"/>
      <w:r w:rsidR="00516BBE">
        <w:t xml:space="preserve">. </w:t>
      </w:r>
      <w:proofErr w:type="spellStart"/>
      <w:proofErr w:type="gramStart"/>
      <w:r w:rsidR="00516BBE">
        <w:t>Humans..</w:t>
      </w:r>
      <w:proofErr w:type="gramEnd"/>
      <w:r w:rsidR="00516BBE">
        <w:t>and</w:t>
      </w:r>
      <w:proofErr w:type="spellEnd"/>
      <w:r w:rsidR="00516BBE">
        <w:t xml:space="preserve"> </w:t>
      </w:r>
      <w:proofErr w:type="spellStart"/>
      <w:proofErr w:type="gramStart"/>
      <w:r w:rsidR="00516BBE">
        <w:t>others..</w:t>
      </w:r>
      <w:proofErr w:type="gramEnd"/>
      <w:r w:rsidR="007A7A8B">
        <w:t>wearing</w:t>
      </w:r>
      <w:proofErr w:type="spellEnd"/>
      <w:r w:rsidR="00516BBE">
        <w:t xml:space="preserve"> the </w:t>
      </w:r>
      <w:r w:rsidR="007A7A8B">
        <w:t>signs of the Black Lake clan-this is a strange day indeed</w:t>
      </w:r>
      <w:r w:rsidR="0050799A">
        <w:t xml:space="preserve">” His words were quite well formed and his voice less froggy than the others. “Explain to us how </w:t>
      </w:r>
      <w:r w:rsidR="003A2D27">
        <w:t>you have come to these and the shore of our black waters</w:t>
      </w:r>
      <w:r w:rsidR="00AA3D1A">
        <w:t>. We have no love of humans here”.</w:t>
      </w:r>
    </w:p>
    <w:p w14:paraId="5EB0742C" w14:textId="46D970FD" w:rsidR="008B1054" w:rsidRDefault="00AA3D1A">
      <w:proofErr w:type="gramStart"/>
      <w:r>
        <w:t>Again</w:t>
      </w:r>
      <w:proofErr w:type="gramEnd"/>
      <w:r>
        <w:t xml:space="preserve"> we explained</w:t>
      </w:r>
      <w:r w:rsidR="00956DC9">
        <w:t xml:space="preserve">, and his gaze appeared thoughtful as we told our </w:t>
      </w:r>
      <w:r w:rsidR="00E74060">
        <w:t>tale</w:t>
      </w:r>
      <w:r w:rsidR="00956DC9">
        <w:t>. “</w:t>
      </w:r>
      <w:proofErr w:type="gramStart"/>
      <w:r w:rsidR="00956DC9">
        <w:t>So</w:t>
      </w:r>
      <w:proofErr w:type="gramEnd"/>
      <w:r w:rsidR="00956DC9">
        <w:t xml:space="preserve"> you have </w:t>
      </w:r>
      <w:r w:rsidR="00C20406">
        <w:t xml:space="preserve">defeated the evil robed humans above? That is good-they have been plaguing us for quite some time and cut us off from our Queen. How </w:t>
      </w:r>
      <w:r w:rsidR="00615EDC">
        <w:t xml:space="preserve">does she look? Is she well? She is great piece of frog </w:t>
      </w:r>
      <w:proofErr w:type="gramStart"/>
      <w:r w:rsidR="00615EDC">
        <w:t>ass,</w:t>
      </w:r>
      <w:proofErr w:type="gramEnd"/>
      <w:r w:rsidR="00615EDC">
        <w:t xml:space="preserve"> I am sure you coveted her</w:t>
      </w:r>
      <w:r w:rsidR="000D062F">
        <w:t xml:space="preserve">” He appeared to grow agitated as he spoke and at the end his voice was quite booming “You did not mate with her? </w:t>
      </w:r>
      <w:proofErr w:type="spellStart"/>
      <w:r w:rsidR="000D062F">
        <w:t>Bwaaark</w:t>
      </w:r>
      <w:proofErr w:type="spellEnd"/>
      <w:r w:rsidR="000D062F">
        <w:t xml:space="preserve">. </w:t>
      </w:r>
      <w:r w:rsidR="00251779">
        <w:t xml:space="preserve">Do not lie to </w:t>
      </w:r>
      <w:r w:rsidR="003A3416">
        <w:t>m</w:t>
      </w:r>
      <w:r w:rsidR="00251779">
        <w:t>e humans</w:t>
      </w:r>
      <w:r w:rsidR="003A3416">
        <w:t>. I will smell if you are lying.</w:t>
      </w:r>
      <w:r w:rsidR="008B1054">
        <w:t xml:space="preserve">” I took this one, it </w:t>
      </w:r>
      <w:r w:rsidR="006D392F">
        <w:t>was</w:t>
      </w:r>
      <w:r w:rsidR="008B1054">
        <w:t xml:space="preserve"> familiar.</w:t>
      </w:r>
      <w:r w:rsidR="006D392F">
        <w:t xml:space="preserve"> </w:t>
      </w:r>
      <w:r w:rsidR="00026737">
        <w:t>Sigh.</w:t>
      </w:r>
      <w:r w:rsidR="001956A1">
        <w:t xml:space="preserve"> Just when I thought we were over this. </w:t>
      </w:r>
    </w:p>
    <w:p w14:paraId="338375C8" w14:textId="4A0080E5" w:rsidR="00C71259" w:rsidRDefault="008B1054">
      <w:r>
        <w:t xml:space="preserve">“No, </w:t>
      </w:r>
      <w:r w:rsidR="006D392F">
        <w:t xml:space="preserve">we DID NOT” </w:t>
      </w:r>
      <w:r w:rsidR="00E3674E">
        <w:t>I stamped my foot. “Humans do not mate with an…</w:t>
      </w:r>
      <w:proofErr w:type="spellStart"/>
      <w:proofErr w:type="gramStart"/>
      <w:r w:rsidR="00E3674E">
        <w:t>uhmm</w:t>
      </w:r>
      <w:proofErr w:type="spellEnd"/>
      <w:r w:rsidR="00E3674E">
        <w:t>..</w:t>
      </w:r>
      <w:proofErr w:type="gramEnd"/>
      <w:r w:rsidR="00E3674E">
        <w:t>Humans ma</w:t>
      </w:r>
      <w:r w:rsidR="005E4FDB">
        <w:t>t</w:t>
      </w:r>
      <w:r w:rsidR="00E3674E">
        <w:t xml:space="preserve">e with HUMANS, and goblins </w:t>
      </w:r>
      <w:proofErr w:type="spellStart"/>
      <w:proofErr w:type="gramStart"/>
      <w:r w:rsidR="00E3674E">
        <w:t>with..</w:t>
      </w:r>
      <w:proofErr w:type="gramEnd"/>
      <w:r w:rsidR="00E3674E">
        <w:t>well</w:t>
      </w:r>
      <w:proofErr w:type="spellEnd"/>
      <w:r w:rsidR="00E3674E">
        <w:t xml:space="preserve">. No. None of us </w:t>
      </w:r>
      <w:r w:rsidR="005E4FDB">
        <w:t xml:space="preserve">tried to </w:t>
      </w:r>
      <w:proofErr w:type="gramStart"/>
      <w:r w:rsidR="005E4FDB">
        <w:t>mate with</w:t>
      </w:r>
      <w:proofErr w:type="gramEnd"/>
      <w:r w:rsidR="005E4FDB">
        <w:t xml:space="preserve"> her </w:t>
      </w:r>
      <w:r w:rsidR="00EA2A5A">
        <w:t>and she was not interested in us, that is for sure</w:t>
      </w:r>
      <w:r w:rsidR="00DD2CF5">
        <w:t xml:space="preserve">. But well, </w:t>
      </w:r>
      <w:r w:rsidR="00284B4D">
        <w:t xml:space="preserve">she </w:t>
      </w:r>
      <w:r w:rsidR="00284B4D" w:rsidRPr="00DD7ACF">
        <w:rPr>
          <w:i/>
          <w:iCs/>
        </w:rPr>
        <w:t>was</w:t>
      </w:r>
      <w:r w:rsidR="00284B4D">
        <w:t xml:space="preserve"> interested in </w:t>
      </w:r>
      <w:proofErr w:type="spellStart"/>
      <w:r w:rsidR="00284B4D">
        <w:t>Khhaarl</w:t>
      </w:r>
      <w:proofErr w:type="spellEnd"/>
      <w:r w:rsidR="00284B4D">
        <w:t xml:space="preserve"> or </w:t>
      </w:r>
      <w:proofErr w:type="spellStart"/>
      <w:r w:rsidR="00284B4D">
        <w:t>G</w:t>
      </w:r>
      <w:r w:rsidR="00574436">
        <w:t>l</w:t>
      </w:r>
      <w:r w:rsidR="00284B4D">
        <w:t>l</w:t>
      </w:r>
      <w:r w:rsidR="00574436">
        <w:t>ouie</w:t>
      </w:r>
      <w:proofErr w:type="spellEnd"/>
      <w:r w:rsidR="00574436">
        <w:t xml:space="preserve">-they were </w:t>
      </w:r>
      <w:r w:rsidR="00DD7ACF">
        <w:t>working it out.</w:t>
      </w:r>
      <w:r w:rsidR="00C71259">
        <w:t xml:space="preserve"> Not sure how it landed</w:t>
      </w:r>
      <w:r w:rsidR="008C1111">
        <w:t>-we had to leave”</w:t>
      </w:r>
    </w:p>
    <w:p w14:paraId="2F4D0566" w14:textId="6796DFB8" w:rsidR="00F7087E" w:rsidRDefault="007D6702">
      <w:r>
        <w:t>H</w:t>
      </w:r>
      <w:r w:rsidR="007D4202">
        <w:t xml:space="preserve">e was </w:t>
      </w:r>
      <w:proofErr w:type="gramStart"/>
      <w:r w:rsidR="007D4202">
        <w:t>starting</w:t>
      </w:r>
      <w:proofErr w:type="gramEnd"/>
      <w:r w:rsidR="007D4202">
        <w:t xml:space="preserve"> hard at us as I stammered through my protest. </w:t>
      </w:r>
      <w:r>
        <w:t>Suddenly he tensed and rocked back and “</w:t>
      </w:r>
      <w:proofErr w:type="spellStart"/>
      <w:r>
        <w:t>Bwarrk</w:t>
      </w:r>
      <w:proofErr w:type="spellEnd"/>
      <w:r>
        <w:t xml:space="preserve"> </w:t>
      </w:r>
      <w:proofErr w:type="spellStart"/>
      <w:r>
        <w:t>hahahaha</w:t>
      </w:r>
      <w:proofErr w:type="spellEnd"/>
      <w:r>
        <w:t xml:space="preserve"> </w:t>
      </w:r>
      <w:proofErr w:type="spellStart"/>
      <w:r>
        <w:t>Brawkkkk</w:t>
      </w:r>
      <w:proofErr w:type="spellEnd"/>
      <w:r w:rsidR="00252D90">
        <w:t xml:space="preserve">. Just fucking with you, humans. See Gorn-I told you. Humans have bad </w:t>
      </w:r>
      <w:r w:rsidR="00EE1AAA">
        <w:t xml:space="preserve">choice in mates, would never </w:t>
      </w:r>
      <w:proofErr w:type="gramStart"/>
      <w:r w:rsidR="00EE1AAA">
        <w:t>with</w:t>
      </w:r>
      <w:proofErr w:type="gramEnd"/>
      <w:r w:rsidR="00EE1AAA">
        <w:t xml:space="preserve"> us. Pay up!</w:t>
      </w:r>
      <w:r w:rsidR="003F75FF">
        <w:t xml:space="preserve">” The armor clad </w:t>
      </w:r>
      <w:proofErr w:type="spellStart"/>
      <w:r w:rsidR="003F75FF">
        <w:t>boggard</w:t>
      </w:r>
      <w:proofErr w:type="spellEnd"/>
      <w:r w:rsidR="003F75FF">
        <w:t xml:space="preserve"> </w:t>
      </w:r>
      <w:r w:rsidR="0072160B">
        <w:t>sighed and</w:t>
      </w:r>
      <w:r w:rsidR="00FB0650">
        <w:t xml:space="preserve"> tossed Gnork a bag.</w:t>
      </w:r>
    </w:p>
    <w:p w14:paraId="59A49BC1" w14:textId="3BFD764A" w:rsidR="00C71259" w:rsidRDefault="00FB0650">
      <w:r>
        <w:t xml:space="preserve">Still sniggering, Gnork turned to us. </w:t>
      </w:r>
      <w:r w:rsidR="00A43221">
        <w:t>“</w:t>
      </w:r>
      <w:r>
        <w:t>Still, your ta</w:t>
      </w:r>
      <w:r w:rsidR="00594612">
        <w:t>le is most interesting, it seems something has riled her cool green blood</w:t>
      </w:r>
      <w:r w:rsidR="001839B0">
        <w:t>.</w:t>
      </w:r>
      <w:r w:rsidR="00594612">
        <w:t xml:space="preserve"> </w:t>
      </w:r>
      <w:r w:rsidR="006B0B2E">
        <w:t>But those two</w:t>
      </w:r>
      <w:r w:rsidR="00B51BE3">
        <w:t>? They could not build a proper nest if you put the mud and sticks in front of them”</w:t>
      </w:r>
      <w:r w:rsidR="00C62C5F">
        <w:t xml:space="preserve"> The </w:t>
      </w:r>
      <w:proofErr w:type="spellStart"/>
      <w:r w:rsidR="00C62C5F">
        <w:t>boggard</w:t>
      </w:r>
      <w:proofErr w:type="spellEnd"/>
      <w:r w:rsidR="00C62C5F">
        <w:t xml:space="preserve"> reference </w:t>
      </w:r>
      <w:r w:rsidR="00682621">
        <w:t>was lost on me, at least, but I think we all got the gist. Gno</w:t>
      </w:r>
      <w:r w:rsidR="00595D4E">
        <w:t xml:space="preserve">rk </w:t>
      </w:r>
      <w:r w:rsidR="00DB4E05">
        <w:t>w</w:t>
      </w:r>
      <w:r w:rsidR="00595D4E">
        <w:t>as not wrong.</w:t>
      </w:r>
    </w:p>
    <w:p w14:paraId="697310BF" w14:textId="4AD711A4" w:rsidR="00AB4274" w:rsidRDefault="00DB4E05">
      <w:r>
        <w:t>His stance shifted</w:t>
      </w:r>
      <w:r w:rsidR="008D162F">
        <w:t xml:space="preserve"> and his eyes got a little buggy. “But</w:t>
      </w:r>
      <w:r w:rsidR="0024261A">
        <w:t xml:space="preserve">. You say </w:t>
      </w:r>
      <w:r w:rsidR="008E4677">
        <w:t>the upper level is free from human scum? No offense</w:t>
      </w:r>
      <w:r w:rsidR="00321CDC">
        <w:t xml:space="preserve">. </w:t>
      </w:r>
      <w:proofErr w:type="spellStart"/>
      <w:proofErr w:type="gramStart"/>
      <w:r w:rsidR="00321CDC">
        <w:t>Uhh</w:t>
      </w:r>
      <w:proofErr w:type="spellEnd"/>
      <w:r w:rsidR="00321CDC">
        <w:t>..</w:t>
      </w:r>
      <w:proofErr w:type="gramEnd"/>
      <w:r w:rsidR="00321CDC">
        <w:t xml:space="preserve">listen. I </w:t>
      </w:r>
      <w:proofErr w:type="spellStart"/>
      <w:r w:rsidR="00321CDC">
        <w:t>gotta</w:t>
      </w:r>
      <w:proofErr w:type="spellEnd"/>
      <w:r w:rsidR="00321CDC">
        <w:t xml:space="preserve"> go </w:t>
      </w:r>
      <w:proofErr w:type="spellStart"/>
      <w:proofErr w:type="gramStart"/>
      <w:r w:rsidR="00321CDC">
        <w:t>grrggg</w:t>
      </w:r>
      <w:proofErr w:type="spellEnd"/>
      <w:r w:rsidR="00321CDC">
        <w:t>..</w:t>
      </w:r>
      <w:proofErr w:type="gramEnd"/>
      <w:r w:rsidR="00321CDC">
        <w:t>take care of some things</w:t>
      </w:r>
      <w:r w:rsidR="00FC52AC">
        <w:t xml:space="preserve">. Hold the fort, Gorn. </w:t>
      </w:r>
      <w:proofErr w:type="spellStart"/>
      <w:r w:rsidR="00FC52AC">
        <w:t>I’l</w:t>
      </w:r>
      <w:proofErr w:type="spellEnd"/>
      <w:r w:rsidR="00FC52AC">
        <w:t xml:space="preserve"> be </w:t>
      </w:r>
      <w:proofErr w:type="spellStart"/>
      <w:r w:rsidR="00FC52AC">
        <w:t>bw</w:t>
      </w:r>
      <w:r w:rsidR="00B9409D">
        <w:t>raack</w:t>
      </w:r>
      <w:proofErr w:type="spellEnd"/>
      <w:r w:rsidR="00B9409D">
        <w:t xml:space="preserve">. Oh, humans, there is a door over there that leads </w:t>
      </w:r>
      <w:r w:rsidR="00090D6B">
        <w:t>beyond the crack in the earth. The</w:t>
      </w:r>
      <w:r w:rsidR="00FD4A68">
        <w:t xml:space="preserve"> other</w:t>
      </w:r>
      <w:r w:rsidR="00090D6B">
        <w:t xml:space="preserve"> humans </w:t>
      </w:r>
      <w:r w:rsidR="002B1C0E">
        <w:t>have been doing some strange things there for some time. You’d better hurry</w:t>
      </w:r>
      <w:r w:rsidR="00FC0321">
        <w:t>.</w:t>
      </w:r>
      <w:r w:rsidR="008E4677">
        <w:t xml:space="preserve">” </w:t>
      </w:r>
    </w:p>
    <w:p w14:paraId="275C3B96" w14:textId="6F7E28FB" w:rsidR="008E4677" w:rsidRDefault="00EF3677">
      <w:r>
        <w:t xml:space="preserve">There was a spring in his step </w:t>
      </w:r>
      <w:r w:rsidR="00B34B8E">
        <w:t>as</w:t>
      </w:r>
      <w:r>
        <w:t xml:space="preserve"> he made his way down the mud </w:t>
      </w:r>
      <w:r w:rsidR="002D0FAF">
        <w:t>pier, and his chest and throat expanded in a big orange pu</w:t>
      </w:r>
      <w:r w:rsidR="00AF676F">
        <w:t xml:space="preserve">ff.  Yup, seen plenty of that </w:t>
      </w:r>
      <w:r w:rsidR="00C15090">
        <w:t xml:space="preserve">before at a certain time of </w:t>
      </w:r>
      <w:r w:rsidR="00C15090">
        <w:lastRenderedPageBreak/>
        <w:t xml:space="preserve">year. Looks like it’s </w:t>
      </w:r>
      <w:proofErr w:type="gramStart"/>
      <w:r w:rsidR="00C15090">
        <w:t>spring time</w:t>
      </w:r>
      <w:proofErr w:type="gramEnd"/>
      <w:r w:rsidR="00C15090">
        <w:t xml:space="preserve"> for Gnork. </w:t>
      </w:r>
      <w:r w:rsidR="00B34B8E">
        <w:t xml:space="preserve">I wished him well as we headed for the </w:t>
      </w:r>
      <w:r w:rsidR="00F01135">
        <w:t>now obvious door.</w:t>
      </w:r>
    </w:p>
    <w:p w14:paraId="3890E6DA" w14:textId="4C61EC00" w:rsidR="00F01135" w:rsidRDefault="00256440">
      <w:r>
        <w:t xml:space="preserve">Forewarned, we crept cautiously down the tunnel </w:t>
      </w:r>
      <w:r w:rsidR="00A70E01">
        <w:t xml:space="preserve">till it </w:t>
      </w:r>
      <w:r w:rsidR="00747959">
        <w:t>opened</w:t>
      </w:r>
      <w:r w:rsidR="00A70E01">
        <w:t xml:space="preserve"> into a cavern light </w:t>
      </w:r>
      <w:proofErr w:type="gramStart"/>
      <w:r w:rsidR="00692C87">
        <w:t>redly</w:t>
      </w:r>
      <w:proofErr w:type="gramEnd"/>
      <w:r w:rsidR="00692C87">
        <w:t xml:space="preserve">. The walls were </w:t>
      </w:r>
      <w:proofErr w:type="spellStart"/>
      <w:r w:rsidR="00692C87">
        <w:t>becrusted</w:t>
      </w:r>
      <w:proofErr w:type="spellEnd"/>
      <w:r w:rsidR="00692C87">
        <w:t xml:space="preserve"> with a ropey rusted fungus</w:t>
      </w:r>
      <w:r w:rsidR="00C00532">
        <w:t>, strands intertwined in ways that were someh</w:t>
      </w:r>
      <w:r w:rsidR="0062152C">
        <w:t xml:space="preserve">ow disgusting to behold, with fungal stains </w:t>
      </w:r>
      <w:r w:rsidR="00CC1F44">
        <w:t xml:space="preserve">coloring the tiled floor. </w:t>
      </w:r>
      <w:r w:rsidR="00E34CAD">
        <w:t xml:space="preserve">There </w:t>
      </w:r>
      <w:r w:rsidR="00C36407">
        <w:t xml:space="preserve">were </w:t>
      </w:r>
      <w:r w:rsidR="00E34CAD">
        <w:t xml:space="preserve">piles of bones, decayed and ancient, but </w:t>
      </w:r>
      <w:r w:rsidR="00495074">
        <w:t>suffused with the same fungus on the floors and walls.</w:t>
      </w:r>
      <w:r w:rsidR="00874BAB">
        <w:t xml:space="preserve"> A shifting red </w:t>
      </w:r>
      <w:r w:rsidR="009415A8">
        <w:t xml:space="preserve">wall of twisting light cut the space in half. On the other side was </w:t>
      </w:r>
      <w:proofErr w:type="spellStart"/>
      <w:proofErr w:type="gramStart"/>
      <w:r w:rsidR="009415A8">
        <w:t>a</w:t>
      </w:r>
      <w:proofErr w:type="spellEnd"/>
      <w:proofErr w:type="gramEnd"/>
      <w:r w:rsidR="009415A8">
        <w:t xml:space="preserve"> altar wit</w:t>
      </w:r>
      <w:r w:rsidR="00CA294A">
        <w:t>h</w:t>
      </w:r>
      <w:r w:rsidR="009415A8">
        <w:t xml:space="preserve"> several acolytes chanting around it, led </w:t>
      </w:r>
      <w:r w:rsidR="00B803EE">
        <w:t xml:space="preserve">by dwarf that must certainly be </w:t>
      </w:r>
      <w:proofErr w:type="spellStart"/>
      <w:r w:rsidR="00AB1B7E">
        <w:t>Meitre</w:t>
      </w:r>
      <w:r w:rsidR="00CA294A">
        <w:t>mar</w:t>
      </w:r>
      <w:proofErr w:type="spellEnd"/>
      <w:r w:rsidR="00CA294A">
        <w:t xml:space="preserve">. </w:t>
      </w:r>
      <w:r w:rsidR="002C224F">
        <w:t xml:space="preserve">They all are so engaged in their ritual that </w:t>
      </w:r>
      <w:r w:rsidR="00C62E28">
        <w:t>they fail to notice us.</w:t>
      </w:r>
    </w:p>
    <w:p w14:paraId="3710D2A9" w14:textId="77777777" w:rsidR="00F01135" w:rsidRDefault="00F01135"/>
    <w:p w14:paraId="0FFFA355" w14:textId="1ACDBE80" w:rsidR="00C62E28" w:rsidRDefault="00F91AF8">
      <w:r>
        <w:t>Zun</w:t>
      </w:r>
      <w:r w:rsidR="003462ED">
        <w:t xml:space="preserve">k creeps up hoping to find some way to shut off the wall of light so that we may </w:t>
      </w:r>
      <w:r w:rsidR="00423478">
        <w:t xml:space="preserve">safely disrupt the ritual. As he moves slowly closer, </w:t>
      </w:r>
      <w:r w:rsidR="002C089C">
        <w:t xml:space="preserve">the bones in </w:t>
      </w:r>
      <w:r w:rsidR="00423478">
        <w:t xml:space="preserve">several of the piles </w:t>
      </w:r>
      <w:proofErr w:type="gramStart"/>
      <w:r w:rsidR="002C089C">
        <w:t>gather together</w:t>
      </w:r>
      <w:proofErr w:type="gramEnd"/>
      <w:r w:rsidR="002C089C">
        <w:t xml:space="preserve"> and </w:t>
      </w:r>
      <w:proofErr w:type="gramStart"/>
      <w:r w:rsidR="0056392D">
        <w:t>make to</w:t>
      </w:r>
      <w:proofErr w:type="gramEnd"/>
      <w:r w:rsidR="0056392D">
        <w:t xml:space="preserve"> rise. Well, at least Zunk did not </w:t>
      </w:r>
      <w:r w:rsidR="0056392D" w:rsidRPr="0056392D">
        <w:rPr>
          <w:i/>
          <w:iCs/>
        </w:rPr>
        <w:t>rush</w:t>
      </w:r>
      <w:r w:rsidR="0056392D">
        <w:t xml:space="preserve"> in this time.</w:t>
      </w:r>
    </w:p>
    <w:p w14:paraId="67196FAB" w14:textId="1F77AB42" w:rsidR="0056392D" w:rsidRDefault="00BC1FF7">
      <w:r>
        <w:t>Zunk twists his knife into the skeleton before him</w:t>
      </w:r>
      <w:r w:rsidR="004653C0">
        <w:t xml:space="preserve"> and Tom rushes another one</w:t>
      </w:r>
      <w:r w:rsidR="00B37BBF">
        <w:t>, catching it before it can rise beyond its knees and dismember</w:t>
      </w:r>
      <w:r w:rsidR="007955E2">
        <w:t>ing</w:t>
      </w:r>
      <w:r w:rsidR="00B37BBF">
        <w:t xml:space="preserve"> it. </w:t>
      </w:r>
      <w:r w:rsidR="00255C8B">
        <w:t xml:space="preserve">The one in front of Zunk ignores the little thief, instead turning </w:t>
      </w:r>
      <w:r w:rsidR="00480D85">
        <w:t xml:space="preserve">empty sockets in my direction. </w:t>
      </w:r>
      <w:proofErr w:type="gramStart"/>
      <w:r w:rsidR="00480D85">
        <w:t>“Die cleric” it</w:t>
      </w:r>
      <w:proofErr w:type="gramEnd"/>
      <w:r w:rsidR="00480D85">
        <w:t xml:space="preserve"> rattles and I a</w:t>
      </w:r>
      <w:r w:rsidR="00D63BB9">
        <w:t>m</w:t>
      </w:r>
      <w:r w:rsidR="00480D85">
        <w:t xml:space="preserve"> struck by a terrible pain</w:t>
      </w:r>
      <w:r w:rsidR="003C16C6">
        <w:t xml:space="preserve"> that </w:t>
      </w:r>
      <w:proofErr w:type="gramStart"/>
      <w:r w:rsidR="003C16C6">
        <w:t>lays</w:t>
      </w:r>
      <w:proofErr w:type="gramEnd"/>
      <w:r w:rsidR="003C16C6">
        <w:t xml:space="preserve"> me low until the bright light of Milani </w:t>
      </w:r>
      <w:r w:rsidR="00010417">
        <w:t xml:space="preserve">courses through me and I straighten.  Okey </w:t>
      </w:r>
      <w:proofErr w:type="spellStart"/>
      <w:r w:rsidR="00010417">
        <w:t>dokey</w:t>
      </w:r>
      <w:proofErr w:type="spellEnd"/>
      <w:r w:rsidR="00010417">
        <w:t xml:space="preserve"> then.</w:t>
      </w:r>
    </w:p>
    <w:p w14:paraId="4F9855BA" w14:textId="268D61A7" w:rsidR="00010417" w:rsidRDefault="008E1D02">
      <w:r>
        <w:t xml:space="preserve">A fount of </w:t>
      </w:r>
      <w:r w:rsidR="00052880">
        <w:t>water crashes into the third skeleton</w:t>
      </w:r>
      <w:r w:rsidR="00707BFE">
        <w:t xml:space="preserve"> sending it towards Zunk, who flicks </w:t>
      </w:r>
      <w:r w:rsidR="001F050C">
        <w:t>their</w:t>
      </w:r>
      <w:r w:rsidR="00707BFE">
        <w:t xml:space="preserve"> dagger out and </w:t>
      </w:r>
      <w:r w:rsidR="001F050C">
        <w:t xml:space="preserve">ancient </w:t>
      </w:r>
      <w:r w:rsidR="00476DDE">
        <w:t xml:space="preserve">bones clatter to the ground like an unmade toy, as the </w:t>
      </w:r>
      <w:r w:rsidR="00DF2EB7">
        <w:t xml:space="preserve">bone-caster regards me balefully and snaps off another spell. Darkness. </w:t>
      </w:r>
      <w:r w:rsidR="009157BA">
        <w:t xml:space="preserve">I can’t tell if the thing can see me smile, but I hope it can. “That was a dirty trick that got us last time, but </w:t>
      </w:r>
      <w:r w:rsidR="001304D4">
        <w:t xml:space="preserve">not again” I yell as I raise my arms and </w:t>
      </w:r>
      <w:r w:rsidR="001E41D1">
        <w:t xml:space="preserve">cry “Darkness be gone!” And it was, and it was most satisfying. </w:t>
      </w:r>
      <w:r w:rsidR="007717A5">
        <w:t>Thanks Hans!</w:t>
      </w:r>
    </w:p>
    <w:p w14:paraId="18821B47" w14:textId="014E64C0" w:rsidR="007717A5" w:rsidRDefault="0083093A">
      <w:r>
        <w:t xml:space="preserve">Even better was </w:t>
      </w:r>
      <w:r w:rsidR="000C0FE4">
        <w:t xml:space="preserve">Tom sweeping the bone-caster’s </w:t>
      </w:r>
      <w:r w:rsidR="001B34E9">
        <w:t>legs out from under it. The thing trie</w:t>
      </w:r>
      <w:r w:rsidR="00B54A7D">
        <w:t>s to cast another spell and Tom</w:t>
      </w:r>
      <w:r w:rsidR="008F0860">
        <w:t xml:space="preserve"> </w:t>
      </w:r>
      <w:r w:rsidR="00FB62E3">
        <w:t>shrugs, mutters</w:t>
      </w:r>
      <w:r w:rsidR="00B54A7D">
        <w:t xml:space="preserve"> “read the room bone-bag</w:t>
      </w:r>
      <w:r w:rsidR="008F0860">
        <w:t>”</w:t>
      </w:r>
      <w:r w:rsidR="00B54A7D">
        <w:t xml:space="preserve"> and clea</w:t>
      </w:r>
      <w:r w:rsidR="008F0860">
        <w:t>ves it to the ground.</w:t>
      </w:r>
      <w:r w:rsidR="00470FF3">
        <w:t xml:space="preserve"> The skeleton clacks as it works </w:t>
      </w:r>
      <w:r w:rsidR="006E462E">
        <w:t>its</w:t>
      </w:r>
      <w:r w:rsidR="00470FF3">
        <w:t xml:space="preserve"> ruined jaws</w:t>
      </w:r>
      <w:r w:rsidR="00850DB9">
        <w:t xml:space="preserve"> “</w:t>
      </w:r>
      <w:r w:rsidR="00470FF3">
        <w:t xml:space="preserve">You will not stop my </w:t>
      </w:r>
      <w:r w:rsidR="00904B4E">
        <w:t>grandson;</w:t>
      </w:r>
      <w:r w:rsidR="00470FF3">
        <w:t xml:space="preserve"> he will be victorious and </w:t>
      </w:r>
      <w:proofErr w:type="spellStart"/>
      <w:r w:rsidR="00850DB9">
        <w:t>Xar</w:t>
      </w:r>
      <w:proofErr w:type="spellEnd"/>
      <w:r w:rsidR="00850DB9">
        <w:t xml:space="preserve"> </w:t>
      </w:r>
      <w:proofErr w:type="spellStart"/>
      <w:r w:rsidR="00850DB9">
        <w:t>Azmak</w:t>
      </w:r>
      <w:proofErr w:type="spellEnd"/>
      <w:r w:rsidR="00850DB9">
        <w:t xml:space="preserve"> will be reborn</w:t>
      </w:r>
      <w:r w:rsidR="00904B4E">
        <w:t>!</w:t>
      </w:r>
      <w:r w:rsidR="00850DB9">
        <w:t>”. It</w:t>
      </w:r>
      <w:r w:rsidR="00470FF3">
        <w:t xml:space="preserve"> explodes</w:t>
      </w:r>
      <w:r w:rsidR="00EF6033">
        <w:t xml:space="preserve"> in a storm of bone chips, peppering Tom </w:t>
      </w:r>
      <w:r w:rsidR="00904B4E">
        <w:t xml:space="preserve">who manages to avoid the worst of it. </w:t>
      </w:r>
      <w:r w:rsidR="00817A9A">
        <w:t xml:space="preserve"> </w:t>
      </w:r>
    </w:p>
    <w:p w14:paraId="030246B2" w14:textId="6160892B" w:rsidR="00817A9A" w:rsidRDefault="00817A9A">
      <w:r>
        <w:t xml:space="preserve">The red wall comes down and with a look over </w:t>
      </w:r>
      <w:r w:rsidR="005F2F18">
        <w:t>his</w:t>
      </w:r>
      <w:r>
        <w:t xml:space="preserve"> shoulder</w:t>
      </w:r>
      <w:r w:rsidR="00FE380A">
        <w:t xml:space="preserve">, </w:t>
      </w:r>
      <w:proofErr w:type="spellStart"/>
      <w:r w:rsidR="00FE380A">
        <w:t>Meitremar</w:t>
      </w:r>
      <w:proofErr w:type="spellEnd"/>
      <w:r w:rsidR="00FE380A">
        <w:t xml:space="preserve"> completes his ritual with a shout</w:t>
      </w:r>
      <w:r w:rsidR="000D23DB">
        <w:t xml:space="preserve">.  A rush of magical energy infuses the </w:t>
      </w:r>
      <w:r w:rsidR="005F2F18">
        <w:t>altar and</w:t>
      </w:r>
      <w:r w:rsidR="00C93E03">
        <w:t xml:space="preserve"> is too much power for 3 of the acolytes, whose heads explode</w:t>
      </w:r>
      <w:r w:rsidR="00C07A7D">
        <w:t>,</w:t>
      </w:r>
      <w:r w:rsidR="00C93E03">
        <w:t xml:space="preserve"> </w:t>
      </w:r>
      <w:r w:rsidR="00504C62">
        <w:t>while the last shudders and morphs into some undead thing</w:t>
      </w:r>
      <w:r w:rsidR="009F3526">
        <w:t xml:space="preserve"> advancing towards me.  Upon the alt</w:t>
      </w:r>
      <w:r w:rsidR="0081786C">
        <w:t>a</w:t>
      </w:r>
      <w:r w:rsidR="009F3526">
        <w:t>r is a feral bony thing with an evil maw</w:t>
      </w:r>
      <w:r w:rsidR="0092657B">
        <w:t xml:space="preserve">. It makes a sign and a </w:t>
      </w:r>
      <w:proofErr w:type="gramStart"/>
      <w:r w:rsidR="0092657B">
        <w:t>green bolt flies</w:t>
      </w:r>
      <w:proofErr w:type="gramEnd"/>
      <w:r w:rsidR="0092657B">
        <w:t xml:space="preserve"> forth striking me in the chest, </w:t>
      </w:r>
      <w:r w:rsidR="008D03C8">
        <w:t xml:space="preserve">burning me with acid. </w:t>
      </w:r>
      <w:r w:rsidR="0081786C">
        <w:t xml:space="preserve">I wrap </w:t>
      </w:r>
      <w:r w:rsidR="0081786C">
        <w:lastRenderedPageBreak/>
        <w:t xml:space="preserve">myself in Milani’s light and </w:t>
      </w:r>
      <w:r w:rsidR="00394371">
        <w:t xml:space="preserve">send a boon to my companions to help shield them from </w:t>
      </w:r>
      <w:r w:rsidR="00A17252">
        <w:t>our enemies. We will NOT be taken so easily.</w:t>
      </w:r>
    </w:p>
    <w:p w14:paraId="44012881" w14:textId="2954FA42" w:rsidR="00A51E9F" w:rsidRDefault="00332DFC">
      <w:proofErr w:type="spellStart"/>
      <w:r>
        <w:t>Meitremar</w:t>
      </w:r>
      <w:proofErr w:type="spellEnd"/>
      <w:r>
        <w:t xml:space="preserve"> </w:t>
      </w:r>
      <w:r w:rsidR="00BB5A92">
        <w:t xml:space="preserve">seizes something dangling on a chain on his chest-it looks like a horn, and sure enough, he brings it to his lips </w:t>
      </w:r>
      <w:r w:rsidR="00E10B9C">
        <w:t xml:space="preserve">issuing forth </w:t>
      </w:r>
      <w:r w:rsidR="00E062F3">
        <w:t>a sound like a metal sheet tearing.  A clou</w:t>
      </w:r>
      <w:r w:rsidR="00FD1665">
        <w:t xml:space="preserve">d of jagged </w:t>
      </w:r>
      <w:r w:rsidR="00990C06">
        <w:t>rusty shrapnel</w:t>
      </w:r>
      <w:r w:rsidR="00FD1665">
        <w:t xml:space="preserve"> rages around the nasty dwarf, but luckily </w:t>
      </w:r>
      <w:r w:rsidR="00AA057C">
        <w:t xml:space="preserve">neither Tom nor </w:t>
      </w:r>
      <w:r w:rsidR="00096DAD">
        <w:t xml:space="preserve">Zunk are </w:t>
      </w:r>
      <w:r w:rsidR="00B268F3">
        <w:t xml:space="preserve">within its ambit. The </w:t>
      </w:r>
      <w:r w:rsidR="00257852">
        <w:t xml:space="preserve">zombie tries to </w:t>
      </w:r>
      <w:r w:rsidR="00B268F3">
        <w:t>brain</w:t>
      </w:r>
      <w:r w:rsidR="00257852">
        <w:t xml:space="preserve"> me, </w:t>
      </w:r>
      <w:r w:rsidR="0040229B">
        <w:t>but Z</w:t>
      </w:r>
      <w:r w:rsidR="00461836">
        <w:t xml:space="preserve">unk </w:t>
      </w:r>
      <w:r w:rsidR="0040229B">
        <w:t>steps up and murmurs “Ahh, not so fast there</w:t>
      </w:r>
      <w:r w:rsidR="004B4DC0">
        <w:t xml:space="preserve">, you’re </w:t>
      </w:r>
      <w:proofErr w:type="spellStart"/>
      <w:r w:rsidR="004B4DC0">
        <w:t>gonna</w:t>
      </w:r>
      <w:proofErr w:type="spellEnd"/>
      <w:r w:rsidR="004B4DC0">
        <w:t xml:space="preserve"> want to leave her alone</w:t>
      </w:r>
      <w:r w:rsidR="004B28A3">
        <w:t>” and se</w:t>
      </w:r>
      <w:r w:rsidR="00010A1A">
        <w:t>nds the undead acolyte into tru</w:t>
      </w:r>
      <w:r w:rsidR="004B4DC0">
        <w:t xml:space="preserve">e death.  Ahh, Zunk, how sweet. </w:t>
      </w:r>
    </w:p>
    <w:p w14:paraId="116BAD9B" w14:textId="012881AE" w:rsidR="007D1036" w:rsidRDefault="007D1036">
      <w:r>
        <w:t xml:space="preserve">Zunk </w:t>
      </w:r>
      <w:r w:rsidR="000B6A32">
        <w:t xml:space="preserve">and Tom have squared off on the whatever it is and </w:t>
      </w:r>
      <w:proofErr w:type="spellStart"/>
      <w:r w:rsidR="000B6A32">
        <w:t>Meitremar</w:t>
      </w:r>
      <w:proofErr w:type="spellEnd"/>
      <w:r w:rsidR="00DD2438">
        <w:t xml:space="preserve">, </w:t>
      </w:r>
      <w:proofErr w:type="gramStart"/>
      <w:r w:rsidR="00DD2438">
        <w:t>all of</w:t>
      </w:r>
      <w:proofErr w:type="gramEnd"/>
      <w:r w:rsidR="00DD2438">
        <w:t xml:space="preserve"> their allies gone. </w:t>
      </w:r>
      <w:r w:rsidR="00346579">
        <w:t xml:space="preserve">Okey </w:t>
      </w:r>
      <w:proofErr w:type="spellStart"/>
      <w:r w:rsidR="00346579">
        <w:t>dokey</w:t>
      </w:r>
      <w:proofErr w:type="spellEnd"/>
      <w:r w:rsidR="00346579">
        <w:t xml:space="preserve">. </w:t>
      </w:r>
      <w:r w:rsidR="005962C2">
        <w:t>Time to finish this.</w:t>
      </w:r>
    </w:p>
    <w:p w14:paraId="08053A81" w14:textId="07409A09" w:rsidR="00775F11" w:rsidRDefault="009C1461">
      <w:r>
        <w:t xml:space="preserve">Tom takes a tongue lashing </w:t>
      </w:r>
      <w:r w:rsidR="00C13227">
        <w:t xml:space="preserve">(literally) from the inhuman thing, which smells like blood and rust </w:t>
      </w:r>
      <w:r w:rsidR="00A8317D">
        <w:t xml:space="preserve">with a hint </w:t>
      </w:r>
      <w:r w:rsidR="00232A1E">
        <w:t xml:space="preserve">of something else, which I immediately recognize </w:t>
      </w:r>
      <w:r w:rsidR="001002C8">
        <w:t xml:space="preserve">as demon-stink. That would certainly </w:t>
      </w:r>
      <w:r w:rsidR="008F0311">
        <w:t>be true to what we have learned, and fits with the bloody altar</w:t>
      </w:r>
      <w:r w:rsidR="00A264AF">
        <w:t xml:space="preserve">. </w:t>
      </w:r>
      <w:r w:rsidR="004D74B7">
        <w:t xml:space="preserve"> He has no choice but to step into the metal </w:t>
      </w:r>
      <w:r w:rsidR="00D1343F">
        <w:t>storm but</w:t>
      </w:r>
      <w:r w:rsidR="004D74B7">
        <w:t xml:space="preserve"> manages to </w:t>
      </w:r>
      <w:r>
        <w:t>trip the demon</w:t>
      </w:r>
      <w:r w:rsidR="004D74B7">
        <w:t>.</w:t>
      </w:r>
      <w:r>
        <w:t xml:space="preserve"> </w:t>
      </w:r>
      <w:r w:rsidR="00814B5C">
        <w:t xml:space="preserve"> </w:t>
      </w:r>
      <w:r w:rsidR="00461BB8">
        <w:t xml:space="preserve">The demon belches forth a sickening cloud, and its evil affects me greatly. My eyes are watering and I start to vomit. </w:t>
      </w:r>
      <w:r w:rsidR="00561E58">
        <w:t xml:space="preserve">It rises and </w:t>
      </w:r>
      <w:r w:rsidR="00062BFD">
        <w:t>lands a massive blow on Tom, breaking his weapon besides.</w:t>
      </w:r>
    </w:p>
    <w:p w14:paraId="2549683C" w14:textId="411A4B24" w:rsidR="00775F11" w:rsidRDefault="0046347B">
      <w:r>
        <w:t xml:space="preserve">Han’s spell goes off and the cloud </w:t>
      </w:r>
      <w:r w:rsidR="006C5FA6">
        <w:t>flickers but remains in place “Jah-sorry</w:t>
      </w:r>
      <w:r w:rsidR="0087645F">
        <w:t xml:space="preserve">” </w:t>
      </w:r>
      <w:r w:rsidR="00AE19DC">
        <w:t>says he “</w:t>
      </w:r>
      <w:r w:rsidR="00BA7DCE">
        <w:t xml:space="preserve">it is too powerful”, as Zunk draws his bow, sending an arrow into the </w:t>
      </w:r>
      <w:r w:rsidR="00F40C40">
        <w:t>demon’s</w:t>
      </w:r>
      <w:r w:rsidR="00BA7DCE">
        <w:t xml:space="preserve"> shoulder. </w:t>
      </w:r>
      <w:r w:rsidR="00B64F88">
        <w:t>To</w:t>
      </w:r>
      <w:r w:rsidR="00F40C40">
        <w:t>m</w:t>
      </w:r>
      <w:r w:rsidR="00B64F88">
        <w:t xml:space="preserve"> recovers slightly, and manages to wound Meitremar,</w:t>
      </w:r>
      <w:r w:rsidR="00F40C40">
        <w:t xml:space="preserve"> who has used some of his </w:t>
      </w:r>
      <w:r w:rsidR="00895B6A">
        <w:t xml:space="preserve">gods power to heal himself. </w:t>
      </w:r>
      <w:r w:rsidR="00D27898">
        <w:t xml:space="preserve"> </w:t>
      </w:r>
      <w:r w:rsidR="00E01C6C">
        <w:t xml:space="preserve">Blows are flying everywhere, claws and </w:t>
      </w:r>
      <w:r w:rsidR="00731B03">
        <w:t xml:space="preserve">arrows and </w:t>
      </w:r>
      <w:r w:rsidR="00E01C6C">
        <w:t>swords</w:t>
      </w:r>
      <w:r w:rsidR="004312AE">
        <w:t xml:space="preserve"> (Tom has drawn the blade given to us by the blacksmith</w:t>
      </w:r>
      <w:r w:rsidR="00731B03">
        <w:t>)</w:t>
      </w:r>
      <w:r w:rsidR="00A52E4B">
        <w:t>, and both my friends are taking grievous wounds</w:t>
      </w:r>
      <w:r w:rsidR="00731B03">
        <w:t xml:space="preserve">. </w:t>
      </w:r>
      <w:r w:rsidR="00A32419">
        <w:t xml:space="preserve">Hans points his wand at the ground beneath the feet of our foes, but </w:t>
      </w:r>
      <w:r w:rsidR="00AA64B4">
        <w:t xml:space="preserve">both keep their balance. </w:t>
      </w:r>
      <w:r w:rsidR="00731B03">
        <w:t>I am still retching uncontrollably</w:t>
      </w:r>
      <w:r w:rsidR="00AA64B4">
        <w:t xml:space="preserve">, but I manage to extend my </w:t>
      </w:r>
      <w:r w:rsidR="00745C86">
        <w:t xml:space="preserve">defensive boon to cover my friends. </w:t>
      </w:r>
      <w:r w:rsidR="00731B03">
        <w:t xml:space="preserve"> A gout of water rus</w:t>
      </w:r>
      <w:r w:rsidR="00D14176">
        <w:t xml:space="preserve">hes towards </w:t>
      </w:r>
      <w:proofErr w:type="spellStart"/>
      <w:r w:rsidR="00D14176">
        <w:t>Meitremar</w:t>
      </w:r>
      <w:proofErr w:type="spellEnd"/>
      <w:r w:rsidR="00D14176">
        <w:t xml:space="preserve"> but </w:t>
      </w:r>
      <w:r w:rsidR="00D47C28">
        <w:t xml:space="preserve">slams against the </w:t>
      </w:r>
      <w:r w:rsidR="00D755E9">
        <w:t>altar</w:t>
      </w:r>
      <w:r w:rsidR="00D47C28">
        <w:t xml:space="preserve"> instead.  “Jah” says Hans “this is most </w:t>
      </w:r>
      <w:r w:rsidR="00D74C00">
        <w:t>annoying”</w:t>
      </w:r>
      <w:r w:rsidR="00D14176">
        <w:t xml:space="preserve"> </w:t>
      </w:r>
    </w:p>
    <w:p w14:paraId="04E9D7E5" w14:textId="48DFA4EE" w:rsidR="00731B03" w:rsidRDefault="00913939">
      <w:r>
        <w:t xml:space="preserve">Between bouts of vomit, I gather my strength and </w:t>
      </w:r>
      <w:r w:rsidR="00917E2F">
        <w:t xml:space="preserve">fling Milani’s boon towards Tom, who is in </w:t>
      </w:r>
      <w:r w:rsidR="00D755E9">
        <w:t xml:space="preserve">dire straits (as is little Zunk, but one problem at a time). </w:t>
      </w:r>
      <w:r w:rsidR="006C335A">
        <w:t xml:space="preserve">I cover Tom in </w:t>
      </w:r>
      <w:proofErr w:type="gramStart"/>
      <w:r w:rsidR="006C335A">
        <w:t>blinding</w:t>
      </w:r>
      <w:proofErr w:type="gramEnd"/>
      <w:r w:rsidR="006C335A">
        <w:t xml:space="preserve"> moonlight, undoing all the harm that has </w:t>
      </w:r>
      <w:proofErr w:type="gramStart"/>
      <w:r w:rsidR="006C335A">
        <w:t>come</w:t>
      </w:r>
      <w:proofErr w:type="gramEnd"/>
      <w:r w:rsidR="006C335A">
        <w:t xml:space="preserve"> to him</w:t>
      </w:r>
      <w:r w:rsidR="0037003B">
        <w:t xml:space="preserve">. He straightens tall and strong, swinging </w:t>
      </w:r>
      <w:r w:rsidR="000C106C">
        <w:t>his great sword at the architect of all th</w:t>
      </w:r>
      <w:r w:rsidR="0071606D">
        <w:t>is woe and runs the dwarf through</w:t>
      </w:r>
      <w:r w:rsidR="00F11BAB">
        <w:t xml:space="preserve">. He dies choking on a bloody oath to his god of rust and ruin. </w:t>
      </w:r>
      <w:r w:rsidR="005536D2">
        <w:t>Now only the demon…</w:t>
      </w:r>
    </w:p>
    <w:p w14:paraId="2E8C2B82" w14:textId="330D30C9" w:rsidR="00E015B4" w:rsidRDefault="005536D2">
      <w:proofErr w:type="gramStart"/>
      <w:r>
        <w:t>..</w:t>
      </w:r>
      <w:proofErr w:type="gramEnd"/>
      <w:r>
        <w:t xml:space="preserve">who howls in desperation, raking the little thief with its terrible </w:t>
      </w:r>
      <w:r w:rsidR="006C56C7">
        <w:t>claws.</w:t>
      </w:r>
      <w:r w:rsidR="00C242C9">
        <w:t xml:space="preserve"> </w:t>
      </w:r>
      <w:r w:rsidR="006C56C7">
        <w:t>Z</w:t>
      </w:r>
      <w:r w:rsidR="000221F1">
        <w:t>unk</w:t>
      </w:r>
      <w:r w:rsidR="006C56C7">
        <w:t xml:space="preserve"> collapses</w:t>
      </w:r>
      <w:r w:rsidR="00E9418E">
        <w:t xml:space="preserve">. I manage to </w:t>
      </w:r>
      <w:r w:rsidR="002C6D1D">
        <w:t xml:space="preserve">control the retching long enough to send the last of my strength towards </w:t>
      </w:r>
      <w:r w:rsidR="00F17B82">
        <w:t xml:space="preserve">my goblin friend, bringing </w:t>
      </w:r>
      <w:r w:rsidR="00900518">
        <w:t>the</w:t>
      </w:r>
      <w:r w:rsidR="004D0EF8">
        <w:t>m</w:t>
      </w:r>
      <w:r w:rsidR="00CB523C">
        <w:t xml:space="preserve"> back to the battle. </w:t>
      </w:r>
      <w:r w:rsidR="004B2A35">
        <w:t xml:space="preserve">Tom and Zunk have the demon between them, but the evil thing </w:t>
      </w:r>
      <w:r w:rsidR="00B254D0">
        <w:t xml:space="preserve">is </w:t>
      </w:r>
      <w:r w:rsidR="00BD70C2">
        <w:t>powerful</w:t>
      </w:r>
      <w:r w:rsidR="00B254D0">
        <w:t xml:space="preserve"> in its anger, slashing Tom </w:t>
      </w:r>
      <w:proofErr w:type="gramStart"/>
      <w:r w:rsidR="00B254D0">
        <w:t>again and again</w:t>
      </w:r>
      <w:proofErr w:type="gramEnd"/>
      <w:r w:rsidR="00B254D0">
        <w:t xml:space="preserve">. </w:t>
      </w:r>
      <w:r w:rsidR="00F66535">
        <w:t>I</w:t>
      </w:r>
      <w:r w:rsidR="0040401D">
        <w:t xml:space="preserve"> close with the demon surrounding it fully, manage to give a quick stitch to Tom</w:t>
      </w:r>
      <w:r w:rsidR="0047753A">
        <w:t xml:space="preserve">, and bash the demon, </w:t>
      </w:r>
      <w:r w:rsidR="0047753A">
        <w:lastRenderedPageBreak/>
        <w:t xml:space="preserve">hoping to distract it from </w:t>
      </w:r>
      <w:r w:rsidR="008A65BC">
        <w:t>my friend</w:t>
      </w:r>
      <w:r w:rsidR="00163124">
        <w:t xml:space="preserve">. </w:t>
      </w:r>
      <w:r w:rsidR="002C3CC2">
        <w:t xml:space="preserve">He’s pretty beat up. </w:t>
      </w:r>
      <w:r w:rsidR="00F66535">
        <w:t xml:space="preserve"> </w:t>
      </w:r>
      <w:r w:rsidR="002C3CC2">
        <w:t>But t</w:t>
      </w:r>
      <w:r w:rsidR="00473A87">
        <w:t xml:space="preserve">he demon is sorely wounded </w:t>
      </w:r>
      <w:r w:rsidR="002C3CC2">
        <w:t xml:space="preserve">too </w:t>
      </w:r>
      <w:r w:rsidR="00473A87">
        <w:t xml:space="preserve">and </w:t>
      </w:r>
      <w:proofErr w:type="gramStart"/>
      <w:r w:rsidR="00473A87">
        <w:t>not liking</w:t>
      </w:r>
      <w:proofErr w:type="gramEnd"/>
      <w:r w:rsidR="00473A87">
        <w:t xml:space="preserve"> its</w:t>
      </w:r>
      <w:r w:rsidR="00B73DCB">
        <w:t xml:space="preserve"> position, trie</w:t>
      </w:r>
      <w:r w:rsidR="002C3CC2">
        <w:t>s</w:t>
      </w:r>
      <w:r w:rsidR="00B73DCB">
        <w:t xml:space="preserve"> to move away. Tom</w:t>
      </w:r>
      <w:r w:rsidR="00F41257">
        <w:t xml:space="preserve"> </w:t>
      </w:r>
      <w:r w:rsidR="002C3CC2">
        <w:t xml:space="preserve">realizes </w:t>
      </w:r>
      <w:r w:rsidR="007C2EB0">
        <w:t xml:space="preserve">it’s his best shot, lunges forward and spits the demon’s skill from behind, the great sword </w:t>
      </w:r>
      <w:r w:rsidR="007E21D1">
        <w:t xml:space="preserve">breaking demon teeth as it </w:t>
      </w:r>
      <w:r w:rsidR="00602D4A">
        <w:t>goes through</w:t>
      </w:r>
      <w:r w:rsidR="00906A7F">
        <w:t>, releasing rivulets of acid that smokes the demon’s flesh</w:t>
      </w:r>
      <w:r w:rsidR="001C107B">
        <w:t xml:space="preserve">, dissolving it into a green blobby mess, bits of horn and tooth and claw in a </w:t>
      </w:r>
      <w:r w:rsidR="00341EA1">
        <w:t xml:space="preserve">sickly viscous pool. </w:t>
      </w:r>
      <w:r w:rsidR="00DA7DA7">
        <w:t xml:space="preserve"> </w:t>
      </w:r>
      <w:proofErr w:type="spellStart"/>
      <w:proofErr w:type="gramStart"/>
      <w:r w:rsidR="00341EA1">
        <w:t>Hmm..</w:t>
      </w:r>
      <w:proofErr w:type="gramEnd"/>
      <w:r w:rsidR="00341EA1">
        <w:t>I</w:t>
      </w:r>
      <w:proofErr w:type="spellEnd"/>
      <w:r w:rsidR="00341EA1">
        <w:t xml:space="preserve"> would have thought </w:t>
      </w:r>
      <w:r w:rsidR="00092EAF">
        <w:t xml:space="preserve">the demon would be immune to </w:t>
      </w:r>
      <w:r w:rsidR="00084309">
        <w:t>its</w:t>
      </w:r>
      <w:r w:rsidR="00092EAF">
        <w:t xml:space="preserve"> own ichor, but there you have it. Rule #2</w:t>
      </w:r>
      <w:r w:rsidR="00241390">
        <w:t>.</w:t>
      </w:r>
    </w:p>
    <w:p w14:paraId="615A6D12" w14:textId="5447D7CC" w:rsidR="00241390" w:rsidRDefault="00241390">
      <w:r>
        <w:t>I can’t believe it! I knew we could do it (both can be true)</w:t>
      </w:r>
      <w:r w:rsidR="00F20EAE">
        <w:t>!</w:t>
      </w:r>
      <w:r>
        <w:t xml:space="preserve"> </w:t>
      </w:r>
      <w:r w:rsidR="00DB033A">
        <w:t xml:space="preserve">We </w:t>
      </w:r>
      <w:proofErr w:type="gramStart"/>
      <w:r w:rsidR="00DB033A">
        <w:t>have won</w:t>
      </w:r>
      <w:proofErr w:type="gramEnd"/>
      <w:r w:rsidR="00DB033A">
        <w:t xml:space="preserve"> the day</w:t>
      </w:r>
      <w:r w:rsidR="00E37DF4">
        <w:t>! I retch for the 50</w:t>
      </w:r>
      <w:r w:rsidR="00E37DF4" w:rsidRPr="00E37DF4">
        <w:rPr>
          <w:vertAlign w:val="superscript"/>
        </w:rPr>
        <w:t>th</w:t>
      </w:r>
      <w:r w:rsidR="00E37DF4">
        <w:t xml:space="preserve"> time.</w:t>
      </w:r>
    </w:p>
    <w:p w14:paraId="7D423890" w14:textId="1D03624A" w:rsidR="00A41834" w:rsidRDefault="006D24F3">
      <w:r>
        <w:t xml:space="preserve">Eventually I overcame the </w:t>
      </w:r>
      <w:proofErr w:type="gramStart"/>
      <w:r w:rsidR="008A7B3E">
        <w:t>sickness, and</w:t>
      </w:r>
      <w:proofErr w:type="gramEnd"/>
      <w:r w:rsidR="008A7B3E">
        <w:t xml:space="preserve"> set to tending to my friends. </w:t>
      </w:r>
      <w:r w:rsidR="00BD0508">
        <w:t xml:space="preserve">I had exhausted my power, but I still had my </w:t>
      </w:r>
      <w:r w:rsidR="00084309">
        <w:t>kit and</w:t>
      </w:r>
      <w:r w:rsidR="00275CDA">
        <w:t xml:space="preserve"> did what </w:t>
      </w:r>
      <w:r w:rsidR="00F830E5">
        <w:t xml:space="preserve">I could. I kept an uneasy eye on the portal above the </w:t>
      </w:r>
      <w:r w:rsidR="00E02B50">
        <w:t>altar</w:t>
      </w:r>
      <w:r w:rsidR="007C5A67">
        <w:t xml:space="preserve">. It had not closed and </w:t>
      </w:r>
      <w:r w:rsidR="00084309">
        <w:t>seemed</w:t>
      </w:r>
      <w:r w:rsidR="007C5A67">
        <w:t xml:space="preserve"> to grow larger, and I could make out shapes </w:t>
      </w:r>
      <w:r w:rsidR="00F826A6">
        <w:t xml:space="preserve">in the </w:t>
      </w:r>
      <w:r w:rsidR="00E02B50">
        <w:t>shifting light inside.</w:t>
      </w:r>
      <w:r w:rsidR="00EF242E">
        <w:t xml:space="preserve">  Hans walked slowly around the </w:t>
      </w:r>
      <w:r w:rsidR="00506C8D">
        <w:t>portal muttering “It is still</w:t>
      </w:r>
      <w:r w:rsidR="00512C9A">
        <w:t xml:space="preserve"> </w:t>
      </w:r>
      <w:r w:rsidR="00084309">
        <w:t>empowered</w:t>
      </w:r>
      <w:r w:rsidR="00512C9A">
        <w:t xml:space="preserve">, I am </w:t>
      </w:r>
      <w:r w:rsidR="008A7BF5">
        <w:t xml:space="preserve">sorry to say, but I cannot determine how”.  My ministrations </w:t>
      </w:r>
      <w:proofErr w:type="gramStart"/>
      <w:r w:rsidR="008A7BF5">
        <w:t>done</w:t>
      </w:r>
      <w:proofErr w:type="gramEnd"/>
      <w:r w:rsidR="00B32CA1">
        <w:t xml:space="preserve">, I joined </w:t>
      </w:r>
      <w:proofErr w:type="gramStart"/>
      <w:r w:rsidR="00B32CA1">
        <w:t>Hans, and</w:t>
      </w:r>
      <w:proofErr w:type="gramEnd"/>
      <w:r w:rsidR="00B32CA1">
        <w:t xml:space="preserve"> then gazed at the room</w:t>
      </w:r>
      <w:r w:rsidR="00D52D6E">
        <w:t xml:space="preserve"> hoping to discover something clever </w:t>
      </w:r>
      <w:proofErr w:type="gramStart"/>
      <w:r w:rsidR="00D52D6E">
        <w:t>mage</w:t>
      </w:r>
      <w:proofErr w:type="gramEnd"/>
      <w:r w:rsidR="00D52D6E">
        <w:t xml:space="preserve"> had missed, but I was not optimistic</w:t>
      </w:r>
      <w:r w:rsidR="006866B3">
        <w:t xml:space="preserve">. “Wait, look Hans, the carvings on the walls, do they not resemble </w:t>
      </w:r>
      <w:r w:rsidR="00D53F28">
        <w:t xml:space="preserve">the workings on the machines from above?” “Jah” Hans replies, “Perhaps they do. </w:t>
      </w:r>
      <w:proofErr w:type="spellStart"/>
      <w:proofErr w:type="gramStart"/>
      <w:r w:rsidR="00D53F28">
        <w:t>Hmmm..</w:t>
      </w:r>
      <w:proofErr w:type="gramEnd"/>
      <w:r w:rsidR="00D53F28">
        <w:t>let</w:t>
      </w:r>
      <w:proofErr w:type="spellEnd"/>
      <w:r w:rsidR="00D53F28">
        <w:t xml:space="preserve"> us assume so, and </w:t>
      </w:r>
      <w:proofErr w:type="gramStart"/>
      <w:r w:rsidR="00D53F28">
        <w:t xml:space="preserve">“ </w:t>
      </w:r>
      <w:r w:rsidR="003B6C83">
        <w:t xml:space="preserve"> H</w:t>
      </w:r>
      <w:r w:rsidR="00122964">
        <w:t>is</w:t>
      </w:r>
      <w:proofErr w:type="gramEnd"/>
      <w:r w:rsidR="00122964">
        <w:t xml:space="preserve"> voice trailed off </w:t>
      </w:r>
      <w:proofErr w:type="gramStart"/>
      <w:r w:rsidR="00122964">
        <w:t xml:space="preserve">slowly </w:t>
      </w:r>
      <w:r w:rsidR="00506C8D">
        <w:t xml:space="preserve"> </w:t>
      </w:r>
      <w:r w:rsidR="00122964">
        <w:t>as</w:t>
      </w:r>
      <w:proofErr w:type="gramEnd"/>
      <w:r w:rsidR="00122964">
        <w:t xml:space="preserve"> he approached the wall and ran his fingers over </w:t>
      </w:r>
      <w:r w:rsidR="005F1A68">
        <w:t>its surface” “</w:t>
      </w:r>
      <w:proofErr w:type="spellStart"/>
      <w:r w:rsidR="005F1A68">
        <w:t>Mmmm</w:t>
      </w:r>
      <w:proofErr w:type="spellEnd"/>
      <w:r w:rsidR="005F1A68">
        <w:t xml:space="preserve">, </w:t>
      </w:r>
      <w:r w:rsidR="00CE3E4B">
        <w:t>the most parsimonious explanation is that this entire room is a gigantic machine</w:t>
      </w:r>
      <w:r w:rsidR="00092074">
        <w:t xml:space="preserve"> stabilizing this portal</w:t>
      </w:r>
      <w:r w:rsidR="00D96EA2">
        <w:t>, but I cannot see how the energy is being conducted</w:t>
      </w:r>
      <w:r w:rsidR="00016BB6">
        <w:t>, or where it draws its power from</w:t>
      </w:r>
      <w:r w:rsidR="009E2632">
        <w:t xml:space="preserve">. It is most </w:t>
      </w:r>
      <w:r w:rsidR="0065461A">
        <w:t>vexing</w:t>
      </w:r>
      <w:r w:rsidR="00016BB6">
        <w:t>”</w:t>
      </w:r>
    </w:p>
    <w:p w14:paraId="5B4331F3" w14:textId="725403C3" w:rsidR="00A43A0A" w:rsidRDefault="00A43A0A">
      <w:r>
        <w:t>________________________________________________________________________</w:t>
      </w:r>
    </w:p>
    <w:p w14:paraId="5FDD53A4" w14:textId="444765FB" w:rsidR="00A43A0A" w:rsidRDefault="00A43A0A">
      <w:r>
        <w:t>S1E10: Finale Part 2: Pride Before the Fall.</w:t>
      </w:r>
    </w:p>
    <w:p w14:paraId="40668D6F" w14:textId="26FE1A90" w:rsidR="00016BB6" w:rsidRDefault="0065461A">
      <w:r>
        <w:t>Just then we were interrupted a</w:t>
      </w:r>
      <w:r w:rsidR="00EC678C">
        <w:t>s</w:t>
      </w:r>
      <w:r>
        <w:t xml:space="preserve"> </w:t>
      </w:r>
      <w:proofErr w:type="spellStart"/>
      <w:r>
        <w:t>Ordwii</w:t>
      </w:r>
      <w:proofErr w:type="spellEnd"/>
      <w:r>
        <w:t xml:space="preserve">, </w:t>
      </w:r>
      <w:proofErr w:type="spellStart"/>
      <w:r>
        <w:t>Ragnulf</w:t>
      </w:r>
      <w:proofErr w:type="spellEnd"/>
      <w:r>
        <w:t xml:space="preserve"> and 3 others </w:t>
      </w:r>
      <w:r w:rsidR="000D2121">
        <w:t xml:space="preserve">rushed into the chamber. I wasn’t certain why she </w:t>
      </w:r>
      <w:r w:rsidR="00216104">
        <w:t>had rethought her decision to help the town</w:t>
      </w:r>
      <w:r w:rsidR="00504D50">
        <w:t xml:space="preserve"> prepare, but I guess </w:t>
      </w:r>
      <w:r w:rsidR="00E118EE">
        <w:t xml:space="preserve">she must have been concerned for us. It would be just like her to </w:t>
      </w:r>
      <w:r w:rsidR="00E20223">
        <w:t xml:space="preserve">rush to our aid. But then, what was </w:t>
      </w:r>
      <w:proofErr w:type="spellStart"/>
      <w:r w:rsidR="00E20223">
        <w:t>Ragnulf</w:t>
      </w:r>
      <w:proofErr w:type="spellEnd"/>
      <w:r w:rsidR="00E20223">
        <w:t xml:space="preserve"> doing here? </w:t>
      </w:r>
      <w:r w:rsidR="0078738B">
        <w:t xml:space="preserve">He was iron-bound the last time I saw </w:t>
      </w:r>
      <w:proofErr w:type="gramStart"/>
      <w:r w:rsidR="0078738B">
        <w:t>him, and</w:t>
      </w:r>
      <w:proofErr w:type="gramEnd"/>
      <w:r w:rsidR="0078738B">
        <w:t xml:space="preserve"> </w:t>
      </w:r>
      <w:r w:rsidR="000A1E64">
        <w:t>set</w:t>
      </w:r>
      <w:r w:rsidR="0078738B">
        <w:t xml:space="preserve"> for trial.</w:t>
      </w:r>
    </w:p>
    <w:p w14:paraId="08849ED0" w14:textId="19B4C140" w:rsidR="00E20223" w:rsidRDefault="00E20223">
      <w:r>
        <w:t>“</w:t>
      </w:r>
      <w:proofErr w:type="gramStart"/>
      <w:r>
        <w:t>Oh</w:t>
      </w:r>
      <w:proofErr w:type="gramEnd"/>
      <w:r>
        <w:t xml:space="preserve"> my friends</w:t>
      </w:r>
      <w:r w:rsidR="00D51C03">
        <w:t xml:space="preserve">. I knew I was not wrong. Look at what you have </w:t>
      </w:r>
      <w:r w:rsidR="00524EE3">
        <w:t xml:space="preserve">wrought-so glorious!” Wait-what? This did not sound </w:t>
      </w:r>
      <w:r w:rsidR="007A7BBE">
        <w:t xml:space="preserve">like something </w:t>
      </w:r>
      <w:proofErr w:type="spellStart"/>
      <w:r w:rsidR="007A7BBE">
        <w:t>Ordwii</w:t>
      </w:r>
      <w:proofErr w:type="spellEnd"/>
      <w:r w:rsidR="007A7BBE">
        <w:t xml:space="preserve"> would say-</w:t>
      </w:r>
      <w:r w:rsidR="009B1C7E">
        <w:t>she was most distressed by violence. What is going on</w:t>
      </w:r>
      <w:r w:rsidR="009D02BB">
        <w:t>?</w:t>
      </w:r>
    </w:p>
    <w:p w14:paraId="64243F88" w14:textId="52304351" w:rsidR="009D02BB" w:rsidRDefault="009D02BB">
      <w:r>
        <w:t>“</w:t>
      </w:r>
      <w:r w:rsidR="00FC403C">
        <w:t xml:space="preserve">Good to see you </w:t>
      </w:r>
      <w:proofErr w:type="spellStart"/>
      <w:r w:rsidR="00FC403C">
        <w:t>Ordwii</w:t>
      </w:r>
      <w:proofErr w:type="spellEnd"/>
      <w:r w:rsidR="00FC403C">
        <w:t xml:space="preserve">” says Zunk, </w:t>
      </w:r>
      <w:r w:rsidR="00412F8B">
        <w:t xml:space="preserve">but I could sense something strange in his voice. </w:t>
      </w:r>
      <w:r w:rsidR="00A27C8A">
        <w:t>“This happy greeting has reminded me of when we first met</w:t>
      </w:r>
      <w:r w:rsidR="008E2ECB">
        <w:t>, and our first drink toget</w:t>
      </w:r>
      <w:r w:rsidR="00E47919">
        <w:t xml:space="preserve">her and </w:t>
      </w:r>
      <w:r w:rsidR="00154847">
        <w:t>our</w:t>
      </w:r>
      <w:r w:rsidR="001F03D0">
        <w:t xml:space="preserve"> </w:t>
      </w:r>
      <w:r w:rsidR="00ED519B">
        <w:t xml:space="preserve">toast over a </w:t>
      </w:r>
      <w:r w:rsidR="00E47919">
        <w:t>mug of Barnell’s brown</w:t>
      </w:r>
      <w:r w:rsidR="000A1E64">
        <w:t>. Good times</w:t>
      </w:r>
      <w:r w:rsidR="002A450E">
        <w:t>, yes?</w:t>
      </w:r>
      <w:r w:rsidR="00E47919">
        <w:t>”</w:t>
      </w:r>
    </w:p>
    <w:p w14:paraId="501BAC2F" w14:textId="7224DD25" w:rsidR="00154847" w:rsidRDefault="00154847">
      <w:r>
        <w:t>“</w:t>
      </w:r>
      <w:proofErr w:type="gramStart"/>
      <w:r>
        <w:t>uh</w:t>
      </w:r>
      <w:proofErr w:type="gramEnd"/>
      <w:r>
        <w:t xml:space="preserve">, why yes of course” </w:t>
      </w:r>
      <w:r w:rsidR="00C26833">
        <w:t xml:space="preserve">she </w:t>
      </w:r>
      <w:proofErr w:type="gramStart"/>
      <w:r>
        <w:t>replies</w:t>
      </w:r>
      <w:proofErr w:type="gramEnd"/>
      <w:r>
        <w:t xml:space="preserve"> </w:t>
      </w:r>
      <w:r w:rsidR="00AB4BAB">
        <w:t>“It was in the p</w:t>
      </w:r>
      <w:r w:rsidR="00B84571">
        <w:t xml:space="preserve">ub, if my poor memory is to be trusted, but you know how </w:t>
      </w:r>
      <w:r w:rsidR="00C26833">
        <w:t>bad I am about those things”</w:t>
      </w:r>
      <w:r w:rsidR="005B3551">
        <w:t xml:space="preserve"> She smiled. “Any</w:t>
      </w:r>
      <w:r w:rsidR="002A450E">
        <w:t>way</w:t>
      </w:r>
      <w:r w:rsidR="005B3551">
        <w:t xml:space="preserve">, I am glad to find you </w:t>
      </w:r>
      <w:r w:rsidR="005B3551">
        <w:lastRenderedPageBreak/>
        <w:t xml:space="preserve">well, </w:t>
      </w:r>
      <w:r w:rsidR="003C2D9F">
        <w:t>especially you Tom. Forgive an old woman’s foolish worry. Let us help you</w:t>
      </w:r>
      <w:r w:rsidR="009F3084">
        <w:t xml:space="preserve"> so we may fin</w:t>
      </w:r>
      <w:r w:rsidR="00782558">
        <w:t>ish this nasty business.”</w:t>
      </w:r>
    </w:p>
    <w:p w14:paraId="69A0E611" w14:textId="740A1843" w:rsidR="00C26833" w:rsidRDefault="00782558">
      <w:r>
        <w:t>I had been watching Zunk the whole time</w:t>
      </w:r>
      <w:r w:rsidR="008C7741">
        <w:t xml:space="preserve"> and so saw him </w:t>
      </w:r>
      <w:r w:rsidR="0067079B">
        <w:t>tense in the most imperceptible way</w:t>
      </w:r>
      <w:r w:rsidR="003847E7">
        <w:t xml:space="preserve">. But I had seen this before recently, many times, </w:t>
      </w:r>
      <w:r w:rsidR="00EA2C0E">
        <w:t>and it generally ended with flashing</w:t>
      </w:r>
      <w:r w:rsidR="003847E7">
        <w:t xml:space="preserve"> steely knives. </w:t>
      </w:r>
      <w:r w:rsidR="00837FB0">
        <w:t xml:space="preserve"> Whatever was going on</w:t>
      </w:r>
      <w:r w:rsidR="00E66ECB">
        <w:t xml:space="preserve"> (and I confess I did not know anything certain)</w:t>
      </w:r>
      <w:r w:rsidR="0098725F">
        <w:t>, Zunk was not liking it and was about to take matters into their own hands.</w:t>
      </w:r>
    </w:p>
    <w:p w14:paraId="1CF13009" w14:textId="5B4DB596" w:rsidR="0098725F" w:rsidRDefault="0098725F">
      <w:r>
        <w:t>“</w:t>
      </w:r>
      <w:r w:rsidR="001853D0">
        <w:t xml:space="preserve">Our first drink was in </w:t>
      </w:r>
      <w:proofErr w:type="spellStart"/>
      <w:r w:rsidR="00D02324">
        <w:t>Ordwii’s</w:t>
      </w:r>
      <w:proofErr w:type="spellEnd"/>
      <w:r w:rsidR="00D02324">
        <w:t xml:space="preserve"> </w:t>
      </w:r>
      <w:proofErr w:type="gramStart"/>
      <w:r w:rsidR="00D02324">
        <w:t>kitchen</w:t>
      </w:r>
      <w:proofErr w:type="gramEnd"/>
      <w:r w:rsidR="00D02324">
        <w:t xml:space="preserve"> and it was double distilled rum</w:t>
      </w:r>
      <w:r w:rsidR="00067DCB">
        <w:t>. You would know that if you were her</w:t>
      </w:r>
      <w:r w:rsidR="00204717">
        <w:t>, so who the hell are you</w:t>
      </w:r>
      <w:r w:rsidR="00555B8D">
        <w:t>?</w:t>
      </w:r>
      <w:r w:rsidR="00204717">
        <w:t xml:space="preserve">” </w:t>
      </w:r>
      <w:r w:rsidR="00381C61">
        <w:t xml:space="preserve">His voice had </w:t>
      </w:r>
      <w:r w:rsidR="00912AE2">
        <w:t>risen</w:t>
      </w:r>
      <w:r w:rsidR="00381C61">
        <w:t xml:space="preserve"> to a shout by this time, matching the rise of his bow. </w:t>
      </w:r>
      <w:r w:rsidR="00134D8A">
        <w:t>They</w:t>
      </w:r>
      <w:r w:rsidR="00381C61">
        <w:t xml:space="preserve"> fired at </w:t>
      </w:r>
      <w:proofErr w:type="spellStart"/>
      <w:r w:rsidR="00381C61">
        <w:t>Ordwii</w:t>
      </w:r>
      <w:proofErr w:type="spellEnd"/>
      <w:r w:rsidR="00381C61">
        <w:t>, or who</w:t>
      </w:r>
      <w:r w:rsidR="00555B8D">
        <w:t>e</w:t>
      </w:r>
      <w:r w:rsidR="00381C61">
        <w:t xml:space="preserve">ver it was. </w:t>
      </w:r>
    </w:p>
    <w:p w14:paraId="384FE669" w14:textId="071384D7" w:rsidR="00E41B33" w:rsidRDefault="000A4BCC">
      <w:r>
        <w:t xml:space="preserve">The arrow never came close, deflecting off some invisible force surrounding </w:t>
      </w:r>
      <w:proofErr w:type="spellStart"/>
      <w:r>
        <w:t>NotOrdwii</w:t>
      </w:r>
      <w:proofErr w:type="spellEnd"/>
      <w:r>
        <w:t>, and she smiled</w:t>
      </w:r>
      <w:r w:rsidR="00451FF7">
        <w:t>. It was feral and bloodthirst</w:t>
      </w:r>
      <w:r w:rsidR="00C91070">
        <w:t>y</w:t>
      </w:r>
      <w:r w:rsidR="00451FF7">
        <w:t xml:space="preserve">. </w:t>
      </w:r>
      <w:proofErr w:type="gramStart"/>
      <w:r w:rsidR="00451FF7">
        <w:t>Definitely not</w:t>
      </w:r>
      <w:proofErr w:type="gramEnd"/>
      <w:r w:rsidR="00451FF7">
        <w:t xml:space="preserve"> </w:t>
      </w:r>
      <w:proofErr w:type="spellStart"/>
      <w:r w:rsidR="00451FF7">
        <w:t>Ordwii</w:t>
      </w:r>
      <w:proofErr w:type="spellEnd"/>
      <w:r w:rsidR="00451FF7">
        <w:t xml:space="preserve">. </w:t>
      </w:r>
      <w:r w:rsidR="00C91070">
        <w:t xml:space="preserve">“That was both rude and foolish, little </w:t>
      </w:r>
      <w:r w:rsidR="00893CD4">
        <w:t>goblin</w:t>
      </w:r>
      <w:r w:rsidR="000F6F0D">
        <w:t xml:space="preserve">” her voice low and deadly. Never had </w:t>
      </w:r>
      <w:proofErr w:type="spellStart"/>
      <w:r w:rsidR="000F6F0D">
        <w:t>Ordwii</w:t>
      </w:r>
      <w:proofErr w:type="spellEnd"/>
      <w:r w:rsidR="000F6F0D">
        <w:t xml:space="preserve"> ever spoken such. “Time to teach you cubs a hard lesson”</w:t>
      </w:r>
      <w:r w:rsidR="00F15103">
        <w:t xml:space="preserve">. </w:t>
      </w:r>
      <w:proofErr w:type="spellStart"/>
      <w:r w:rsidR="00F15103">
        <w:t>NotOrdwii</w:t>
      </w:r>
      <w:proofErr w:type="spellEnd"/>
      <w:r w:rsidR="00F15103">
        <w:t xml:space="preserve"> snapped her fingers.</w:t>
      </w:r>
    </w:p>
    <w:p w14:paraId="3F5D6196" w14:textId="208AE0FB" w:rsidR="000F6F0D" w:rsidRDefault="005F4C4C">
      <w:r>
        <w:t xml:space="preserve">A bloom of energy surrounded us, </w:t>
      </w:r>
      <w:r w:rsidR="009B413F">
        <w:t xml:space="preserve">and we became slow and clumsy. As we floundered at our weapons, </w:t>
      </w:r>
      <w:proofErr w:type="spellStart"/>
      <w:r w:rsidR="00B64182">
        <w:t>NotOrdwii</w:t>
      </w:r>
      <w:proofErr w:type="spellEnd"/>
      <w:r w:rsidR="00B64182">
        <w:t xml:space="preserve"> conjured </w:t>
      </w:r>
      <w:r w:rsidR="00D6600B">
        <w:t xml:space="preserve">a huge ball of flame that she hurled toward us, detonating it above our heads. </w:t>
      </w:r>
      <w:r w:rsidR="00D32560">
        <w:t xml:space="preserve"> I closed my eyes, whispering my fealty to Milani</w:t>
      </w:r>
      <w:r w:rsidR="00D02916">
        <w:t xml:space="preserve"> Moonglow, even as I was about to be incinerated by the heat of the sun</w:t>
      </w:r>
      <w:r w:rsidR="00B60839">
        <w:t xml:space="preserve">, only </w:t>
      </w:r>
      <w:r w:rsidR="00DD3917">
        <w:t xml:space="preserve">my flesh did not sear and char as I expected. There was a boom, and a flash, and stunning pain unlike anything I have known, </w:t>
      </w:r>
      <w:r w:rsidR="009A266D">
        <w:t xml:space="preserve">but no </w:t>
      </w:r>
      <w:proofErr w:type="gramStart"/>
      <w:r w:rsidR="009A266D">
        <w:t>red</w:t>
      </w:r>
      <w:r w:rsidR="001E7F05">
        <w:t xml:space="preserve"> </w:t>
      </w:r>
      <w:r w:rsidR="009A266D">
        <w:t>hot</w:t>
      </w:r>
      <w:proofErr w:type="gramEnd"/>
      <w:r w:rsidR="009A266D">
        <w:t xml:space="preserve"> </w:t>
      </w:r>
      <w:r w:rsidR="001E7F05">
        <w:t>death</w:t>
      </w:r>
      <w:r w:rsidR="009A266D">
        <w:t xml:space="preserve">. </w:t>
      </w:r>
      <w:r w:rsidR="00CB5F0F">
        <w:t>I blacked out.</w:t>
      </w:r>
    </w:p>
    <w:p w14:paraId="2D8DFD54" w14:textId="10F30AF4" w:rsidR="00CB5F0F" w:rsidRDefault="00B47AAB">
      <w:r>
        <w:t>I awoke, bound by both magic and rope</w:t>
      </w:r>
      <w:r w:rsidR="001F7EA2">
        <w:t xml:space="preserve">, propped up on a stone block, the others all around me. That is, except for Tom, who was stretched out </w:t>
      </w:r>
      <w:r w:rsidR="0047361E">
        <w:t>on a big stone slab, rivulets of blood pooling on the floor</w:t>
      </w:r>
      <w:r w:rsidR="00E92956">
        <w:t xml:space="preserve">. He was not dead, but he would not last long either. Beside him was the headless </w:t>
      </w:r>
      <w:r w:rsidR="00FC066A">
        <w:t xml:space="preserve">corpse of </w:t>
      </w:r>
      <w:r w:rsidR="007F49A3">
        <w:t>Ragnulf</w:t>
      </w:r>
      <w:r w:rsidR="008B5C0C">
        <w:t xml:space="preserve">, his blood mingling with Tom’s and draining into a channel that </w:t>
      </w:r>
      <w:r w:rsidR="001D0DA0">
        <w:t xml:space="preserve">ended at the </w:t>
      </w:r>
      <w:r w:rsidR="00035FF2">
        <w:t>altar</w:t>
      </w:r>
      <w:r w:rsidR="001D0DA0">
        <w:t xml:space="preserve"> with the </w:t>
      </w:r>
      <w:r w:rsidR="0050161E">
        <w:t xml:space="preserve">shimmering portal.  It seemed larger and the shadow figures clearer. </w:t>
      </w:r>
      <w:r w:rsidR="00F73949">
        <w:t xml:space="preserve"> This was beyond anything we could ever hope to stop</w:t>
      </w:r>
      <w:r w:rsidR="006E2FE8">
        <w:t>; my apologies to Milani were as useless as I was.</w:t>
      </w:r>
    </w:p>
    <w:p w14:paraId="19A45B34" w14:textId="7EB56A86" w:rsidR="006E2FE8" w:rsidRDefault="006E2FE8">
      <w:r>
        <w:t xml:space="preserve">“Ahh” purred </w:t>
      </w:r>
      <w:proofErr w:type="spellStart"/>
      <w:r>
        <w:t>NotOrdwii</w:t>
      </w:r>
      <w:proofErr w:type="spellEnd"/>
      <w:r>
        <w:t xml:space="preserve"> “you are </w:t>
      </w:r>
      <w:r w:rsidR="00FE6336">
        <w:t>awake</w:t>
      </w:r>
      <w:r w:rsidR="00177534">
        <w:t xml:space="preserve">”. Her voice was low, throaty and </w:t>
      </w:r>
      <w:r w:rsidR="00764879">
        <w:t>self-satisfied</w:t>
      </w:r>
      <w:r w:rsidR="00177534">
        <w:t xml:space="preserve">. She did not </w:t>
      </w:r>
      <w:r w:rsidR="000C742F">
        <w:t xml:space="preserve">look like </w:t>
      </w:r>
      <w:proofErr w:type="spellStart"/>
      <w:r w:rsidR="000C742F">
        <w:t>Ordwii</w:t>
      </w:r>
      <w:proofErr w:type="spellEnd"/>
      <w:r w:rsidR="000C742F">
        <w:t xml:space="preserve"> anymore, </w:t>
      </w:r>
      <w:r w:rsidR="00764879">
        <w:t>and though</w:t>
      </w:r>
      <w:r w:rsidR="000C742F">
        <w:t xml:space="preserve"> my head was still foggy, I thought she resembled </w:t>
      </w:r>
      <w:r w:rsidR="004409ED">
        <w:t xml:space="preserve">the red </w:t>
      </w:r>
      <w:proofErr w:type="gramStart"/>
      <w:r w:rsidR="004409ED">
        <w:t>armor clad</w:t>
      </w:r>
      <w:proofErr w:type="gramEnd"/>
      <w:r w:rsidR="004409ED">
        <w:t xml:space="preserve"> figure in the murals.  Sure enough,</w:t>
      </w:r>
      <w:r w:rsidR="00513C77">
        <w:t xml:space="preserve"> Hans confirmed this by saying “</w:t>
      </w:r>
      <w:proofErr w:type="spellStart"/>
      <w:r w:rsidR="00513C77">
        <w:t>Bel</w:t>
      </w:r>
      <w:r w:rsidR="00350CFE">
        <w:t>imarius</w:t>
      </w:r>
      <w:proofErr w:type="spellEnd"/>
      <w:r w:rsidR="00350CFE">
        <w:t xml:space="preserve">, </w:t>
      </w:r>
      <w:r w:rsidR="00CB538E">
        <w:t xml:space="preserve">what are you doing here? This cannot end any better for you than it did for </w:t>
      </w:r>
      <w:proofErr w:type="spellStart"/>
      <w:r w:rsidR="00CB538E">
        <w:t>Khar</w:t>
      </w:r>
      <w:r w:rsidR="006B2B62">
        <w:t>zoug</w:t>
      </w:r>
      <w:proofErr w:type="spellEnd"/>
      <w:r w:rsidR="006B2B62">
        <w:t>, your time is past. You should cease this madness”</w:t>
      </w:r>
    </w:p>
    <w:p w14:paraId="1FCB955A" w14:textId="34F16E5C" w:rsidR="00E753EC" w:rsidRDefault="006B2B62">
      <w:r>
        <w:t>“Ah” she replied</w:t>
      </w:r>
      <w:r w:rsidR="005457C2">
        <w:t xml:space="preserve"> “At least one of you is smart enough to recognize me. Well done, little mage. But you are wrong. </w:t>
      </w:r>
      <w:proofErr w:type="spellStart"/>
      <w:r w:rsidR="00F10788">
        <w:t>Kharzoug’s</w:t>
      </w:r>
      <w:proofErr w:type="spellEnd"/>
      <w:r w:rsidR="00F10788">
        <w:t xml:space="preserve"> death opened a path for me, and it is most ironic that </w:t>
      </w:r>
      <w:r w:rsidR="007250A0">
        <w:t xml:space="preserve">those responsible for his death should also further </w:t>
      </w:r>
      <w:r w:rsidR="005219FD">
        <w:t xml:space="preserve">my ascendance. I could not believe my good luck when Elsie </w:t>
      </w:r>
      <w:r w:rsidR="00F97369">
        <w:t>revealed to me that this one &lt;pointing at the semi-con</w:t>
      </w:r>
      <w:r w:rsidR="007E05F2">
        <w:t xml:space="preserve">scious Tom&gt; is </w:t>
      </w:r>
      <w:r w:rsidR="007E05F2">
        <w:lastRenderedPageBreak/>
        <w:t xml:space="preserve">blood heir to one of those who defeated Kharzoug. So delicious, </w:t>
      </w:r>
      <w:proofErr w:type="gramStart"/>
      <w:r w:rsidR="007E05F2">
        <w:t>no</w:t>
      </w:r>
      <w:proofErr w:type="gramEnd"/>
      <w:r w:rsidR="007E05F2">
        <w:t>?</w:t>
      </w:r>
      <w:r w:rsidR="00C716A9">
        <w:t xml:space="preserve"> The blood of the traitor &lt;points at </w:t>
      </w:r>
      <w:proofErr w:type="spellStart"/>
      <w:r w:rsidR="00C716A9">
        <w:t>Ragnulf</w:t>
      </w:r>
      <w:proofErr w:type="spellEnd"/>
      <w:r w:rsidR="00C716A9">
        <w:t xml:space="preserve">&gt; </w:t>
      </w:r>
      <w:r w:rsidR="00B74578">
        <w:t xml:space="preserve">and the blood of the hero together </w:t>
      </w:r>
      <w:r w:rsidR="00136876">
        <w:t xml:space="preserve">will open the way. At least this </w:t>
      </w:r>
      <w:r w:rsidR="00FA3435">
        <w:t xml:space="preserve">way the imbecile will accomplish something through his death. </w:t>
      </w:r>
      <w:r w:rsidR="00915E8F">
        <w:t xml:space="preserve">I don’t </w:t>
      </w:r>
      <w:proofErr w:type="gramStart"/>
      <w:r w:rsidR="00915E8F">
        <w:t>actually know</w:t>
      </w:r>
      <w:proofErr w:type="gramEnd"/>
      <w:r w:rsidR="00915E8F">
        <w:t xml:space="preserve"> if this is part of the Red Bishop’s plan</w:t>
      </w:r>
      <w:r w:rsidR="00547F40">
        <w:t>, but I care not</w:t>
      </w:r>
      <w:r w:rsidR="003D0449">
        <w:t xml:space="preserve">, nor do I care if I have </w:t>
      </w:r>
      <w:r w:rsidR="00CB56A3">
        <w:t>changed whatever fate he had in mind for you</w:t>
      </w:r>
      <w:r w:rsidR="00E753EC">
        <w:t>”.</w:t>
      </w:r>
    </w:p>
    <w:p w14:paraId="4640591A" w14:textId="00535A06" w:rsidR="00E753EC" w:rsidRDefault="00E753EC">
      <w:r>
        <w:t>“What are you talking about, witch?” I shouted</w:t>
      </w:r>
      <w:r w:rsidR="00820047">
        <w:t>.</w:t>
      </w:r>
      <w:r w:rsidR="00C33B4C">
        <w:t xml:space="preserve"> </w:t>
      </w:r>
      <w:proofErr w:type="gramStart"/>
      <w:r w:rsidR="00820047">
        <w:t>”We</w:t>
      </w:r>
      <w:proofErr w:type="gramEnd"/>
      <w:r w:rsidR="00820047">
        <w:t xml:space="preserve"> have nothing do with this, or you, or any Red Bishop</w:t>
      </w:r>
      <w:r w:rsidR="00C33B4C">
        <w:t>.”</w:t>
      </w:r>
    </w:p>
    <w:p w14:paraId="6CEC9AF7" w14:textId="3C12EEE4" w:rsidR="00C33B4C" w:rsidRDefault="00C33B4C">
      <w:r>
        <w:t>Zunk</w:t>
      </w:r>
      <w:r w:rsidR="00A57936">
        <w:t xml:space="preserve"> was struggling</w:t>
      </w:r>
      <w:r w:rsidR="00BA1EC5">
        <w:t xml:space="preserve"> against his bonds</w:t>
      </w:r>
      <w:r w:rsidR="00A57936">
        <w:t xml:space="preserve"> the whole time</w:t>
      </w:r>
      <w:r w:rsidR="00BA1EC5">
        <w:t xml:space="preserve">, becoming more frantic. “Unbind me </w:t>
      </w:r>
      <w:r w:rsidR="00BE1BF1">
        <w:t>you fucking bitch” they growled</w:t>
      </w:r>
      <w:r w:rsidR="0044257A">
        <w:t xml:space="preserve">, in a voice so unlike Zunk’s that it made my skin crawl. “I swear I will gut you like a </w:t>
      </w:r>
      <w:r w:rsidR="00E869DC">
        <w:t>fish and slice that grin off your face</w:t>
      </w:r>
      <w:r w:rsidR="00FC18BC">
        <w:t xml:space="preserve"> if you do not untie me”</w:t>
      </w:r>
    </w:p>
    <w:p w14:paraId="29944441" w14:textId="60A04A95" w:rsidR="00FC18BC" w:rsidRDefault="00BE6BE9">
      <w:r>
        <w:t xml:space="preserve">Hans was more diplomatic. “Just let us go, we have no </w:t>
      </w:r>
      <w:r w:rsidR="00374FB3">
        <w:t xml:space="preserve">part to play here. Tom has already done his. We will take him and </w:t>
      </w:r>
      <w:proofErr w:type="gramStart"/>
      <w:r w:rsidR="00374FB3">
        <w:t>go</w:t>
      </w:r>
      <w:r w:rsidR="00291CAC">
        <w:t>, and</w:t>
      </w:r>
      <w:proofErr w:type="gramEnd"/>
      <w:r w:rsidR="00291CAC">
        <w:t xml:space="preserve"> leave you </w:t>
      </w:r>
      <w:proofErr w:type="gramStart"/>
      <w:r w:rsidR="00291CAC">
        <w:t>to</w:t>
      </w:r>
      <w:proofErr w:type="gramEnd"/>
      <w:r w:rsidR="00291CAC">
        <w:t xml:space="preserve"> whatever plans you have. We can hardly stop you.”</w:t>
      </w:r>
    </w:p>
    <w:p w14:paraId="4BA47C80" w14:textId="64A37036" w:rsidR="00291CAC" w:rsidRDefault="000B5FF0">
      <w:r>
        <w:t>“</w:t>
      </w:r>
      <w:r w:rsidR="00291CAC">
        <w:t>Oh, you are quite right, but also quite wrong</w:t>
      </w:r>
      <w:r w:rsidR="00E67BF0">
        <w:t xml:space="preserve">, little mage. You cannot stop me. But you also have some role to play, </w:t>
      </w:r>
      <w:r w:rsidR="00126201">
        <w:t xml:space="preserve">although I do not know what it is. At </w:t>
      </w:r>
      <w:r w:rsidR="00F37175">
        <w:t>the least</w:t>
      </w:r>
      <w:r w:rsidR="00126201">
        <w:t>, you will bear witness to my victory. Do you think it is chance that brought you here? The Red Bishop’s hand is in all of this.</w:t>
      </w:r>
      <w:r w:rsidR="00F41402">
        <w:t>”</w:t>
      </w:r>
    </w:p>
    <w:p w14:paraId="338210CD" w14:textId="048872B1" w:rsidR="00F41402" w:rsidRDefault="00F41402">
      <w:r>
        <w:t xml:space="preserve">“Take you, priest. Your </w:t>
      </w:r>
      <w:r w:rsidR="003316C3">
        <w:t>shipwreck</w:t>
      </w:r>
      <w:r>
        <w:t xml:space="preserve"> was not an accident, and your mother is not dead, but on the mainland. </w:t>
      </w:r>
      <w:r w:rsidR="007B77A4">
        <w:t xml:space="preserve">And you, feral thief, did you never wonder about </w:t>
      </w:r>
      <w:r w:rsidR="0030564D">
        <w:t xml:space="preserve">why your father left </w:t>
      </w:r>
      <w:proofErr w:type="spellStart"/>
      <w:r w:rsidR="0030564D">
        <w:t>Thistletop</w:t>
      </w:r>
      <w:proofErr w:type="spellEnd"/>
      <w:r w:rsidR="0030564D">
        <w:t xml:space="preserve"> and </w:t>
      </w:r>
      <w:r w:rsidR="003316C3">
        <w:t xml:space="preserve">estranged himself from your kin? </w:t>
      </w:r>
      <w:r w:rsidR="000076B7">
        <w:t xml:space="preserve">What </w:t>
      </w:r>
      <w:proofErr w:type="gramStart"/>
      <w:r w:rsidR="000076B7">
        <w:t>actually caused</w:t>
      </w:r>
      <w:proofErr w:type="gramEnd"/>
      <w:r w:rsidR="000076B7">
        <w:t xml:space="preserve"> </w:t>
      </w:r>
      <w:r w:rsidR="00807610">
        <w:t>the explosion that bro</w:t>
      </w:r>
      <w:r w:rsidR="00902120">
        <w:t>ught the house down on your luckless father, little mage</w:t>
      </w:r>
      <w:r w:rsidR="00E61106">
        <w:t xml:space="preserve">? </w:t>
      </w:r>
      <w:r w:rsidR="00902120">
        <w:t>Do you really believe he was that dimwitted</w:t>
      </w:r>
      <w:r w:rsidR="00B80A7D">
        <w:t>? You have no idea how you have been led.</w:t>
      </w:r>
      <w:r w:rsidR="00E61106">
        <w:t>”</w:t>
      </w:r>
    </w:p>
    <w:p w14:paraId="44F1C44A" w14:textId="120C5703" w:rsidR="00B80A7D" w:rsidRDefault="00B80A7D">
      <w:r>
        <w:t>“Lies” I shouted</w:t>
      </w:r>
      <w:r w:rsidR="00B729CC">
        <w:t xml:space="preserve">. </w:t>
      </w:r>
      <w:proofErr w:type="spellStart"/>
      <w:proofErr w:type="gramStart"/>
      <w:r w:rsidR="00B729CC">
        <w:t>You..</w:t>
      </w:r>
      <w:r w:rsidR="00B729CC" w:rsidRPr="000D5D3B">
        <w:rPr>
          <w:i/>
          <w:iCs/>
        </w:rPr>
        <w:t>fucking</w:t>
      </w:r>
      <w:r w:rsidR="00B729CC">
        <w:t>..</w:t>
      </w:r>
      <w:proofErr w:type="gramEnd"/>
      <w:r w:rsidR="00B729CC">
        <w:t>witch</w:t>
      </w:r>
      <w:proofErr w:type="spellEnd"/>
      <w:r w:rsidR="000D5D3B">
        <w:t xml:space="preserve">! </w:t>
      </w:r>
      <w:r w:rsidR="00AC03A6">
        <w:t xml:space="preserve"> Whatever purpose you have in tormenting us with these tales, </w:t>
      </w:r>
      <w:r w:rsidR="00BD441D">
        <w:t xml:space="preserve">I will not submit to your deception, much as I would like to. </w:t>
      </w:r>
      <w:r w:rsidR="00F3504D">
        <w:t xml:space="preserve">I will not comply with this </w:t>
      </w:r>
      <w:r w:rsidR="000920D6">
        <w:t xml:space="preserve">fiction. And…your armor </w:t>
      </w:r>
      <w:proofErr w:type="spellStart"/>
      <w:proofErr w:type="gramStart"/>
      <w:r w:rsidR="000920D6">
        <w:t>looks..</w:t>
      </w:r>
      <w:proofErr w:type="gramEnd"/>
      <w:r w:rsidR="000920D6">
        <w:t>like</w:t>
      </w:r>
      <w:proofErr w:type="spellEnd"/>
      <w:r w:rsidR="000920D6">
        <w:t xml:space="preserve"> shit.</w:t>
      </w:r>
      <w:r w:rsidR="000A6F9B">
        <w:t xml:space="preserve">” I would have stomped my foot </w:t>
      </w:r>
      <w:proofErr w:type="gramStart"/>
      <w:r w:rsidR="000A6F9B">
        <w:t xml:space="preserve">if </w:t>
      </w:r>
      <w:r w:rsidR="00F6137E">
        <w:t xml:space="preserve"> I</w:t>
      </w:r>
      <w:proofErr w:type="gramEnd"/>
      <w:r w:rsidR="000A6F9B">
        <w:t xml:space="preserve"> could.</w:t>
      </w:r>
    </w:p>
    <w:p w14:paraId="5239F9E3" w14:textId="272DC9D8" w:rsidR="000A6F9B" w:rsidRDefault="00F6137E">
      <w:r>
        <w:t>“Brave words, priest. Stupid but brave</w:t>
      </w:r>
      <w:r w:rsidR="00EB1ECB">
        <w:t>. What will you do when your friend bleeds out in front of you</w:t>
      </w:r>
      <w:r w:rsidR="004B5B4A">
        <w:t>?</w:t>
      </w:r>
      <w:r w:rsidR="004A4010">
        <w:t xml:space="preserve"> Ah, I see the </w:t>
      </w:r>
      <w:r w:rsidR="00B50414">
        <w:t xml:space="preserve">imminent opening has attracted some friends” Huge demons, almost too terrible to look at, </w:t>
      </w:r>
      <w:r w:rsidR="002A5E87">
        <w:t xml:space="preserve">began appearing. I stopped looking at 3-we could not defeat even one, </w:t>
      </w:r>
      <w:r w:rsidR="00ED7C09">
        <w:t>even assuming we were unbound and at full strength.</w:t>
      </w:r>
    </w:p>
    <w:p w14:paraId="4293EE6D" w14:textId="358FF2B0" w:rsidR="00ED7C09" w:rsidRDefault="00ED7C09">
      <w:r>
        <w:t>I looked at Tom</w:t>
      </w:r>
      <w:r w:rsidR="007A0B87">
        <w:t xml:space="preserve">, pale as a ghost, eyes barely focused staring </w:t>
      </w:r>
      <w:r w:rsidR="00415E0B">
        <w:t>at the bitch in front of him. “I am sorry, Thomas, for not being stronger and wiser</w:t>
      </w:r>
      <w:r w:rsidR="00D70C1B">
        <w:t>. May we meet again in Milani’s light”</w:t>
      </w:r>
    </w:p>
    <w:p w14:paraId="6FF54AF3" w14:textId="4A79A7EE" w:rsidR="002F3683" w:rsidRDefault="002F3683">
      <w:r>
        <w:t xml:space="preserve">If he could hear my whispered words, I could not tell.  But </w:t>
      </w:r>
      <w:proofErr w:type="spellStart"/>
      <w:proofErr w:type="gramStart"/>
      <w:r>
        <w:t>he..</w:t>
      </w:r>
      <w:proofErr w:type="gramEnd"/>
      <w:r>
        <w:t>sneezed</w:t>
      </w:r>
      <w:proofErr w:type="spellEnd"/>
      <w:r>
        <w:t xml:space="preserve">? </w:t>
      </w:r>
      <w:r w:rsidR="00CB6E92">
        <w:t>Of all the reactions-this was not one of them</w:t>
      </w:r>
      <w:r w:rsidR="00D4071F">
        <w:t xml:space="preserve"> </w:t>
      </w:r>
      <w:r w:rsidR="00997D2B">
        <w:t>I expected</w:t>
      </w:r>
      <w:r w:rsidR="00CB6E92">
        <w:t xml:space="preserve">. A shrug, I could see, or a smile of defiance, </w:t>
      </w:r>
      <w:r w:rsidR="00CB6E92">
        <w:lastRenderedPageBreak/>
        <w:t xml:space="preserve">but this? </w:t>
      </w:r>
      <w:r w:rsidR="00DD07EF">
        <w:t xml:space="preserve">It might have been my imagination, but he seemed to focus </w:t>
      </w:r>
      <w:proofErr w:type="gramStart"/>
      <w:r w:rsidR="00DD07EF">
        <w:t>at</w:t>
      </w:r>
      <w:proofErr w:type="gramEnd"/>
      <w:r w:rsidR="00DD07EF">
        <w:t xml:space="preserve"> a point </w:t>
      </w:r>
      <w:r w:rsidR="00F745E0">
        <w:t>behind Bel</w:t>
      </w:r>
      <w:r w:rsidR="00B13538">
        <w:t xml:space="preserve">imarius. </w:t>
      </w:r>
    </w:p>
    <w:p w14:paraId="7D66B44B" w14:textId="214DFF38" w:rsidR="00B13538" w:rsidRDefault="00674576">
      <w:r>
        <w:t xml:space="preserve">Suddenly </w:t>
      </w:r>
      <w:r w:rsidR="00F36E8D">
        <w:t xml:space="preserve">something warped in the space Tom peered </w:t>
      </w:r>
      <w:r w:rsidR="00EB3861">
        <w:t>a</w:t>
      </w:r>
      <w:r w:rsidR="00F36E8D">
        <w:t>t. It was black, and gleaming. There were silver</w:t>
      </w:r>
      <w:r w:rsidR="00EB3861">
        <w:t>y glints and flashes of dull orange. Movements too fast for me to see. I had no idea wha</w:t>
      </w:r>
      <w:r w:rsidR="00577084">
        <w:t>t I was looking at.</w:t>
      </w:r>
    </w:p>
    <w:p w14:paraId="14E460BC" w14:textId="5E086A64" w:rsidR="00577084" w:rsidRDefault="0019545B">
      <w:r>
        <w:t xml:space="preserve">But whatever it was, </w:t>
      </w:r>
      <w:proofErr w:type="spellStart"/>
      <w:r>
        <w:t>Belimarius</w:t>
      </w:r>
      <w:proofErr w:type="spellEnd"/>
      <w:r>
        <w:t xml:space="preserve"> was </w:t>
      </w:r>
      <w:r w:rsidR="00876458">
        <w:t xml:space="preserve">taking furious wounds. </w:t>
      </w:r>
      <w:r w:rsidR="003B7B8A">
        <w:t xml:space="preserve">The silver flashed on kidney, chest, </w:t>
      </w:r>
      <w:r w:rsidR="00660C50">
        <w:t xml:space="preserve">hamstring and throat, each time opening a gash that poured out inky black smoke. </w:t>
      </w:r>
      <w:r w:rsidR="005E2687">
        <w:t>“Gods damn you, you fucking alley cat</w:t>
      </w:r>
      <w:r w:rsidR="00A4481B">
        <w:t>!”</w:t>
      </w:r>
      <w:r w:rsidR="0012753F">
        <w:t xml:space="preserve"> </w:t>
      </w:r>
      <w:proofErr w:type="spellStart"/>
      <w:r w:rsidR="0012753F">
        <w:t>Bel</w:t>
      </w:r>
      <w:r w:rsidR="00A4481B">
        <w:t>i</w:t>
      </w:r>
      <w:r w:rsidR="0012753F">
        <w:t>marius</w:t>
      </w:r>
      <w:proofErr w:type="spellEnd"/>
      <w:r w:rsidR="0012753F">
        <w:t xml:space="preserve"> shrieked</w:t>
      </w:r>
      <w:r w:rsidR="00A4481B">
        <w:t xml:space="preserve"> “How many times </w:t>
      </w:r>
      <w:r w:rsidR="00563FB4">
        <w:t>before you learn you cannot defeat me</w:t>
      </w:r>
      <w:r w:rsidR="001C394B">
        <w:t>”?</w:t>
      </w:r>
    </w:p>
    <w:p w14:paraId="399CFB17" w14:textId="53FEC1A2" w:rsidR="001C394B" w:rsidRDefault="009A37D6">
      <w:r>
        <w:t xml:space="preserve">“Tsk </w:t>
      </w:r>
      <w:proofErr w:type="spellStart"/>
      <w:r>
        <w:t>tsk</w:t>
      </w:r>
      <w:proofErr w:type="spellEnd"/>
      <w:r>
        <w:t>” came the t</w:t>
      </w:r>
      <w:r w:rsidR="00963135">
        <w:t xml:space="preserve">hick accented words “How many times before you realize we will find you wherever you </w:t>
      </w:r>
      <w:r w:rsidR="00486972">
        <w:t>go</w:t>
      </w:r>
      <w:r w:rsidR="00F76B73">
        <w:t xml:space="preserve">, and I will send you back </w:t>
      </w:r>
      <w:r w:rsidR="00BA74F9">
        <w:t>until you stop”</w:t>
      </w:r>
      <w:r w:rsidR="00817291">
        <w:t xml:space="preserve"> A double strike of blades </w:t>
      </w:r>
      <w:r w:rsidR="007B5FBD">
        <w:t>across the neck that re</w:t>
      </w:r>
      <w:r w:rsidR="00D3563C">
        <w:t>leased another stream of black smoke, and the figure collapsed into itself like a spent balloon and was gone</w:t>
      </w:r>
      <w:r w:rsidR="00943B23">
        <w:t>, her last words echoing “I WILL be back”.</w:t>
      </w:r>
    </w:p>
    <w:p w14:paraId="00EC40B8" w14:textId="1B024C56" w:rsidR="00943B23" w:rsidRDefault="00943B23">
      <w:r>
        <w:t xml:space="preserve">“What a bitch” muttered the </w:t>
      </w:r>
      <w:r w:rsidR="00EF34D6">
        <w:t>black clad figure</w:t>
      </w:r>
      <w:r w:rsidR="006B1E4D">
        <w:t xml:space="preserve"> “She has as many lives as me, if I am counting right”</w:t>
      </w:r>
    </w:p>
    <w:p w14:paraId="313263A1" w14:textId="07C874EF" w:rsidR="00BA74F9" w:rsidRDefault="00791D44">
      <w:r>
        <w:t xml:space="preserve">Suddenly it clicked, and had I not been bound, I might have </w:t>
      </w:r>
      <w:proofErr w:type="gramStart"/>
      <w:r>
        <w:t>keeled</w:t>
      </w:r>
      <w:proofErr w:type="gramEnd"/>
      <w:r>
        <w:t xml:space="preserve"> over.</w:t>
      </w:r>
    </w:p>
    <w:p w14:paraId="584E4180" w14:textId="183247BB" w:rsidR="00791D44" w:rsidRDefault="00791D44">
      <w:r>
        <w:t>Orange</w:t>
      </w:r>
      <w:r w:rsidR="00696ADE">
        <w:t xml:space="preserve"> cat folk.</w:t>
      </w:r>
      <w:r>
        <w:t xml:space="preserve"> Flashing knives too fast to follow. </w:t>
      </w:r>
      <w:r w:rsidR="00B41E6B">
        <w:t>Eastern accent</w:t>
      </w:r>
      <w:r w:rsidR="00563A49">
        <w:t>. Cocksure beyond belief.</w:t>
      </w:r>
    </w:p>
    <w:p w14:paraId="1D92A72D" w14:textId="2DD8559C" w:rsidR="00696ADE" w:rsidRDefault="005A35E0">
      <w:r>
        <w:t xml:space="preserve">If the </w:t>
      </w:r>
      <w:r w:rsidR="00C81B2C">
        <w:t xml:space="preserve">devil himself had appeared before me and challenged me to a bet, I would have taken it in an instant. This was </w:t>
      </w:r>
      <w:proofErr w:type="spellStart"/>
      <w:r w:rsidR="00C81B2C">
        <w:t>Promqeth</w:t>
      </w:r>
      <w:proofErr w:type="spellEnd"/>
      <w:r w:rsidR="009806F7">
        <w:t xml:space="preserve"> of the Pride of the Irritated Kitty, protector of </w:t>
      </w:r>
      <w:proofErr w:type="spellStart"/>
      <w:r w:rsidR="009806F7">
        <w:t>Saandpoint</w:t>
      </w:r>
      <w:proofErr w:type="spellEnd"/>
      <w:r w:rsidR="009806F7">
        <w:t xml:space="preserve">, </w:t>
      </w:r>
      <w:r w:rsidR="00C34588">
        <w:t xml:space="preserve">and with the other heroes, </w:t>
      </w:r>
      <w:r w:rsidR="00642CDA">
        <w:t xml:space="preserve">dragon slayer, </w:t>
      </w:r>
      <w:r w:rsidR="00BA0E8F">
        <w:t xml:space="preserve">killer of </w:t>
      </w:r>
      <w:proofErr w:type="spellStart"/>
      <w:r w:rsidR="00BA0E8F">
        <w:t>Kharzoug</w:t>
      </w:r>
      <w:proofErr w:type="spellEnd"/>
      <w:r w:rsidR="00BA0E8F">
        <w:t xml:space="preserve">. Here. </w:t>
      </w:r>
      <w:r w:rsidR="003163DF">
        <w:t>Fish and fiddlesticks</w:t>
      </w:r>
      <w:r w:rsidR="00D34EE6">
        <w:t xml:space="preserve"> and what the hell?</w:t>
      </w:r>
    </w:p>
    <w:p w14:paraId="6CA9887C" w14:textId="48122ED2" w:rsidR="00642CDA" w:rsidRDefault="00743B4C">
      <w:r>
        <w:t>As if in confirmation, two more figures appear in a pop</w:t>
      </w:r>
      <w:r w:rsidR="00FB546E">
        <w:t xml:space="preserve">, one tall and </w:t>
      </w:r>
      <w:r w:rsidR="00572D13">
        <w:t xml:space="preserve">gaunt with an air of </w:t>
      </w:r>
      <w:r w:rsidR="006516E5">
        <w:t>oracular power almost too intense to bear</w:t>
      </w:r>
      <w:r w:rsidR="00D34EE6">
        <w:t>,</w:t>
      </w:r>
      <w:r w:rsidR="006516E5">
        <w:t xml:space="preserve"> holding a </w:t>
      </w:r>
      <w:r w:rsidR="00BE7ABD">
        <w:t>polearm of gleaming black metal, dancing with energy.  The other smallish,</w:t>
      </w:r>
      <w:r w:rsidR="004A4D76">
        <w:t xml:space="preserve"> sharp snouted and bewhiskered,</w:t>
      </w:r>
      <w:r w:rsidR="00BE7ABD">
        <w:t xml:space="preserve"> about the size of Hans, </w:t>
      </w:r>
      <w:r w:rsidR="00354345">
        <w:t>holding a staff twice as tall as it, in robes with swirling run</w:t>
      </w:r>
      <w:r w:rsidR="003163DF">
        <w:t>es</w:t>
      </w:r>
      <w:r w:rsidR="006A5ABF">
        <w:t xml:space="preserve"> that made my eyes hurt to look at. </w:t>
      </w:r>
      <w:r w:rsidR="003163DF">
        <w:t xml:space="preserve"> </w:t>
      </w:r>
    </w:p>
    <w:p w14:paraId="44DE2555" w14:textId="7E526CBB" w:rsidR="00EB1ECB" w:rsidRDefault="00D34EE6">
      <w:r>
        <w:t xml:space="preserve">“So yeah, </w:t>
      </w:r>
      <w:proofErr w:type="spellStart"/>
      <w:r>
        <w:t>Vistaro</w:t>
      </w:r>
      <w:proofErr w:type="spellEnd"/>
      <w:r w:rsidR="005F3A67">
        <w:t>-check those fucking demons</w:t>
      </w:r>
      <w:r w:rsidR="00900485">
        <w:t xml:space="preserve"> while I shut down this portal. </w:t>
      </w:r>
      <w:r w:rsidR="00C82B7B">
        <w:t xml:space="preserve">You know what </w:t>
      </w:r>
      <w:proofErr w:type="gramStart"/>
      <w:r w:rsidR="00C82B7B">
        <w:t>time it</w:t>
      </w:r>
      <w:proofErr w:type="gramEnd"/>
      <w:r w:rsidR="00C82B7B">
        <w:t xml:space="preserve"> is right? </w:t>
      </w:r>
      <w:r w:rsidR="00900485">
        <w:t>It’s fireball time</w:t>
      </w:r>
      <w:r w:rsidR="00FD5B1A">
        <w:t xml:space="preserve">!” </w:t>
      </w:r>
      <w:r w:rsidR="007955CD">
        <w:t>The voice was nasal and kind of crude, and none of the stories Da read to me</w:t>
      </w:r>
      <w:r w:rsidR="00023667">
        <w:t xml:space="preserve"> included the profanity, but there was no doubt</w:t>
      </w:r>
      <w:r w:rsidR="000253E8">
        <w:t xml:space="preserve"> who it was</w:t>
      </w:r>
      <w:r w:rsidR="00F63683">
        <w:t xml:space="preserve">: Stan of the Flaming Sphere. </w:t>
      </w:r>
    </w:p>
    <w:p w14:paraId="319DACEA" w14:textId="0BF36B9A" w:rsidR="00702CF2" w:rsidRDefault="00702CF2">
      <w:proofErr w:type="spellStart"/>
      <w:r>
        <w:t>Vistaro</w:t>
      </w:r>
      <w:proofErr w:type="spellEnd"/>
      <w:r>
        <w:t xml:space="preserve"> gestured, a casual flick, and walls </w:t>
      </w:r>
      <w:r w:rsidR="008A4D33">
        <w:t xml:space="preserve">of gleaming blades surrounded the demons, holding them in place. It made </w:t>
      </w:r>
      <w:proofErr w:type="spellStart"/>
      <w:r w:rsidR="008A4D33">
        <w:t>Meitremar’s</w:t>
      </w:r>
      <w:proofErr w:type="spellEnd"/>
      <w:r w:rsidR="008A4D33">
        <w:t xml:space="preserve"> clou</w:t>
      </w:r>
      <w:r w:rsidR="008515E9">
        <w:t>d look like the party trick of a 3</w:t>
      </w:r>
      <w:r w:rsidR="008515E9" w:rsidRPr="008515E9">
        <w:rPr>
          <w:vertAlign w:val="superscript"/>
        </w:rPr>
        <w:t>rd</w:t>
      </w:r>
      <w:r w:rsidR="008515E9">
        <w:t xml:space="preserve"> rate hedge </w:t>
      </w:r>
      <w:r w:rsidR="008515E9">
        <w:lastRenderedPageBreak/>
        <w:t xml:space="preserve">wizard. The demons howled in frustration </w:t>
      </w:r>
      <w:r w:rsidR="0047600E">
        <w:t xml:space="preserve">in </w:t>
      </w:r>
      <w:r w:rsidR="00C003E3">
        <w:t>their</w:t>
      </w:r>
      <w:r w:rsidR="0047600E">
        <w:t xml:space="preserve"> bladed prison </w:t>
      </w:r>
      <w:r w:rsidR="008515E9">
        <w:t xml:space="preserve">as massive balls of flame </w:t>
      </w:r>
      <w:r w:rsidR="00524657">
        <w:t>crash</w:t>
      </w:r>
      <w:r w:rsidR="0047600E">
        <w:t>ed</w:t>
      </w:r>
      <w:r w:rsidR="00524657">
        <w:t xml:space="preserve"> against the walls. </w:t>
      </w:r>
    </w:p>
    <w:p w14:paraId="042476A9" w14:textId="5246F5E6" w:rsidR="00524657" w:rsidRDefault="00524657">
      <w:r>
        <w:t>“Fucking fuck</w:t>
      </w:r>
      <w:r w:rsidR="00A91471">
        <w:t>!” yelled Stan “</w:t>
      </w:r>
      <w:proofErr w:type="spellStart"/>
      <w:r w:rsidR="00A91471">
        <w:t>Kharzoug’s</w:t>
      </w:r>
      <w:proofErr w:type="spellEnd"/>
      <w:r w:rsidR="00A91471">
        <w:t xml:space="preserve"> hairy </w:t>
      </w:r>
      <w:r w:rsidR="00BF31A8">
        <w:t xml:space="preserve">forked cock! There’s some sort of entropic disruption field </w:t>
      </w:r>
      <w:r w:rsidR="002072E3">
        <w:t xml:space="preserve">coupled to the gate, and it’s </w:t>
      </w:r>
      <w:proofErr w:type="spellStart"/>
      <w:r w:rsidR="002072E3">
        <w:t>gonna</w:t>
      </w:r>
      <w:proofErr w:type="spellEnd"/>
      <w:r w:rsidR="002072E3">
        <w:t xml:space="preserve"> take me too </w:t>
      </w:r>
      <w:r w:rsidR="00657B45">
        <w:t xml:space="preserve">fucking long to </w:t>
      </w:r>
      <w:r w:rsidR="00C876E2">
        <w:t>figure out the right harmonics to take it down. What the fuck?</w:t>
      </w:r>
      <w:r w:rsidR="00B213A7">
        <w:t>”</w:t>
      </w:r>
    </w:p>
    <w:p w14:paraId="4B2004E3" w14:textId="520F5110" w:rsidR="00B213A7" w:rsidRDefault="00361AFE">
      <w:r>
        <w:t>A fourth figure</w:t>
      </w:r>
      <w:r w:rsidR="00C15102">
        <w:t xml:space="preserve"> had appeared as all this was playing out. Taller even then </w:t>
      </w:r>
      <w:proofErr w:type="spellStart"/>
      <w:r w:rsidR="00C15102">
        <w:t>Vistaro</w:t>
      </w:r>
      <w:proofErr w:type="spellEnd"/>
      <w:r w:rsidR="00C15102">
        <w:t xml:space="preserve">, and </w:t>
      </w:r>
      <w:r w:rsidR="00633668">
        <w:t>broad shouldered, holding an immense blade</w:t>
      </w:r>
      <w:r w:rsidR="00DF54DD">
        <w:t>, implacable calm in a raging storm</w:t>
      </w:r>
      <w:r w:rsidR="00633668">
        <w:t xml:space="preserve">. I could </w:t>
      </w:r>
      <w:r w:rsidR="006A2139">
        <w:t>sense the divinity surrounding him</w:t>
      </w:r>
      <w:r w:rsidR="00DF54DD">
        <w:t xml:space="preserve"> and wondered what it must be like to </w:t>
      </w:r>
      <w:r w:rsidR="004E305D">
        <w:t xml:space="preserve">be held that closely to a god. </w:t>
      </w:r>
      <w:r w:rsidR="00877694">
        <w:t>It was Viktor Fidelus</w:t>
      </w:r>
      <w:r w:rsidR="00765AE0">
        <w:t>, kno</w:t>
      </w:r>
      <w:r w:rsidR="005026B2">
        <w:t xml:space="preserve">wn by Tom, as Dad. </w:t>
      </w:r>
      <w:proofErr w:type="gramStart"/>
      <w:r w:rsidR="005026B2">
        <w:t>And</w:t>
      </w:r>
      <w:r w:rsidR="003A107A">
        <w:t xml:space="preserve">  Know</w:t>
      </w:r>
      <w:r w:rsidR="00604AC1">
        <w:t>n</w:t>
      </w:r>
      <w:proofErr w:type="gramEnd"/>
      <w:r w:rsidR="003A107A">
        <w:t xml:space="preserve"> by others as Viktor of </w:t>
      </w:r>
      <w:proofErr w:type="spellStart"/>
      <w:r w:rsidR="003A107A">
        <w:t>Iomidae</w:t>
      </w:r>
      <w:proofErr w:type="spellEnd"/>
      <w:r w:rsidR="003A107A">
        <w:t>, or Viktor the Lich Killer (but this last was only whispered in panic in dark halls</w:t>
      </w:r>
      <w:r w:rsidR="00604AC1">
        <w:t>).</w:t>
      </w:r>
    </w:p>
    <w:p w14:paraId="67EEA310" w14:textId="7C397888" w:rsidR="00604AC1" w:rsidRDefault="0069754F">
      <w:r>
        <w:t>“Stan</w:t>
      </w:r>
      <w:r w:rsidR="001E3CD8">
        <w:t xml:space="preserve">” says Viktor “Buy us </w:t>
      </w:r>
      <w:r w:rsidR="00DF347D">
        <w:t xml:space="preserve">what time you can. I must attend to my son, and we must </w:t>
      </w:r>
      <w:r w:rsidR="007019A6">
        <w:t>give these brave younglings what advice we can. Move! Time is wasting</w:t>
      </w:r>
      <w:r w:rsidR="0089012A">
        <w:t>; my son is dying</w:t>
      </w:r>
      <w:r w:rsidR="007019A6">
        <w:t>”.</w:t>
      </w:r>
    </w:p>
    <w:p w14:paraId="7C9027CC" w14:textId="0F1FFDAD" w:rsidR="007019A6" w:rsidRDefault="0089012A">
      <w:r>
        <w:t xml:space="preserve">“Yeah </w:t>
      </w:r>
      <w:proofErr w:type="spellStart"/>
      <w:r>
        <w:t>yeah</w:t>
      </w:r>
      <w:proofErr w:type="spellEnd"/>
      <w:r>
        <w:t xml:space="preserve">. Keep your shirt on big guy. I got </w:t>
      </w:r>
      <w:proofErr w:type="spellStart"/>
      <w:r w:rsidR="0096767E">
        <w:t>ya</w:t>
      </w:r>
      <w:proofErr w:type="spellEnd"/>
      <w:r w:rsidR="0096767E">
        <w:t>.”  Stan made a complex motion of his hands, and suddenly we were inside a shell of multicolored light</w:t>
      </w:r>
      <w:r w:rsidR="005D3C30">
        <w:t>.</w:t>
      </w:r>
    </w:p>
    <w:p w14:paraId="463BE4AB" w14:textId="374940DE" w:rsidR="007019A6" w:rsidRDefault="008F6611">
      <w:r>
        <w:t xml:space="preserve">Viktor approached his </w:t>
      </w:r>
      <w:r w:rsidR="00072EF2">
        <w:t>son and</w:t>
      </w:r>
      <w:r>
        <w:t xml:space="preserve"> laid his hands upon him. “I am so sorry this </w:t>
      </w:r>
      <w:r w:rsidR="00D4322F">
        <w:t xml:space="preserve">has happened, my boy.  I thought I could protect you by not entangling </w:t>
      </w:r>
      <w:r w:rsidR="00682823">
        <w:t xml:space="preserve">you in my affairs, but </w:t>
      </w:r>
      <w:r w:rsidR="0003025D">
        <w:t xml:space="preserve">there are other forces at play I did not recognize. </w:t>
      </w:r>
      <w:r w:rsidR="00807066">
        <w:t xml:space="preserve">I should have listened </w:t>
      </w:r>
      <w:r w:rsidR="009E4396">
        <w:t xml:space="preserve">more to </w:t>
      </w:r>
      <w:proofErr w:type="spellStart"/>
      <w:r w:rsidR="009E4396">
        <w:t>Vistaro’s</w:t>
      </w:r>
      <w:proofErr w:type="spellEnd"/>
      <w:r w:rsidR="009E4396">
        <w:t xml:space="preserve"> auguries.</w:t>
      </w:r>
      <w:r w:rsidR="0081125A">
        <w:t xml:space="preserve">” As he </w:t>
      </w:r>
      <w:r w:rsidR="006A29BC">
        <w:t>spoke, light</w:t>
      </w:r>
      <w:r w:rsidR="00AC269B">
        <w:t xml:space="preserve"> suffused from Viktor’s hands, instantly</w:t>
      </w:r>
      <w:r w:rsidR="00D463FA">
        <w:t xml:space="preserve"> healing all the damage and returning Tom</w:t>
      </w:r>
      <w:r w:rsidR="00D81307">
        <w:t xml:space="preserve"> to full strength. I could not imagine the amount of energy that took, but it was nothing to </w:t>
      </w:r>
      <w:r w:rsidR="00020F8E">
        <w:t>Viktor</w:t>
      </w:r>
      <w:r w:rsidR="00D81307">
        <w:t xml:space="preserve">, whose face betrayed no strain, and was full only of concern for his son. </w:t>
      </w:r>
    </w:p>
    <w:p w14:paraId="1CA1A0FE" w14:textId="6EB42635" w:rsidR="003B1E63" w:rsidRDefault="00020F8E">
      <w:proofErr w:type="spellStart"/>
      <w:r>
        <w:t>Vista</w:t>
      </w:r>
      <w:r w:rsidR="00DF3156">
        <w:t>ro</w:t>
      </w:r>
      <w:proofErr w:type="spellEnd"/>
      <w:r w:rsidR="00DF3156">
        <w:t xml:space="preserve"> </w:t>
      </w:r>
      <w:r w:rsidR="004F2BF5">
        <w:t xml:space="preserve">snapped his fingers again, and </w:t>
      </w:r>
      <w:r w:rsidR="00F817FA">
        <w:t xml:space="preserve">we were freed from our bonds, magical and otherwise. </w:t>
      </w:r>
      <w:r w:rsidR="00443881">
        <w:t xml:space="preserve">“Arise, brave ones, your friend </w:t>
      </w:r>
      <w:r w:rsidR="00014BD7">
        <w:t>is healed, but we do not have much time</w:t>
      </w:r>
      <w:r w:rsidR="003B1E63">
        <w:t>.</w:t>
      </w:r>
      <w:r w:rsidR="006A29BC">
        <w:t xml:space="preserve"> Forces are gathering</w:t>
      </w:r>
      <w:r w:rsidR="003B1E63">
        <w:t>”</w:t>
      </w:r>
    </w:p>
    <w:p w14:paraId="75879821" w14:textId="08C2B7F4" w:rsidR="003B1E63" w:rsidRDefault="003B1E63">
      <w:r>
        <w:t xml:space="preserve">“We should port the fuck </w:t>
      </w:r>
      <w:proofErr w:type="spellStart"/>
      <w:r>
        <w:t>outta</w:t>
      </w:r>
      <w:proofErr w:type="spellEnd"/>
      <w:r>
        <w:t xml:space="preserve"> here is what we should be doing” offers Stan. “Live to fight</w:t>
      </w:r>
      <w:r w:rsidR="007F5427">
        <w:t xml:space="preserve"> another day, and all that bullshit, amiright??”</w:t>
      </w:r>
    </w:p>
    <w:p w14:paraId="7830E660" w14:textId="7B5C2299" w:rsidR="007F5427" w:rsidRDefault="00123FA2">
      <w:r>
        <w:t>“I do not think so Sta</w:t>
      </w:r>
      <w:r w:rsidR="00C43BF2">
        <w:t xml:space="preserve">n” returns </w:t>
      </w:r>
      <w:proofErr w:type="spellStart"/>
      <w:r w:rsidR="00C43BF2">
        <w:t>Vistaro</w:t>
      </w:r>
      <w:proofErr w:type="spellEnd"/>
      <w:r w:rsidR="00C43BF2">
        <w:t>. “Look at the portal. Look at the shapes within</w:t>
      </w:r>
      <w:r w:rsidR="00CB5D86">
        <w:t>-do you recall the last time we were in such a position</w:t>
      </w:r>
      <w:r w:rsidR="00BF1C18">
        <w:t>?</w:t>
      </w:r>
      <w:r w:rsidR="00CB5D86">
        <w:t>”</w:t>
      </w:r>
      <w:r w:rsidR="00BF1C18">
        <w:t>.</w:t>
      </w:r>
    </w:p>
    <w:p w14:paraId="1CF8442D" w14:textId="27A73493" w:rsidR="00BF1C18" w:rsidRDefault="006F59BD">
      <w:r>
        <w:t>“</w:t>
      </w:r>
      <w:proofErr w:type="spellStart"/>
      <w:r>
        <w:t>Toureg</w:t>
      </w:r>
      <w:r w:rsidR="00072EF2">
        <w:t>’</w:t>
      </w:r>
      <w:r>
        <w:t>s</w:t>
      </w:r>
      <w:proofErr w:type="spellEnd"/>
      <w:r>
        <w:t xml:space="preserve"> big balls” snapped Stan “.</w:t>
      </w:r>
      <w:r w:rsidR="007903CC">
        <w:t xml:space="preserve"> Like I could forget</w:t>
      </w:r>
      <w:r w:rsidR="005E608A">
        <w:t>.</w:t>
      </w:r>
      <w:r>
        <w:t xml:space="preserve"> You and that idiot Javis jumped through to </w:t>
      </w:r>
      <w:r w:rsidR="00D012EC">
        <w:t>take down the portal</w:t>
      </w:r>
      <w:r w:rsidR="005E608A">
        <w:t xml:space="preserve"> to Leng</w:t>
      </w:r>
      <w:r w:rsidR="00D012EC">
        <w:t xml:space="preserve">, and </w:t>
      </w:r>
      <w:r w:rsidR="00387255">
        <w:t>fluff ball over here couldn’t stand the thought of missing out</w:t>
      </w:r>
      <w:r w:rsidR="009208C6">
        <w:t xml:space="preserve"> so he jumped in too.  You were gone for years while I was stuck here </w:t>
      </w:r>
      <w:r w:rsidR="00732FA6">
        <w:t>figuring out how to get your ass</w:t>
      </w:r>
      <w:r w:rsidR="00BF7AA4">
        <w:t>es</w:t>
      </w:r>
      <w:r w:rsidR="00732FA6">
        <w:t xml:space="preserve"> back. Tell me you </w:t>
      </w:r>
      <w:proofErr w:type="spellStart"/>
      <w:r w:rsidR="00732FA6">
        <w:t>ain’t</w:t>
      </w:r>
      <w:proofErr w:type="spellEnd"/>
      <w:r w:rsidR="00732FA6">
        <w:t xml:space="preserve"> thinking of doing this again</w:t>
      </w:r>
      <w:r w:rsidR="009D5B72">
        <w:t>?”</w:t>
      </w:r>
    </w:p>
    <w:p w14:paraId="7B65CC98" w14:textId="7CA82104" w:rsidR="009D5B72" w:rsidRDefault="00816018">
      <w:r>
        <w:lastRenderedPageBreak/>
        <w:t>“</w:t>
      </w:r>
      <w:r w:rsidR="00694BD5">
        <w:t>Stan-</w:t>
      </w:r>
      <w:proofErr w:type="spellStart"/>
      <w:r w:rsidR="00694BD5">
        <w:t>Vistaro</w:t>
      </w:r>
      <w:proofErr w:type="spellEnd"/>
      <w:r w:rsidR="00694BD5">
        <w:t xml:space="preserve"> is right” </w:t>
      </w:r>
      <w:r w:rsidR="00E675F3">
        <w:t xml:space="preserve">says </w:t>
      </w:r>
      <w:proofErr w:type="spellStart"/>
      <w:r w:rsidR="00E675F3">
        <w:t>Promqeth</w:t>
      </w:r>
      <w:proofErr w:type="spellEnd"/>
      <w:r w:rsidR="00E675F3">
        <w:t xml:space="preserve">. “Portal cannot be closed from this side. Only </w:t>
      </w:r>
      <w:proofErr w:type="gramStart"/>
      <w:r w:rsidR="00E675F3">
        <w:t>other</w:t>
      </w:r>
      <w:proofErr w:type="gramEnd"/>
      <w:r w:rsidR="00E675F3">
        <w:t xml:space="preserve">. </w:t>
      </w:r>
      <w:r w:rsidR="000A48A7">
        <w:t xml:space="preserve">We must </w:t>
      </w:r>
      <w:r w:rsidR="009A0B6C">
        <w:t xml:space="preserve">go in to buy these ones time, as </w:t>
      </w:r>
      <w:proofErr w:type="spellStart"/>
      <w:r w:rsidR="009A0B6C">
        <w:t>Vistaro</w:t>
      </w:r>
      <w:proofErr w:type="spellEnd"/>
      <w:r w:rsidR="009A0B6C">
        <w:t xml:space="preserve"> has said-they have some part to play. Ours is there” </w:t>
      </w:r>
      <w:r w:rsidR="00695BDC">
        <w:t>as he points towards the shimmering gate. “All of us, this time.</w:t>
      </w:r>
      <w:r w:rsidR="0091729E">
        <w:t>”</w:t>
      </w:r>
    </w:p>
    <w:p w14:paraId="3FE33874" w14:textId="204B9ABE" w:rsidR="00E90A14" w:rsidRDefault="0091729E">
      <w:r>
        <w:t>“</w:t>
      </w:r>
      <w:proofErr w:type="spellStart"/>
      <w:proofErr w:type="gramStart"/>
      <w:r>
        <w:t>ahhh</w:t>
      </w:r>
      <w:proofErr w:type="spellEnd"/>
      <w:proofErr w:type="gramEnd"/>
      <w:r>
        <w:t xml:space="preserve"> fuck, yeah. Okay. Whatever</w:t>
      </w:r>
      <w:r w:rsidR="002430CC">
        <w:t>. What do you want</w:t>
      </w:r>
      <w:r w:rsidR="00326AE6">
        <w:t>?</w:t>
      </w:r>
      <w:r w:rsidR="002430CC">
        <w:t xml:space="preserve">” This last was directed towards Hans, who had, somewhat </w:t>
      </w:r>
      <w:proofErr w:type="gramStart"/>
      <w:r w:rsidR="000C6636">
        <w:t>boldly,</w:t>
      </w:r>
      <w:proofErr w:type="gramEnd"/>
      <w:r w:rsidR="000C6636">
        <w:t xml:space="preserve"> approached</w:t>
      </w:r>
      <w:r w:rsidR="002430CC">
        <w:t xml:space="preserve"> Stan</w:t>
      </w:r>
      <w:r w:rsidR="00326AE6">
        <w:t>. “Jah, well, if you wouldn’t mind before you go, I’d like to ask you some questions of the arcane nature to aid in my research</w:t>
      </w:r>
      <w:r w:rsidR="00B03062">
        <w:t>, which maybe you know is…”</w:t>
      </w:r>
    </w:p>
    <w:p w14:paraId="439CB6F1" w14:textId="434AE631" w:rsidR="00B03062" w:rsidRDefault="00B03062">
      <w:r>
        <w:t xml:space="preserve">“Yeah </w:t>
      </w:r>
      <w:proofErr w:type="spellStart"/>
      <w:r>
        <w:t>yeah</w:t>
      </w:r>
      <w:proofErr w:type="spellEnd"/>
      <w:r>
        <w:t xml:space="preserve">, I get </w:t>
      </w:r>
      <w:proofErr w:type="gramStart"/>
      <w:r>
        <w:t>it”  says</w:t>
      </w:r>
      <w:proofErr w:type="gramEnd"/>
      <w:r>
        <w:t xml:space="preserve"> Stan, brusquely but not unkindly. “</w:t>
      </w:r>
      <w:r w:rsidR="00A5337A">
        <w:t>There’s stuff you need to know etcetera. Listen kid, you remind me of me. Ya got potential</w:t>
      </w:r>
      <w:r w:rsidR="007521D4">
        <w:t xml:space="preserve">. But you’re not ready for it now, although I’d bet you will be. So, </w:t>
      </w:r>
      <w:proofErr w:type="spellStart"/>
      <w:r w:rsidR="007521D4">
        <w:t>uhh</w:t>
      </w:r>
      <w:proofErr w:type="spellEnd"/>
      <w:r w:rsidR="007521D4">
        <w:t>, here take this</w:t>
      </w:r>
      <w:r w:rsidR="00F562F2">
        <w:t xml:space="preserve"> instead, it’ll help</w:t>
      </w:r>
      <w:r w:rsidR="00BE32D7">
        <w:t xml:space="preserve"> </w:t>
      </w:r>
      <w:proofErr w:type="spellStart"/>
      <w:proofErr w:type="gramStart"/>
      <w:r w:rsidR="00BE32D7">
        <w:t>more.</w:t>
      </w:r>
      <w:r w:rsidR="001C2488">
        <w:t>Keep</w:t>
      </w:r>
      <w:proofErr w:type="spellEnd"/>
      <w:proofErr w:type="gramEnd"/>
      <w:r w:rsidR="001C2488">
        <w:t xml:space="preserve"> </w:t>
      </w:r>
      <w:proofErr w:type="spellStart"/>
      <w:r w:rsidR="001C2488">
        <w:t>yer</w:t>
      </w:r>
      <w:proofErr w:type="spellEnd"/>
      <w:r w:rsidR="001C2488">
        <w:t xml:space="preserve"> wits about you</w:t>
      </w:r>
      <w:r w:rsidR="00234B82">
        <w:t>-</w:t>
      </w:r>
      <w:r w:rsidR="00BB5E73">
        <w:t xml:space="preserve">dance with what </w:t>
      </w:r>
      <w:proofErr w:type="spellStart"/>
      <w:r w:rsidR="00BB5E73">
        <w:t>brung</w:t>
      </w:r>
      <w:proofErr w:type="spellEnd"/>
      <w:r w:rsidR="00BB5E73">
        <w:t xml:space="preserve"> you</w:t>
      </w:r>
      <w:r w:rsidR="00807511">
        <w:t>-don’t overthink it.</w:t>
      </w:r>
      <w:r w:rsidR="00BE32D7">
        <w:t xml:space="preserve"> </w:t>
      </w:r>
      <w:r w:rsidR="0033108B">
        <w:t xml:space="preserve">See </w:t>
      </w:r>
      <w:proofErr w:type="spellStart"/>
      <w:r w:rsidR="0033108B">
        <w:t>ya</w:t>
      </w:r>
      <w:proofErr w:type="spellEnd"/>
      <w:r w:rsidR="0033108B">
        <w:t xml:space="preserve"> when I see </w:t>
      </w:r>
      <w:proofErr w:type="spellStart"/>
      <w:r w:rsidR="0033108B">
        <w:t>ya</w:t>
      </w:r>
      <w:proofErr w:type="spellEnd"/>
      <w:r w:rsidR="00EF274C">
        <w:t>”</w:t>
      </w:r>
      <w:r w:rsidR="00C309B5">
        <w:t>.  Hans</w:t>
      </w:r>
      <w:r w:rsidR="00322747">
        <w:t xml:space="preserve"> nodded</w:t>
      </w:r>
      <w:r w:rsidR="00631276">
        <w:t>, and</w:t>
      </w:r>
      <w:r w:rsidR="00C309B5">
        <w:t xml:space="preserve"> mutely took the offered wand, turning it this w</w:t>
      </w:r>
      <w:r w:rsidR="00A813CC">
        <w:t xml:space="preserve">ay and that, </w:t>
      </w:r>
      <w:r w:rsidR="00322747">
        <w:t>trying to divine its nature</w:t>
      </w:r>
      <w:r w:rsidR="00631276">
        <w:t xml:space="preserve">, already lost in the mystery. </w:t>
      </w:r>
    </w:p>
    <w:p w14:paraId="679414BD" w14:textId="0FC47E10" w:rsidR="00EF274C" w:rsidRDefault="00EF274C">
      <w:r>
        <w:t xml:space="preserve">As this was unfolding, </w:t>
      </w:r>
      <w:proofErr w:type="spellStart"/>
      <w:r>
        <w:t>Vistaro</w:t>
      </w:r>
      <w:proofErr w:type="spellEnd"/>
      <w:r>
        <w:t xml:space="preserve"> approached me</w:t>
      </w:r>
      <w:r w:rsidR="002966F4">
        <w:t xml:space="preserve">, his deep gaze </w:t>
      </w:r>
      <w:r w:rsidR="00014133">
        <w:t>taking me in and making me quite uncomfortable. I shifted from foot to foot and smiled. “</w:t>
      </w:r>
      <w:proofErr w:type="spellStart"/>
      <w:r w:rsidR="00014133">
        <w:t>Uhhh</w:t>
      </w:r>
      <w:proofErr w:type="spellEnd"/>
      <w:r w:rsidR="00014133">
        <w:t>, thank you for un</w:t>
      </w:r>
      <w:r w:rsidR="007B33EF">
        <w:t xml:space="preserve">binding us” I offered lamely. Was that the best I could do? Stupid girl. </w:t>
      </w:r>
    </w:p>
    <w:p w14:paraId="24B047DD" w14:textId="7762D4D3" w:rsidR="007B33EF" w:rsidRDefault="003426E9">
      <w:r>
        <w:t>“The road ahead of you will be hard</w:t>
      </w:r>
      <w:r w:rsidR="00174469">
        <w:t>” he says, not unkindly. “You will be required to do man</w:t>
      </w:r>
      <w:r w:rsidR="00F85EF9">
        <w:t xml:space="preserve">y things to keep your comrades safe, too many, if my experience is any guide. </w:t>
      </w:r>
      <w:r w:rsidR="00B34E66">
        <w:t>It will test you and you might fail-probably you will</w:t>
      </w:r>
      <w:r w:rsidR="006125BE">
        <w:t xml:space="preserve"> on occasion. </w:t>
      </w:r>
      <w:r w:rsidR="000C72E0">
        <w:t xml:space="preserve">&lt;His eyes were clearly somewhere else, </w:t>
      </w:r>
      <w:proofErr w:type="spellStart"/>
      <w:r w:rsidR="000C72E0">
        <w:t>fr</w:t>
      </w:r>
      <w:proofErr w:type="spellEnd"/>
      <w:r w:rsidR="000C72E0">
        <w:t xml:space="preserve"> a moment&gt;. </w:t>
      </w:r>
      <w:r w:rsidR="00F85EF9">
        <w:t xml:space="preserve">But </w:t>
      </w:r>
      <w:r w:rsidR="00C22132">
        <w:t>have faith in your god, and yourself, you are stronger than you think</w:t>
      </w:r>
      <w:r w:rsidR="00F26507">
        <w:t xml:space="preserve">. Here, </w:t>
      </w:r>
      <w:r w:rsidR="00933B02">
        <w:t xml:space="preserve">take this with my </w:t>
      </w:r>
      <w:r w:rsidR="004410D6">
        <w:t>blessing to protect those around you”</w:t>
      </w:r>
    </w:p>
    <w:p w14:paraId="16BDCF70" w14:textId="53391A6A" w:rsidR="004410D6" w:rsidRDefault="00E96923">
      <w:r>
        <w:t xml:space="preserve">I could only stand hands out as he placed a gleaming wooden </w:t>
      </w:r>
      <w:proofErr w:type="gramStart"/>
      <w:r>
        <w:t>staff</w:t>
      </w:r>
      <w:proofErr w:type="gramEnd"/>
      <w:r>
        <w:t xml:space="preserve"> on my </w:t>
      </w:r>
      <w:r w:rsidR="00EE5EF2">
        <w:t xml:space="preserve">outstretched palms. It was simply and elegantly carved, and warm to the touch. “Thank you greatly” I managed eventually. “I will remember your words and do my best, and </w:t>
      </w:r>
      <w:r w:rsidR="008321A4">
        <w:t xml:space="preserve">even if I fail, </w:t>
      </w:r>
      <w:r w:rsidR="00C309B5">
        <w:t xml:space="preserve">I will never give up. Thank you” and I bowed my head. </w:t>
      </w:r>
    </w:p>
    <w:p w14:paraId="21C9D7DB" w14:textId="34BF0CF2" w:rsidR="00307C03" w:rsidRDefault="00573EEF">
      <w:proofErr w:type="spellStart"/>
      <w:r>
        <w:t>Promqeth</w:t>
      </w:r>
      <w:proofErr w:type="spellEnd"/>
      <w:r>
        <w:t xml:space="preserve"> was kneeling by Zunk, who had a look on his face I had never seen before. A mixture of </w:t>
      </w:r>
      <w:r w:rsidR="00D21828">
        <w:t xml:space="preserve">admiration, </w:t>
      </w:r>
      <w:r>
        <w:t xml:space="preserve">fascination, attraction and a little fear. </w:t>
      </w:r>
      <w:r w:rsidR="00CD12E4">
        <w:t xml:space="preserve">He shivered slightly as the cat gently took their wrists, examining </w:t>
      </w:r>
      <w:r w:rsidR="00A538D3">
        <w:t>the burns. “Such as us do not like to be bound, do we</w:t>
      </w:r>
      <w:r w:rsidR="00D21828">
        <w:t>?</w:t>
      </w:r>
      <w:r w:rsidR="00A538D3">
        <w:t xml:space="preserve">”  Zunk stared at the great green eyes regarding </w:t>
      </w:r>
      <w:r w:rsidR="00D21828">
        <w:t xml:space="preserve">him. </w:t>
      </w:r>
      <w:r w:rsidR="00E47F88">
        <w:t>“A little advice, friend.  You are a rogue, act like one. Trust your companions</w:t>
      </w:r>
      <w:r w:rsidR="00E16FCE">
        <w:t xml:space="preserve"> to create opportunity</w:t>
      </w:r>
      <w:r w:rsidR="00512D58">
        <w:t xml:space="preserve">; you are a knife in the dark, the unseen </w:t>
      </w:r>
      <w:r w:rsidR="00E17A57">
        <w:t>dirk</w:t>
      </w:r>
      <w:r w:rsidR="00512D58">
        <w:t xml:space="preserve"> that strikes deep and </w:t>
      </w:r>
      <w:proofErr w:type="gramStart"/>
      <w:r w:rsidR="00512D58">
        <w:t>quick</w:t>
      </w:r>
      <w:proofErr w:type="gramEnd"/>
      <w:r w:rsidR="00512D58">
        <w:t xml:space="preserve">. </w:t>
      </w:r>
      <w:r w:rsidR="00A7457A">
        <w:t xml:space="preserve">The open hand above hiding fatal blow from below. </w:t>
      </w:r>
      <w:r w:rsidR="00180F1D">
        <w:t xml:space="preserve">Be clever. Here, I have carried this blade for a long time; it </w:t>
      </w:r>
      <w:r w:rsidR="00DF7F58">
        <w:t>came from a place of bitterness, and I give it to you</w:t>
      </w:r>
      <w:r w:rsidR="00C628B0">
        <w:t xml:space="preserve"> to reclaim it.  Do not disappoint me, young thief</w:t>
      </w:r>
      <w:r w:rsidR="007B2DBD">
        <w:t>.</w:t>
      </w:r>
      <w:r w:rsidR="00DA58C8">
        <w:t>”</w:t>
      </w:r>
    </w:p>
    <w:p w14:paraId="1FC02A02" w14:textId="1DDC1EC0" w:rsidR="0041622C" w:rsidRDefault="0041622C">
      <w:r>
        <w:t xml:space="preserve">Zunk took the proffered blade “We will meet again, </w:t>
      </w:r>
      <w:proofErr w:type="spellStart"/>
      <w:r w:rsidR="00DC0AD5">
        <w:t>Promqeth</w:t>
      </w:r>
      <w:proofErr w:type="spellEnd"/>
      <w:r w:rsidR="00DC0AD5">
        <w:t xml:space="preserve">” he says, his voice thick “And you will know </w:t>
      </w:r>
      <w:r w:rsidR="00416B63">
        <w:t>me”.</w:t>
      </w:r>
    </w:p>
    <w:p w14:paraId="771BC57B" w14:textId="6C343A1D" w:rsidR="00416B63" w:rsidRDefault="002D1C2A">
      <w:r>
        <w:lastRenderedPageBreak/>
        <w:t xml:space="preserve">Viktor looks </w:t>
      </w:r>
      <w:proofErr w:type="gramStart"/>
      <w:r>
        <w:t>about</w:t>
      </w:r>
      <w:proofErr w:type="gramEnd"/>
      <w:r>
        <w:t xml:space="preserve"> him</w:t>
      </w:r>
      <w:r w:rsidR="007D4325">
        <w:t>. “Who would have thought you were all so sentimental?</w:t>
      </w:r>
      <w:r w:rsidR="00F051AF">
        <w:t>” He looks at Tom</w:t>
      </w:r>
      <w:r w:rsidR="006168AF">
        <w:t>, who</w:t>
      </w:r>
      <w:r w:rsidR="00A62BE0">
        <w:t xml:space="preserve">se face is unreadable.  “Thank you for the boons, Father. </w:t>
      </w:r>
      <w:r w:rsidR="004A251F">
        <w:t xml:space="preserve">And for saving me and my </w:t>
      </w:r>
      <w:r w:rsidR="00E546AF">
        <w:t xml:space="preserve">friends. Do you really have to </w:t>
      </w:r>
      <w:proofErr w:type="gramStart"/>
      <w:r w:rsidR="00E546AF">
        <w:t>go,</w:t>
      </w:r>
      <w:proofErr w:type="gramEnd"/>
      <w:r w:rsidR="00E546AF">
        <w:t xml:space="preserve"> </w:t>
      </w:r>
      <w:r w:rsidR="00E546AF" w:rsidRPr="007814BF">
        <w:rPr>
          <w:i/>
          <w:iCs/>
        </w:rPr>
        <w:t>again</w:t>
      </w:r>
      <w:r w:rsidR="00E546AF">
        <w:t xml:space="preserve">? </w:t>
      </w:r>
      <w:r w:rsidR="008D57FF">
        <w:t>Can’t the others do it?”</w:t>
      </w:r>
    </w:p>
    <w:p w14:paraId="4915578D" w14:textId="3CF614D9" w:rsidR="008D57FF" w:rsidRDefault="008D57FF">
      <w:r>
        <w:t xml:space="preserve">Viktors calm shatters and </w:t>
      </w:r>
      <w:r w:rsidR="006A0D2A">
        <w:t xml:space="preserve">he places his hands on Tom’s shoulders.  “I wish </w:t>
      </w:r>
      <w:r w:rsidR="009605FA">
        <w:t>this to be so</w:t>
      </w:r>
      <w:r w:rsidR="006412B2">
        <w:t xml:space="preserve"> son</w:t>
      </w:r>
      <w:r w:rsidR="006A0D2A">
        <w:t xml:space="preserve">, you have no idea. </w:t>
      </w:r>
      <w:proofErr w:type="gramStart"/>
      <w:r w:rsidR="00BF375C">
        <w:t>Would that</w:t>
      </w:r>
      <w:proofErr w:type="gramEnd"/>
      <w:r w:rsidR="00BF375C">
        <w:t xml:space="preserve"> </w:t>
      </w:r>
      <w:proofErr w:type="gramStart"/>
      <w:r w:rsidR="00BF375C">
        <w:t>I could</w:t>
      </w:r>
      <w:proofErr w:type="gramEnd"/>
      <w:r w:rsidR="00BF375C">
        <w:t xml:space="preserve"> have been closer to you growing up, but </w:t>
      </w:r>
      <w:r w:rsidR="003A444A">
        <w:t xml:space="preserve">too many would seek their revenge on me by hurting you, and being apart was better than you being dead. Even so, it has come to naught, you have been dragged into this now, and </w:t>
      </w:r>
      <w:r w:rsidR="00341623">
        <w:t>we must part for a time, each to our own path. There will not be a day when I do not think on you, and I know you will make me proud.”</w:t>
      </w:r>
    </w:p>
    <w:p w14:paraId="40AFAE51" w14:textId="2F697E7E" w:rsidR="00903643" w:rsidRDefault="004A6729">
      <w:r>
        <w:t xml:space="preserve">Viktor places an amulet around </w:t>
      </w:r>
      <w:r w:rsidR="009C6D14">
        <w:t>Tom’s neck. “This will</w:t>
      </w:r>
      <w:r w:rsidR="00041846">
        <w:t xml:space="preserve"> help protect you till we meet again, son. </w:t>
      </w:r>
      <w:r w:rsidR="0050124F">
        <w:t>I look forward to your tales of bravery and kinship</w:t>
      </w:r>
      <w:r w:rsidR="00850A1A">
        <w:t>.”</w:t>
      </w:r>
    </w:p>
    <w:p w14:paraId="2A78CC93" w14:textId="77B2A1F3" w:rsidR="00B10660" w:rsidRDefault="002456A1">
      <w:r>
        <w:t>Viktor’s face is a</w:t>
      </w:r>
      <w:r w:rsidR="00934B62">
        <w:t xml:space="preserve"> mask of sadness, Tom’s stoic as usual. I cannot bear it. </w:t>
      </w:r>
      <w:r w:rsidR="0038221D">
        <w:t>“For Milani’s sakes” I blurt out “give hi</w:t>
      </w:r>
      <w:r w:rsidR="005723C3">
        <w:t>m</w:t>
      </w:r>
      <w:r w:rsidR="0038221D">
        <w:t xml:space="preserve"> a hug, Thomas and let him leave with you</w:t>
      </w:r>
      <w:r w:rsidR="00B10660">
        <w:t>r love in his heart”.</w:t>
      </w:r>
    </w:p>
    <w:p w14:paraId="47D0FFD6" w14:textId="37F38F55" w:rsidR="00B10660" w:rsidRDefault="00B10660">
      <w:r>
        <w:t>He does. Of all the healing I have ever done, this might be my finest.</w:t>
      </w:r>
    </w:p>
    <w:p w14:paraId="65224E51" w14:textId="7278032C" w:rsidR="00341623" w:rsidRDefault="0038221D">
      <w:r>
        <w:t xml:space="preserve"> </w:t>
      </w:r>
      <w:r w:rsidR="00CD66FC">
        <w:t>“Hey, hate to break up the family reunion</w:t>
      </w:r>
      <w:r w:rsidR="00B42725">
        <w:t xml:space="preserve">, but this sphere </w:t>
      </w:r>
      <w:proofErr w:type="spellStart"/>
      <w:r w:rsidR="00B42725">
        <w:t>ain’t</w:t>
      </w:r>
      <w:proofErr w:type="spellEnd"/>
      <w:r w:rsidR="00B42725">
        <w:t xml:space="preserve"> </w:t>
      </w:r>
      <w:proofErr w:type="spellStart"/>
      <w:r w:rsidR="00B42725">
        <w:t>gonna</w:t>
      </w:r>
      <w:proofErr w:type="spellEnd"/>
      <w:r w:rsidR="00B42725">
        <w:t xml:space="preserve"> last forever. If we’re </w:t>
      </w:r>
      <w:proofErr w:type="spellStart"/>
      <w:r w:rsidR="00B42725">
        <w:t>gonna</w:t>
      </w:r>
      <w:proofErr w:type="spellEnd"/>
      <w:r w:rsidR="00B42725">
        <w:t xml:space="preserve"> go, we fucking need to go. Hey frog boy-</w:t>
      </w:r>
      <w:r w:rsidR="00692A3E">
        <w:t>you need to stay here and get these others out</w:t>
      </w:r>
      <w:r w:rsidR="00B8117E">
        <w:t xml:space="preserve">-get </w:t>
      </w:r>
      <w:proofErr w:type="spellStart"/>
      <w:r w:rsidR="00B8117E">
        <w:t>em</w:t>
      </w:r>
      <w:proofErr w:type="spellEnd"/>
      <w:r w:rsidR="00B8117E">
        <w:t xml:space="preserve"> on the boat to </w:t>
      </w:r>
      <w:proofErr w:type="spellStart"/>
      <w:r w:rsidR="00B8117E">
        <w:t>sandpoint</w:t>
      </w:r>
      <w:proofErr w:type="spellEnd"/>
      <w:r w:rsidR="00692A3E">
        <w:t xml:space="preserve">. Those demons are </w:t>
      </w:r>
      <w:proofErr w:type="spellStart"/>
      <w:r w:rsidR="00692A3E">
        <w:t>gonna</w:t>
      </w:r>
      <w:proofErr w:type="spellEnd"/>
      <w:r w:rsidR="00692A3E">
        <w:t xml:space="preserve"> be slashed from the blade wall and spitting mad</w:t>
      </w:r>
      <w:r w:rsidR="00F258ED">
        <w:t xml:space="preserve">, so arrow up motherfucker. </w:t>
      </w:r>
      <w:r w:rsidR="00D92D33">
        <w:t>You’re almost as good as I am with this plane shit as I am now.</w:t>
      </w:r>
      <w:r w:rsidR="00B8117E">
        <w:t xml:space="preserve"> </w:t>
      </w:r>
      <w:proofErr w:type="gramStart"/>
      <w:r w:rsidR="00B8117E">
        <w:t>So</w:t>
      </w:r>
      <w:proofErr w:type="gramEnd"/>
      <w:r w:rsidR="00D92D33">
        <w:t xml:space="preserve"> </w:t>
      </w:r>
      <w:r w:rsidR="00B8117E">
        <w:t>k</w:t>
      </w:r>
      <w:r w:rsidR="00D92D33">
        <w:t xml:space="preserve">eep </w:t>
      </w:r>
      <w:r w:rsidR="00137DD3">
        <w:t>that bulging eye out for us, okay?”</w:t>
      </w:r>
    </w:p>
    <w:p w14:paraId="609A81FE" w14:textId="7FC80E1F" w:rsidR="00137DD3" w:rsidRDefault="00137DD3">
      <w:r>
        <w:t>A fi</w:t>
      </w:r>
      <w:r w:rsidR="008E72CC">
        <w:t>gure I had not seen before came from behind one of the larger stones. “</w:t>
      </w:r>
      <w:proofErr w:type="spellStart"/>
      <w:r w:rsidR="008E72CC">
        <w:t>Bwaaar</w:t>
      </w:r>
      <w:r w:rsidR="003F3403">
        <w:t>k</w:t>
      </w:r>
      <w:proofErr w:type="spellEnd"/>
      <w:r w:rsidR="003F3403">
        <w:t xml:space="preserve">. Okey </w:t>
      </w:r>
      <w:proofErr w:type="spellStart"/>
      <w:r w:rsidR="003F3403">
        <w:t>dokey</w:t>
      </w:r>
      <w:proofErr w:type="spellEnd"/>
      <w:r w:rsidR="00C208DF">
        <w:t>.</w:t>
      </w:r>
      <w:r w:rsidR="009F08CD">
        <w:t xml:space="preserve"> Go and create chaos</w:t>
      </w:r>
      <w:r w:rsidR="000C05F9">
        <w:t>, I’</w:t>
      </w:r>
      <w:r w:rsidR="00A84C8F">
        <w:t xml:space="preserve">ll </w:t>
      </w:r>
      <w:r w:rsidR="00813F47">
        <w:t xml:space="preserve">take here of things </w:t>
      </w:r>
      <w:proofErr w:type="gramStart"/>
      <w:r w:rsidR="00813F47">
        <w:t>here</w:t>
      </w:r>
      <w:r w:rsidR="003F3403">
        <w:t>”  and</w:t>
      </w:r>
      <w:proofErr w:type="gramEnd"/>
      <w:r w:rsidR="003F3403">
        <w:t xml:space="preserve"> </w:t>
      </w:r>
      <w:proofErr w:type="spellStart"/>
      <w:r w:rsidR="003F3403">
        <w:t>Timrik</w:t>
      </w:r>
      <w:proofErr w:type="spellEnd"/>
      <w:r w:rsidR="003F3403">
        <w:t xml:space="preserve"> </w:t>
      </w:r>
      <w:r w:rsidR="001437C9">
        <w:t xml:space="preserve">the Summoner licked his eyeball. </w:t>
      </w:r>
      <w:r w:rsidR="00B8117E">
        <w:t xml:space="preserve">Okey </w:t>
      </w:r>
      <w:proofErr w:type="spellStart"/>
      <w:r w:rsidR="00B8117E">
        <w:t>dokey</w:t>
      </w:r>
      <w:proofErr w:type="spellEnd"/>
      <w:r w:rsidR="00B8117E">
        <w:t xml:space="preserve">? </w:t>
      </w:r>
    </w:p>
    <w:p w14:paraId="35B00B82" w14:textId="2379B9AA" w:rsidR="00137DD3" w:rsidRDefault="00C051E5">
      <w:r>
        <w:t>The shimmering globe</w:t>
      </w:r>
      <w:r w:rsidR="004D49F1">
        <w:t xml:space="preserve"> was paler now, and the bloody demons howled from the other side</w:t>
      </w:r>
      <w:r w:rsidR="00813F47">
        <w:t xml:space="preserve"> as the 4 heroes surrounded the altar.  “Do not look so glum, Stan” says </w:t>
      </w:r>
      <w:proofErr w:type="spellStart"/>
      <w:r w:rsidR="00813F47">
        <w:t>Promqeth</w:t>
      </w:r>
      <w:proofErr w:type="spellEnd"/>
      <w:r w:rsidR="00813F47">
        <w:t xml:space="preserve"> “You missed last one so is good </w:t>
      </w:r>
      <w:r w:rsidR="007F3F21">
        <w:t>you get to go now, and Viktor too. We are together-what could go wrong?”</w:t>
      </w:r>
    </w:p>
    <w:p w14:paraId="624503E8" w14:textId="4F089476" w:rsidR="007F3F21" w:rsidRDefault="00F54AA4">
      <w:r>
        <w:t>“</w:t>
      </w:r>
      <w:proofErr w:type="gramStart"/>
      <w:r>
        <w:t>Well</w:t>
      </w:r>
      <w:proofErr w:type="gramEnd"/>
      <w:r>
        <w:t xml:space="preserve">” says </w:t>
      </w:r>
      <w:proofErr w:type="spellStart"/>
      <w:r>
        <w:t>Vistaro</w:t>
      </w:r>
      <w:proofErr w:type="spellEnd"/>
      <w:r>
        <w:t xml:space="preserve"> “quite a </w:t>
      </w:r>
      <w:proofErr w:type="gramStart"/>
      <w:r>
        <w:t>lot actually</w:t>
      </w:r>
      <w:r w:rsidR="002924E1">
        <w:t>, starting</w:t>
      </w:r>
      <w:proofErr w:type="gramEnd"/>
      <w:r w:rsidR="002924E1">
        <w:t xml:space="preserve"> with… “He trails off as he looks aro</w:t>
      </w:r>
      <w:r w:rsidR="00CF21C3">
        <w:t>und, his gaze settling on Viktor and then Tom. “Yes, yes, I am sure it will be fine. On the count of three</w:t>
      </w:r>
      <w:r w:rsidR="00DC421E">
        <w:t>.</w:t>
      </w:r>
      <w:r w:rsidR="00CF21C3">
        <w:t xml:space="preserve">” </w:t>
      </w:r>
      <w:r w:rsidR="00F56113">
        <w:t xml:space="preserve"> And then they </w:t>
      </w:r>
      <w:r w:rsidR="003B05D7">
        <w:t>were gone, to wherever.</w:t>
      </w:r>
    </w:p>
    <w:p w14:paraId="4BCBB4CC" w14:textId="7FACFDDD" w:rsidR="003B05D7" w:rsidRDefault="003B05D7">
      <w:r>
        <w:t>“</w:t>
      </w:r>
      <w:proofErr w:type="spellStart"/>
      <w:r>
        <w:t>Bwaaar</w:t>
      </w:r>
      <w:r w:rsidR="00D71263">
        <w:t>p</w:t>
      </w:r>
      <w:proofErr w:type="spellEnd"/>
      <w:r w:rsidR="00D71263">
        <w:t xml:space="preserve">. The sphere </w:t>
      </w:r>
      <w:r w:rsidR="000530F1">
        <w:t xml:space="preserve">is about </w:t>
      </w:r>
      <w:r w:rsidR="00F96A4D">
        <w:t>to go</w:t>
      </w:r>
      <w:r w:rsidR="00BA1217">
        <w:t xml:space="preserve">, so be ready to run when I say so. </w:t>
      </w:r>
      <w:r w:rsidR="003207FC">
        <w:t xml:space="preserve"> Live to fight another day so </w:t>
      </w:r>
      <w:r w:rsidR="00353E87">
        <w:t>you m</w:t>
      </w:r>
      <w:r w:rsidR="0068427B">
        <w:t>ay</w:t>
      </w:r>
      <w:r w:rsidR="00353E87">
        <w:t xml:space="preserve"> partake of the great end of days! </w:t>
      </w:r>
      <w:r w:rsidR="006E1A8C">
        <w:t xml:space="preserve">Find Javis at the harbor; he will take you where you need to go. </w:t>
      </w:r>
      <w:r w:rsidR="00353E87">
        <w:t xml:space="preserve">And step back a bit, we will need some </w:t>
      </w:r>
      <w:proofErr w:type="gramStart"/>
      <w:r w:rsidR="00353E87">
        <w:t>room”  We</w:t>
      </w:r>
      <w:proofErr w:type="gramEnd"/>
      <w:r w:rsidR="00353E87">
        <w:t>?</w:t>
      </w:r>
      <w:r w:rsidR="0068427B">
        <w:t xml:space="preserve"> Just as I was wondering </w:t>
      </w:r>
      <w:r w:rsidR="00F31FD2">
        <w:t>about</w:t>
      </w:r>
      <w:r w:rsidR="00E977C4">
        <w:t xml:space="preserve"> </w:t>
      </w:r>
      <w:proofErr w:type="spellStart"/>
      <w:r w:rsidR="00E977C4">
        <w:t>Timrik’s</w:t>
      </w:r>
      <w:proofErr w:type="spellEnd"/>
      <w:r w:rsidR="00E977C4">
        <w:t xml:space="preserve"> </w:t>
      </w:r>
      <w:r w:rsidR="008739A9">
        <w:t xml:space="preserve">mental state, he began speaking words in the most </w:t>
      </w:r>
      <w:r w:rsidR="002635B5">
        <w:t xml:space="preserve">guttural tongue I have ever </w:t>
      </w:r>
      <w:proofErr w:type="gramStart"/>
      <w:r w:rsidR="002635B5">
        <w:t>heard</w:t>
      </w:r>
      <w:proofErr w:type="gramEnd"/>
      <w:r w:rsidR="002635B5">
        <w:t xml:space="preserve"> and 3 lion things appeared </w:t>
      </w:r>
      <w:r w:rsidR="00201935">
        <w:t xml:space="preserve">flanking him. If lions were the size of a </w:t>
      </w:r>
      <w:r w:rsidR="00201935">
        <w:lastRenderedPageBreak/>
        <w:t xml:space="preserve">small elephant, and as imagined by some far eastern painter. </w:t>
      </w:r>
      <w:r w:rsidR="00E037BF">
        <w:t>They roared their challenge at the demons, who roared back in equal ferocity</w:t>
      </w:r>
      <w:r w:rsidR="00EA176A">
        <w:t xml:space="preserve">.  </w:t>
      </w:r>
      <w:proofErr w:type="spellStart"/>
      <w:r w:rsidR="00EA176A">
        <w:t>Timrik</w:t>
      </w:r>
      <w:proofErr w:type="spellEnd"/>
      <w:r w:rsidR="00EA176A">
        <w:t xml:space="preserve"> sent a flight (3 arrows at once) that managed somehow to </w:t>
      </w:r>
      <w:r w:rsidR="00D25082">
        <w:t xml:space="preserve">penetrate the swirling wall of blades, piercing </w:t>
      </w:r>
      <w:r w:rsidR="00F31FD2">
        <w:t>a</w:t>
      </w:r>
      <w:r w:rsidR="00D25082">
        <w:t xml:space="preserve"> demon in each eye, and the throat. It staggered back and was shredded by the blades, which then disappeared</w:t>
      </w:r>
      <w:r w:rsidR="005641F8">
        <w:t xml:space="preserve"> letting the other </w:t>
      </w:r>
      <w:proofErr w:type="gramStart"/>
      <w:r w:rsidR="005641F8">
        <w:t>demons</w:t>
      </w:r>
      <w:proofErr w:type="gramEnd"/>
      <w:r w:rsidR="005641F8">
        <w:t xml:space="preserve"> advance.</w:t>
      </w:r>
    </w:p>
    <w:p w14:paraId="048F0E66" w14:textId="5BDC15AA" w:rsidR="005641F8" w:rsidRDefault="005641F8">
      <w:r>
        <w:t>“You should thank me demon-spawn</w:t>
      </w:r>
      <w:r w:rsidR="00F169C6">
        <w:t>; your deaths will help pave the way for the final reckoning</w:t>
      </w:r>
      <w:r w:rsidR="00F31647">
        <w:t>. An honor it i</w:t>
      </w:r>
      <w:r w:rsidR="00AF5183">
        <w:t>s” and then he turned to us</w:t>
      </w:r>
      <w:r w:rsidR="003475BA">
        <w:t xml:space="preserve"> “RUN”. And we </w:t>
      </w:r>
      <w:r w:rsidR="00A15312">
        <w:t xml:space="preserve">did, </w:t>
      </w:r>
      <w:r w:rsidR="003475BA">
        <w:t xml:space="preserve">not </w:t>
      </w:r>
      <w:proofErr w:type="gramStart"/>
      <w:r w:rsidR="003475BA">
        <w:t>looking</w:t>
      </w:r>
      <w:proofErr w:type="gramEnd"/>
      <w:r w:rsidR="003475BA">
        <w:t xml:space="preserve"> back until we reached the harbor, </w:t>
      </w:r>
      <w:r w:rsidR="00600A05">
        <w:t xml:space="preserve">where a </w:t>
      </w:r>
      <w:proofErr w:type="gramStart"/>
      <w:r w:rsidR="00600A05">
        <w:t>low</w:t>
      </w:r>
      <w:r w:rsidR="007323D2">
        <w:t xml:space="preserve"> </w:t>
      </w:r>
      <w:r w:rsidR="00600A05">
        <w:t>slung</w:t>
      </w:r>
      <w:proofErr w:type="gramEnd"/>
      <w:r w:rsidR="00600A05">
        <w:t xml:space="preserve"> black sloop awaited us, with a hooded figure </w:t>
      </w:r>
      <w:r w:rsidR="003176DF">
        <w:t>standing on the prow.</w:t>
      </w:r>
    </w:p>
    <w:p w14:paraId="27DBA186" w14:textId="3E47AB58" w:rsidR="003176DF" w:rsidRDefault="003176DF">
      <w:r>
        <w:t xml:space="preserve">“Come” says Javis “before any more mischief </w:t>
      </w:r>
      <w:r w:rsidR="00A15312">
        <w:t>can occur. I will explain on the way”</w:t>
      </w:r>
    </w:p>
    <w:p w14:paraId="68F9B7E4" w14:textId="28267D85" w:rsidR="000221F1" w:rsidRDefault="00A15312">
      <w:r>
        <w:t>-------------------------------------------------------------------------------------------------------</w:t>
      </w:r>
    </w:p>
    <w:p w14:paraId="0C80761F" w14:textId="1D4ED4F4" w:rsidR="00A43A0A" w:rsidRDefault="00A43A0A">
      <w:r>
        <w:t>S2E1: Sandpoint Awaits</w:t>
      </w:r>
    </w:p>
    <w:p w14:paraId="68BC1715" w14:textId="1818DA6E" w:rsidR="000A1E44" w:rsidRDefault="007323D2">
      <w:r>
        <w:t xml:space="preserve">As Javis related, we </w:t>
      </w:r>
      <w:r w:rsidR="00AB203A">
        <w:t>are bound for Sandpoint, the place where the heroes also began our journey, to seek a man who might know</w:t>
      </w:r>
      <w:r w:rsidR="00D6215D">
        <w:t xml:space="preserve"> something about the horn we </w:t>
      </w:r>
      <w:proofErr w:type="spellStart"/>
      <w:r w:rsidR="00D6215D">
        <w:t>prised</w:t>
      </w:r>
      <w:proofErr w:type="spellEnd"/>
      <w:r w:rsidR="00D6215D">
        <w:t xml:space="preserve"> from </w:t>
      </w:r>
      <w:proofErr w:type="spellStart"/>
      <w:r w:rsidR="00D6215D">
        <w:t>Metriemar</w:t>
      </w:r>
      <w:proofErr w:type="spellEnd"/>
      <w:r w:rsidR="00D6215D">
        <w:t xml:space="preserve">. I was only half listening, instead </w:t>
      </w:r>
      <w:r w:rsidR="00B97D24">
        <w:t xml:space="preserve">thinking how fantastic this all was, to have met the members of the Pride.  And I wondered what my </w:t>
      </w:r>
      <w:proofErr w:type="spellStart"/>
      <w:r w:rsidR="00B97D24">
        <w:t>Da</w:t>
      </w:r>
      <w:proofErr w:type="spellEnd"/>
      <w:r w:rsidR="00B97D24">
        <w:t xml:space="preserve"> would/will say </w:t>
      </w:r>
      <w:r w:rsidR="0033288A">
        <w:t>to this, or even if he would believe me.  I think he secretly loved those stories as much as I did</w:t>
      </w:r>
      <w:r w:rsidR="000E0115">
        <w:t>; he admired particularly the stoic, wise Vistaro. I clutched the staff even tighter.</w:t>
      </w:r>
      <w:r w:rsidR="00E46919">
        <w:t xml:space="preserve"> But also, there was a lot of blood and death.</w:t>
      </w:r>
    </w:p>
    <w:p w14:paraId="6EDFA6AD" w14:textId="415C9672" w:rsidR="009139AA" w:rsidRPr="009139AA" w:rsidRDefault="002C7C7D" w:rsidP="009139AA">
      <w:r>
        <w:t xml:space="preserve">Hans has been busy writing and figuring. </w:t>
      </w:r>
      <w:r w:rsidR="009139AA">
        <w:t xml:space="preserve">“I have been thinking; </w:t>
      </w:r>
      <w:r w:rsidR="009139AA" w:rsidRPr="009139AA">
        <w:t xml:space="preserve">our group </w:t>
      </w:r>
      <w:r w:rsidR="00857EB6">
        <w:t>i</w:t>
      </w:r>
      <w:r w:rsidR="009139AA" w:rsidRPr="009139AA">
        <w:t>s a micro-</w:t>
      </w:r>
      <w:proofErr w:type="gramStart"/>
      <w:r w:rsidR="009139AA" w:rsidRPr="009139AA">
        <w:t>society</w:t>
      </w:r>
      <w:proofErr w:type="gramEnd"/>
      <w:r w:rsidR="009139AA" w:rsidRPr="009139AA">
        <w:t xml:space="preserve"> </w:t>
      </w:r>
      <w:r w:rsidR="00857EB6">
        <w:t>and we should have</w:t>
      </w:r>
      <w:r w:rsidR="009139AA" w:rsidRPr="009139AA">
        <w:t xml:space="preserve"> governing principles. For us to thrive as a community, we must balance individualism with the greater good. To this end, I propose that we vote on a group acquisitions tax rate. </w:t>
      </w:r>
      <w:proofErr w:type="gramStart"/>
      <w:r w:rsidR="009139AA" w:rsidRPr="009139AA">
        <w:t>That is to say, let</w:t>
      </w:r>
      <w:proofErr w:type="gramEnd"/>
      <w:r w:rsidR="009139AA" w:rsidRPr="009139AA">
        <w:t xml:space="preserve"> us choose some fraction of our gains </w:t>
      </w:r>
      <w:proofErr w:type="gramStart"/>
      <w:r w:rsidR="009139AA" w:rsidRPr="009139AA">
        <w:t>be</w:t>
      </w:r>
      <w:proofErr w:type="gramEnd"/>
      <w:r w:rsidR="009139AA" w:rsidRPr="009139AA">
        <w:t xml:space="preserve"> taxed for our community’s benefit. These funds will be used to ensure synergy and efficiency in our endeavors — the best allotment of which can be voted on </w:t>
      </w:r>
      <w:proofErr w:type="gramStart"/>
      <w:r w:rsidR="009139AA" w:rsidRPr="009139AA">
        <w:t>democratically, or</w:t>
      </w:r>
      <w:proofErr w:type="gramEnd"/>
      <w:r w:rsidR="009139AA" w:rsidRPr="009139AA">
        <w:t xml:space="preserve"> determined by an authoritarian Hans… erm handler... to keep the process orderly and expedient. While we may debate this tax rate, and it may have to be re-evaluated as we progress through our journey, I would like to </w:t>
      </w:r>
      <w:proofErr w:type="gramStart"/>
      <w:r w:rsidR="009139AA" w:rsidRPr="009139AA">
        <w:t>pose</w:t>
      </w:r>
      <w:proofErr w:type="gramEnd"/>
      <w:r w:rsidR="009139AA" w:rsidRPr="009139AA">
        <w:t xml:space="preserve"> a preliminary rate of 50%. The remaining funds will be distributed evenly between members.</w:t>
      </w:r>
      <w:r w:rsidR="00335D56">
        <w:t>”</w:t>
      </w:r>
    </w:p>
    <w:p w14:paraId="40358556" w14:textId="323F4FB0" w:rsidR="009139AA" w:rsidRDefault="00335D56" w:rsidP="009139AA">
      <w:r>
        <w:t>“</w:t>
      </w:r>
      <w:r w:rsidR="00B15B16">
        <w:t>I</w:t>
      </w:r>
      <w:r w:rsidR="009139AA" w:rsidRPr="009139AA">
        <w:t xml:space="preserve"> secondarily suggest that individual members of our society be allowed to propose an item be classified as a ’tool of the society’ — please, no jokes… this is not the time </w:t>
      </w:r>
      <w:proofErr w:type="gramStart"/>
      <w:r w:rsidR="009139AA" w:rsidRPr="009139AA">
        <w:t>—</w:t>
      </w:r>
      <w:r w:rsidR="00B15B16">
        <w:t>..</w:t>
      </w:r>
      <w:proofErr w:type="gramEnd"/>
      <w:r w:rsidR="00B15B16">
        <w:t xml:space="preserve"> </w:t>
      </w:r>
      <w:proofErr w:type="gramStart"/>
      <w:r w:rsidR="00B15B16">
        <w:t>“ he</w:t>
      </w:r>
      <w:proofErr w:type="gramEnd"/>
      <w:r w:rsidR="00B15B16">
        <w:t xml:space="preserve"> trailed off. I hope it was </w:t>
      </w:r>
      <w:r w:rsidR="005205DD">
        <w:t xml:space="preserve">not because of my vacant look. I am sure these were totally worthwhile </w:t>
      </w:r>
      <w:r w:rsidR="00593407">
        <w:t>suggestions,</w:t>
      </w:r>
      <w:r w:rsidR="00E37955">
        <w:t xml:space="preserve"> but I was tired and my mind was elsewhere. Anywhere.</w:t>
      </w:r>
    </w:p>
    <w:p w14:paraId="32D6CE1A" w14:textId="7EC6534F" w:rsidR="00E37955" w:rsidRPr="009139AA" w:rsidRDefault="00E37955" w:rsidP="009139AA">
      <w:pPr>
        <w:pBdr>
          <w:bottom w:val="single" w:sz="6" w:space="1" w:color="auto"/>
        </w:pBdr>
      </w:pPr>
      <w:r>
        <w:t>“Jah, let us perhaps take this up in the morning then”.</w:t>
      </w:r>
    </w:p>
    <w:p w14:paraId="1B68CDF4" w14:textId="4EE066BB" w:rsidR="00FD11E3" w:rsidRDefault="008218F8">
      <w:r>
        <w:lastRenderedPageBreak/>
        <w:t xml:space="preserve">We put off discussions </w:t>
      </w:r>
      <w:proofErr w:type="gramStart"/>
      <w:r>
        <w:t>of</w:t>
      </w:r>
      <w:proofErr w:type="gramEnd"/>
      <w:r>
        <w:t xml:space="preserve"> </w:t>
      </w:r>
      <w:proofErr w:type="gramStart"/>
      <w:r w:rsidR="00F03752">
        <w:t>coin</w:t>
      </w:r>
      <w:proofErr w:type="gramEnd"/>
      <w:r w:rsidR="00F03752">
        <w:t>. We could never tell exactly where Javis was, and it was not like we didn’t trust him</w:t>
      </w:r>
      <w:r w:rsidR="002A255F">
        <w:t xml:space="preserve">, but well, I guess </w:t>
      </w:r>
      <w:r w:rsidR="00E46919">
        <w:t>we didn’t. I couldn’t get over the undeath smell, myself</w:t>
      </w:r>
      <w:r w:rsidR="00634EEB">
        <w:t xml:space="preserve"> so I tried to be where he wasn’t.  I hoped that what he was often munching on was a bag of </w:t>
      </w:r>
      <w:proofErr w:type="gramStart"/>
      <w:r w:rsidR="003C76C9">
        <w:t>peanuts, and</w:t>
      </w:r>
      <w:proofErr w:type="gramEnd"/>
      <w:r w:rsidR="002A602F">
        <w:t xml:space="preserve"> tried to ignore how wet they looked. Were boiled peanuts a thing?</w:t>
      </w:r>
      <w:r w:rsidR="00086B6B">
        <w:t xml:space="preserve"> He said little</w:t>
      </w:r>
      <w:r w:rsidR="0030721A">
        <w:t xml:space="preserve">, and his promised explanation consisting of telling us we must seek out a scholar named </w:t>
      </w:r>
      <w:proofErr w:type="spellStart"/>
      <w:r w:rsidR="0030721A">
        <w:t>Brodert</w:t>
      </w:r>
      <w:proofErr w:type="spellEnd"/>
      <w:r w:rsidR="0030721A">
        <w:t xml:space="preserve"> Quint and show him the horn. Oh, </w:t>
      </w:r>
      <w:proofErr w:type="gramStart"/>
      <w:r w:rsidR="0030721A">
        <w:t>and that</w:t>
      </w:r>
      <w:proofErr w:type="gramEnd"/>
      <w:r w:rsidR="0030721A">
        <w:t xml:space="preserve"> </w:t>
      </w:r>
      <w:r w:rsidR="00EA1DD2">
        <w:t>we should bring him some sausage rolls from Sandpoint Savories.</w:t>
      </w:r>
      <w:r w:rsidR="00C8174A">
        <w:t xml:space="preserve"> I wondered again about the bag of “peanuts.”</w:t>
      </w:r>
    </w:p>
    <w:p w14:paraId="5FB4B091" w14:textId="47C7B992" w:rsidR="002A602F" w:rsidRDefault="008C7054">
      <w:r>
        <w:t>It was a strange trip</w:t>
      </w:r>
      <w:r w:rsidR="006208A0">
        <w:t>.</w:t>
      </w:r>
      <w:r w:rsidR="00577A6E">
        <w:t xml:space="preserve"> The sea was made for brooding. </w:t>
      </w:r>
      <w:r w:rsidR="006208A0">
        <w:t xml:space="preserve"> But nothing could be stranger than what we already </w:t>
      </w:r>
      <w:r w:rsidR="004516BB">
        <w:t>lived</w:t>
      </w:r>
      <w:r w:rsidR="006208A0">
        <w:t xml:space="preserve"> through,</w:t>
      </w:r>
      <w:r w:rsidR="004516BB">
        <w:t xml:space="preserve"> and </w:t>
      </w:r>
      <w:r w:rsidR="007958C3">
        <w:t xml:space="preserve">that was somehow comforting. </w:t>
      </w:r>
      <w:r w:rsidR="007276EF">
        <w:t xml:space="preserve">I thought of what </w:t>
      </w:r>
      <w:proofErr w:type="spellStart"/>
      <w:r w:rsidR="007276EF">
        <w:t>Vistaro</w:t>
      </w:r>
      <w:proofErr w:type="spellEnd"/>
      <w:r w:rsidR="007276EF">
        <w:t xml:space="preserve"> would say, something like, </w:t>
      </w:r>
      <w:r w:rsidR="004D632D">
        <w:t>“and yet, you all have survived; sometimes that is the best you can do”.</w:t>
      </w:r>
      <w:r w:rsidR="007958C3">
        <w:t xml:space="preserve"> </w:t>
      </w:r>
    </w:p>
    <w:p w14:paraId="12B5E953" w14:textId="4EFDA242" w:rsidR="00861E7B" w:rsidRDefault="00D94534">
      <w:r>
        <w:t xml:space="preserve">And so, after 3 days, we saw Sandpoint </w:t>
      </w:r>
      <w:r w:rsidR="00086B6B">
        <w:t>by the cracking light of dawn and rowed ashore</w:t>
      </w:r>
      <w:r w:rsidR="00272FBD">
        <w:t xml:space="preserve">. The first person we saw was a grizzled seaman with a salt-and-pepper </w:t>
      </w:r>
      <w:r w:rsidR="009D2096">
        <w:t xml:space="preserve">beard and a </w:t>
      </w:r>
      <w:r w:rsidR="00325FC4">
        <w:t xml:space="preserve">perpetual squint. We greeted </w:t>
      </w:r>
      <w:proofErr w:type="gramStart"/>
      <w:r w:rsidR="00325FC4">
        <w:t>him</w:t>
      </w:r>
      <w:proofErr w:type="gramEnd"/>
      <w:r w:rsidR="00325FC4">
        <w:t xml:space="preserve"> good </w:t>
      </w:r>
      <w:r w:rsidR="0097233F">
        <w:t>morning and</w:t>
      </w:r>
      <w:r w:rsidR="00325FC4">
        <w:t xml:space="preserve"> asked of a </w:t>
      </w:r>
      <w:proofErr w:type="gramStart"/>
      <w:r w:rsidR="00325FC4">
        <w:t>place</w:t>
      </w:r>
      <w:proofErr w:type="gramEnd"/>
      <w:r w:rsidR="00325FC4">
        <w:t xml:space="preserve"> we might get some food, and perhaps lodging. </w:t>
      </w:r>
      <w:r w:rsidR="005020B6">
        <w:t xml:space="preserve">“Aye” he said, “Most of the adventurers </w:t>
      </w:r>
      <w:r w:rsidR="00AE3B75">
        <w:t>seek out the Rusty Dragon. Up there a few streets and then right</w:t>
      </w:r>
      <w:r w:rsidR="005F5DEC">
        <w:t xml:space="preserve">. Good day, travelers”.  That was apparently as much as we </w:t>
      </w:r>
      <w:proofErr w:type="gramStart"/>
      <w:r w:rsidR="005F5DEC">
        <w:t>rated</w:t>
      </w:r>
      <w:proofErr w:type="gramEnd"/>
      <w:r w:rsidR="005F5DEC">
        <w:t xml:space="preserve"> and he turned his attention back to bundling his nets.</w:t>
      </w:r>
    </w:p>
    <w:p w14:paraId="37CD2D38" w14:textId="17067ED5" w:rsidR="005F5DEC" w:rsidRDefault="00941A0A">
      <w:r>
        <w:t xml:space="preserve">The Rusty Dragon looked old, but was well </w:t>
      </w:r>
      <w:r w:rsidR="00806C30">
        <w:t xml:space="preserve">kept, and a </w:t>
      </w:r>
      <w:proofErr w:type="gramStart"/>
      <w:r w:rsidR="00806C30">
        <w:t>small gnarled</w:t>
      </w:r>
      <w:proofErr w:type="gramEnd"/>
      <w:r w:rsidR="00806C30">
        <w:t xml:space="preserve"> woman</w:t>
      </w:r>
      <w:r w:rsidR="000A769C">
        <w:t xml:space="preserve"> who named herself </w:t>
      </w:r>
      <w:proofErr w:type="spellStart"/>
      <w:r w:rsidR="000A769C">
        <w:t>B’ethena</w:t>
      </w:r>
      <w:proofErr w:type="spellEnd"/>
      <w:r w:rsidR="00806C30">
        <w:t xml:space="preserve"> greeted us as we entered the main room. </w:t>
      </w:r>
      <w:r w:rsidR="00610DB5">
        <w:t xml:space="preserve">They were setting </w:t>
      </w:r>
      <w:proofErr w:type="gramStart"/>
      <w:r w:rsidR="00610DB5">
        <w:t>up, but</w:t>
      </w:r>
      <w:proofErr w:type="gramEnd"/>
      <w:r w:rsidR="00610DB5">
        <w:t xml:space="preserve"> would </w:t>
      </w:r>
      <w:r w:rsidR="006F11B6">
        <w:t xml:space="preserve">see what might be available and she left us to it. Brusque, but not unkind; so different from the </w:t>
      </w:r>
      <w:r w:rsidR="00196467">
        <w:t xml:space="preserve">poorly hid hostility of </w:t>
      </w:r>
      <w:r w:rsidR="00655B7F">
        <w:t xml:space="preserve">the citizens in </w:t>
      </w:r>
      <w:r w:rsidR="00196467">
        <w:t xml:space="preserve">Iron Harbor (at least at first). </w:t>
      </w:r>
    </w:p>
    <w:p w14:paraId="05A77F44" w14:textId="50150A3C" w:rsidR="00861E7B" w:rsidRDefault="00C36083">
      <w:r>
        <w:t>We started to discuss what must be done, but before this, Hans quite rightly pointed out we could resupply here</w:t>
      </w:r>
      <w:r w:rsidR="009500D4">
        <w:t xml:space="preserve"> and so should consider the splitting of our </w:t>
      </w:r>
      <w:proofErr w:type="gramStart"/>
      <w:r w:rsidR="009500D4">
        <w:t>hard won</w:t>
      </w:r>
      <w:proofErr w:type="gramEnd"/>
      <w:r w:rsidR="009500D4">
        <w:t xml:space="preserve"> </w:t>
      </w:r>
      <w:r w:rsidR="005B5FB4">
        <w:t xml:space="preserve">coin and goods. He made </w:t>
      </w:r>
      <w:r w:rsidR="007758F7">
        <w:t>many suggestions. Many. Some of which were quite good. Eventually we agreed on</w:t>
      </w:r>
      <w:r w:rsidR="00263BB5">
        <w:t xml:space="preserve"> how it should be done, although I confess I did not pay so much attention once it became clear I could </w:t>
      </w:r>
      <w:r w:rsidR="00005435">
        <w:t xml:space="preserve">transfer the magic from </w:t>
      </w:r>
      <w:proofErr w:type="spellStart"/>
      <w:r w:rsidR="00005435">
        <w:t>Meitremar’s</w:t>
      </w:r>
      <w:proofErr w:type="spellEnd"/>
      <w:r w:rsidR="00005435">
        <w:t xml:space="preserve"> weapon to my own. Hans was a bit put out I did not just take the </w:t>
      </w:r>
      <w:r w:rsidR="00B81B9B">
        <w:t>weapon and</w:t>
      </w:r>
      <w:r w:rsidR="00BB1CD1">
        <w:t xml:space="preserve"> didn’t really seem to understand it was important to me to wield</w:t>
      </w:r>
      <w:r w:rsidR="003B5F1E">
        <w:t xml:space="preserve"> a Morningstar to honor</w:t>
      </w:r>
      <w:r w:rsidR="00BB1CD1">
        <w:t xml:space="preserve"> Milani</w:t>
      </w:r>
      <w:r w:rsidR="003B5F1E">
        <w:t xml:space="preserve">. </w:t>
      </w:r>
      <w:r w:rsidR="003F74AF">
        <w:t xml:space="preserve">No matter, this would make me less useless- no, </w:t>
      </w:r>
      <w:proofErr w:type="spellStart"/>
      <w:r w:rsidR="003F74AF">
        <w:t>Vistaro</w:t>
      </w:r>
      <w:proofErr w:type="spellEnd"/>
      <w:r w:rsidR="003F74AF">
        <w:t xml:space="preserve"> would say</w:t>
      </w:r>
      <w:r w:rsidR="00702E3A">
        <w:t xml:space="preserve">, “better able to protect my friends” so it was fine. </w:t>
      </w:r>
      <w:r w:rsidR="00D1734A">
        <w:t xml:space="preserve"> But everyone was q</w:t>
      </w:r>
      <w:r w:rsidR="001D0265">
        <w:t xml:space="preserve">uite </w:t>
      </w:r>
      <w:proofErr w:type="gramStart"/>
      <w:r w:rsidR="0067412B">
        <w:t>accepting of</w:t>
      </w:r>
      <w:proofErr w:type="gramEnd"/>
      <w:r w:rsidR="00CF38F9">
        <w:t xml:space="preserve"> </w:t>
      </w:r>
      <w:r w:rsidR="001D0265">
        <w:t xml:space="preserve">the idea that whatever made one of us stronger helped us all, and </w:t>
      </w:r>
      <w:r w:rsidR="00AB07FE">
        <w:t xml:space="preserve">everyone was content. </w:t>
      </w:r>
      <w:r w:rsidR="00CF38F9">
        <w:t xml:space="preserve"> I was gr</w:t>
      </w:r>
      <w:r w:rsidR="00C76F9A">
        <w:t>ateful nobody put their purse before the friends</w:t>
      </w:r>
      <w:r w:rsidR="00D1782C">
        <w:t xml:space="preserve">; it is very rare to have companions </w:t>
      </w:r>
      <w:r w:rsidR="00057442">
        <w:t>of such character</w:t>
      </w:r>
      <w:r w:rsidR="00BB5102">
        <w:t>.</w:t>
      </w:r>
    </w:p>
    <w:p w14:paraId="307718EC" w14:textId="01E5FF9B" w:rsidR="00861E7B" w:rsidRDefault="00DD504F">
      <w:r>
        <w:t>Somehow, it was still very early after all the decision making</w:t>
      </w:r>
      <w:r w:rsidR="00B465FA">
        <w:t xml:space="preserve"> and the acquiring of rooms. Zunk paid </w:t>
      </w:r>
      <w:proofErr w:type="spellStart"/>
      <w:r w:rsidR="00B465FA">
        <w:t>B’ethena</w:t>
      </w:r>
      <w:proofErr w:type="spellEnd"/>
      <w:r w:rsidR="00B465FA">
        <w:t xml:space="preserve"> </w:t>
      </w:r>
      <w:r w:rsidR="00F94022">
        <w:t xml:space="preserve">a generous amount over the requested price </w:t>
      </w:r>
      <w:r w:rsidR="001418B7">
        <w:t xml:space="preserve">and she instantly became less brusque. Zunk knows </w:t>
      </w:r>
      <w:r w:rsidR="00AD7C70">
        <w:t xml:space="preserve">what they are doing. </w:t>
      </w:r>
      <w:r w:rsidR="00AE1897">
        <w:t>The innkeeper helpfully gave us</w:t>
      </w:r>
      <w:r w:rsidR="00AD7C70">
        <w:t xml:space="preserve"> the </w:t>
      </w:r>
      <w:r w:rsidR="00AD7C70">
        <w:lastRenderedPageBreak/>
        <w:t xml:space="preserve">locations of </w:t>
      </w:r>
      <w:r w:rsidR="00AE1897">
        <w:t xml:space="preserve">a </w:t>
      </w:r>
      <w:proofErr w:type="gramStart"/>
      <w:r w:rsidR="00AE1897">
        <w:t>smithy</w:t>
      </w:r>
      <w:proofErr w:type="gramEnd"/>
      <w:r w:rsidR="00AE1897">
        <w:t xml:space="preserve">, </w:t>
      </w:r>
      <w:r w:rsidR="00A865AB">
        <w:t xml:space="preserve">Quint’s hangouts, and the local </w:t>
      </w:r>
      <w:r w:rsidR="005A2A70">
        <w:t>caster society so we set about our business.</w:t>
      </w:r>
    </w:p>
    <w:p w14:paraId="559D9EF4" w14:textId="412EFEFB" w:rsidR="005A2A70" w:rsidRDefault="00E71B91">
      <w:r>
        <w:t xml:space="preserve">The smith was professional and courteous, happy to take our coin and </w:t>
      </w:r>
      <w:proofErr w:type="gramStart"/>
      <w:r w:rsidR="001C0559">
        <w:t>assuring</w:t>
      </w:r>
      <w:proofErr w:type="gramEnd"/>
      <w:r w:rsidR="001C0559">
        <w:t xml:space="preserve"> delivery in 4 days. It was hard to give over my precious Morningstar, but it was in good hands, and I still had my hammer. </w:t>
      </w:r>
      <w:r w:rsidR="00194936">
        <w:t xml:space="preserve"> </w:t>
      </w:r>
      <w:r w:rsidR="00EC6467">
        <w:t xml:space="preserve">The Curious Goblin, a </w:t>
      </w:r>
      <w:proofErr w:type="spellStart"/>
      <w:r w:rsidR="00F21209">
        <w:t>parlour</w:t>
      </w:r>
      <w:proofErr w:type="spellEnd"/>
      <w:r w:rsidR="00F21209">
        <w:t xml:space="preserve"> and bookstore, was Quint’s favored ground so we headed there. </w:t>
      </w:r>
      <w:r w:rsidR="005133D1">
        <w:t xml:space="preserve">The proprietor was named Chesty or </w:t>
      </w:r>
      <w:proofErr w:type="spellStart"/>
      <w:r w:rsidR="005133D1">
        <w:t>Chestman</w:t>
      </w:r>
      <w:proofErr w:type="spellEnd"/>
      <w:r w:rsidR="005133D1">
        <w:t xml:space="preserve"> or something</w:t>
      </w:r>
      <w:r w:rsidR="0058669D">
        <w:t>; I immediately stopped paying much attention. He was the over</w:t>
      </w:r>
      <w:r w:rsidR="000573CD">
        <w:t xml:space="preserve">grown version of the </w:t>
      </w:r>
      <w:proofErr w:type="spellStart"/>
      <w:r w:rsidR="000573CD">
        <w:t>fisherboys</w:t>
      </w:r>
      <w:proofErr w:type="spellEnd"/>
      <w:r w:rsidR="000573CD">
        <w:t xml:space="preserve"> I knew; </w:t>
      </w:r>
      <w:r w:rsidR="002D68A2">
        <w:t xml:space="preserve">self-absorbed and blustery, </w:t>
      </w:r>
      <w:r w:rsidR="000554E3">
        <w:t xml:space="preserve">sorting women into two classes-available and not. </w:t>
      </w:r>
    </w:p>
    <w:p w14:paraId="025CE528" w14:textId="3D3B8A54" w:rsidR="002B2396" w:rsidRDefault="002B2396">
      <w:r>
        <w:t xml:space="preserve">“Ah welcome adventurers” he </w:t>
      </w:r>
      <w:r w:rsidR="001D5029">
        <w:t xml:space="preserve">said. He was the friendliest </w:t>
      </w:r>
      <w:r w:rsidR="00F206BF">
        <w:t xml:space="preserve">townie we had encountered, but there was more than a little performance behind it, perhaps. </w:t>
      </w:r>
      <w:r w:rsidR="00090D1A">
        <w:t xml:space="preserve">“It is always a pleasure to meet another band of brave seekers.  I used to be </w:t>
      </w:r>
      <w:r w:rsidR="00344D7E">
        <w:t xml:space="preserve">an adventurer </w:t>
      </w:r>
      <w:proofErr w:type="gramStart"/>
      <w:r w:rsidR="00344D7E">
        <w:t>myself, and</w:t>
      </w:r>
      <w:proofErr w:type="gramEnd"/>
      <w:r w:rsidR="00344D7E">
        <w:t xml:space="preserve"> had quite a reputation</w:t>
      </w:r>
      <w:r w:rsidR="00B508E1">
        <w:t xml:space="preserve">. Perhaps you have heard” He extended his </w:t>
      </w:r>
      <w:proofErr w:type="spellStart"/>
      <w:r w:rsidR="00B508E1">
        <w:t>had</w:t>
      </w:r>
      <w:proofErr w:type="spellEnd"/>
      <w:r w:rsidR="00B508E1">
        <w:t xml:space="preserve"> for mine, lips pursed. Oh, yuk.  I smiled politely</w:t>
      </w:r>
      <w:r w:rsidR="001562C7">
        <w:t xml:space="preserve"> and introduced myself, leaving the hand questing. </w:t>
      </w:r>
      <w:r w:rsidR="00913202">
        <w:t xml:space="preserve">More sweetness. I am pretty sure I managed to avoid rolling my eyes. </w:t>
      </w:r>
    </w:p>
    <w:p w14:paraId="38C49CCB" w14:textId="163C4A96" w:rsidR="00913202" w:rsidRDefault="00FD62F6">
      <w:r>
        <w:t xml:space="preserve">Eventually </w:t>
      </w:r>
      <w:r w:rsidR="000507DE">
        <w:t>I think he sorted me into the “unavailable” bin, or perhaps the “not yet available” bin and moved on, greeting each</w:t>
      </w:r>
      <w:r w:rsidR="00DC58DF">
        <w:t xml:space="preserve"> in turn. His best smile was reserved for Zunk, </w:t>
      </w:r>
      <w:r w:rsidR="00E96D3A">
        <w:t xml:space="preserve">chortling how it was such an unexpected delight to have a goblin </w:t>
      </w:r>
      <w:r w:rsidR="00E17719">
        <w:t xml:space="preserve">standing in his so-named establishment, </w:t>
      </w:r>
      <w:r w:rsidR="003752C4">
        <w:t xml:space="preserve">and launched </w:t>
      </w:r>
      <w:r w:rsidR="006D4AE3">
        <w:t xml:space="preserve">quite unbidden into how the Curious Goblin </w:t>
      </w:r>
      <w:r w:rsidR="00886AA6">
        <w:t>acquired its name.  He was quite</w:t>
      </w:r>
      <w:r w:rsidR="0005558F">
        <w:t xml:space="preserve"> the talker, again managing to mention his </w:t>
      </w:r>
      <w:r w:rsidR="00055361">
        <w:t xml:space="preserve">adventuring past (eyeing me </w:t>
      </w:r>
      <w:r w:rsidR="00E64CD1">
        <w:t xml:space="preserve">for any change in my reaction, of which there was none), while </w:t>
      </w:r>
      <w:r w:rsidR="004C78F4">
        <w:t xml:space="preserve">relaying the name came from a poem written by his grandfather. Quite the </w:t>
      </w:r>
      <w:r w:rsidR="00716BDD">
        <w:t xml:space="preserve">big deal in its day, apparently.  Zunk bought a copy of </w:t>
      </w:r>
      <w:r w:rsidR="0053011F">
        <w:t>collected works, which set off another round of, flirting, I think</w:t>
      </w:r>
      <w:r w:rsidR="00580D95">
        <w:t xml:space="preserve">, ultimately concluding in </w:t>
      </w:r>
      <w:proofErr w:type="spellStart"/>
      <w:proofErr w:type="gramStart"/>
      <w:r w:rsidR="00580D95">
        <w:t>a</w:t>
      </w:r>
      <w:proofErr w:type="spellEnd"/>
      <w:proofErr w:type="gramEnd"/>
      <w:r w:rsidR="00580D95">
        <w:t xml:space="preserve"> offer from Chesty to perform a reading. </w:t>
      </w:r>
      <w:r w:rsidR="00771A26">
        <w:t xml:space="preserve">We of </w:t>
      </w:r>
      <w:proofErr w:type="gramStart"/>
      <w:r w:rsidR="00771A26">
        <w:t>course,</w:t>
      </w:r>
      <w:proofErr w:type="gramEnd"/>
      <w:r w:rsidR="00771A26">
        <w:t xml:space="preserve"> must attend</w:t>
      </w:r>
      <w:r w:rsidR="002A56C1">
        <w:t>, staring hard at Zunk and then me</w:t>
      </w:r>
      <w:r w:rsidR="00566A79">
        <w:t xml:space="preserve">. I was bemused, and maybe a little irritated although I was not sure why. </w:t>
      </w:r>
    </w:p>
    <w:p w14:paraId="41E8A20E" w14:textId="1EC8156F" w:rsidR="00E931F7" w:rsidRDefault="00E931F7">
      <w:r>
        <w:t>I felt a little bad</w:t>
      </w:r>
      <w:r w:rsidR="00560DBE">
        <w:t xml:space="preserve"> and wanted to </w:t>
      </w:r>
      <w:r w:rsidR="00482749">
        <w:t xml:space="preserve">not seem so </w:t>
      </w:r>
      <w:proofErr w:type="gramStart"/>
      <w:r w:rsidR="00482749">
        <w:t>standoffish</w:t>
      </w:r>
      <w:r>
        <w:t>, and</w:t>
      </w:r>
      <w:proofErr w:type="gramEnd"/>
      <w:r>
        <w:t xml:space="preserve"> so </w:t>
      </w:r>
      <w:r w:rsidR="002C4BCF">
        <w:t>inquired about whether he had stories of The Pride, thinking this was perhaps the perfect place</w:t>
      </w:r>
      <w:r w:rsidR="00560DBE">
        <w:t xml:space="preserve">. </w:t>
      </w:r>
      <w:r w:rsidR="00482749">
        <w:t xml:space="preserve">I bought </w:t>
      </w:r>
      <w:r w:rsidR="0074781B">
        <w:t xml:space="preserve">“The Complete and Authorized </w:t>
      </w:r>
      <w:proofErr w:type="gramStart"/>
      <w:r w:rsidR="0074781B">
        <w:t>A</w:t>
      </w:r>
      <w:proofErr w:type="gramEnd"/>
      <w:r w:rsidR="0074781B">
        <w:t xml:space="preserve"> Kitty’s Tale” which contained some stories </w:t>
      </w:r>
      <w:r w:rsidR="00E974D6">
        <w:t>new to me, and beamed with satisfaction, complementing him on his wonderful st</w:t>
      </w:r>
      <w:r w:rsidR="00DD5458">
        <w:t xml:space="preserve">ore. Chesty, now buoyed by the attention and coin </w:t>
      </w:r>
      <w:r w:rsidR="003F27BD">
        <w:t xml:space="preserve">responded in good cheer to our inquiries about Quint. </w:t>
      </w:r>
      <w:r w:rsidR="00266E9C">
        <w:t xml:space="preserve">He </w:t>
      </w:r>
      <w:r w:rsidR="00E96841">
        <w:t>related that Quint was indeed a frequent customer</w:t>
      </w:r>
      <w:r w:rsidR="00301139">
        <w:t xml:space="preserve">, and </w:t>
      </w:r>
      <w:r w:rsidR="00897761">
        <w:t xml:space="preserve">baring other activities, generally showed up </w:t>
      </w:r>
      <w:r w:rsidR="002F4636">
        <w:t xml:space="preserve">midmorning. </w:t>
      </w:r>
    </w:p>
    <w:p w14:paraId="2B7E1B9C" w14:textId="0D311F80" w:rsidR="002F4636" w:rsidRDefault="002F4636">
      <w:r>
        <w:t xml:space="preserve">“Ahh, </w:t>
      </w:r>
      <w:proofErr w:type="gramStart"/>
      <w:r>
        <w:t xml:space="preserve">good </w:t>
      </w:r>
      <w:proofErr w:type="spellStart"/>
      <w:r>
        <w:t>good</w:t>
      </w:r>
      <w:proofErr w:type="spellEnd"/>
      <w:proofErr w:type="gramEnd"/>
      <w:r>
        <w:t xml:space="preserve">” says </w:t>
      </w:r>
      <w:proofErr w:type="gramStart"/>
      <w:r>
        <w:t>Hans</w:t>
      </w:r>
      <w:proofErr w:type="gramEnd"/>
      <w:r w:rsidR="00412D03">
        <w:t xml:space="preserve"> “we have a most interesting ancient artifact we are most keen to show him” and Zunk chose that </w:t>
      </w:r>
      <w:r w:rsidR="007C0871">
        <w:t>moment to</w:t>
      </w:r>
      <w:r w:rsidR="00043CFF">
        <w:t xml:space="preserve"> have a coughing fit</w:t>
      </w:r>
      <w:r w:rsidR="004E6D5B">
        <w:t xml:space="preserve"> before Hans offered </w:t>
      </w:r>
      <w:r w:rsidR="004E6D5B">
        <w:lastRenderedPageBreak/>
        <w:t>more</w:t>
      </w:r>
      <w:r w:rsidR="00043CFF">
        <w:t xml:space="preserve">.  </w:t>
      </w:r>
      <w:r w:rsidR="007201F5">
        <w:t xml:space="preserve">The somewhat awkward silence </w:t>
      </w:r>
      <w:r w:rsidR="00D62282">
        <w:t>lingered for</w:t>
      </w:r>
      <w:r w:rsidR="007766EF">
        <w:t xml:space="preserve"> a bit till Hans </w:t>
      </w:r>
      <w:r w:rsidR="00CD7D3A">
        <w:t>recovered and exclaimed “</w:t>
      </w:r>
      <w:r w:rsidR="00535236">
        <w:t xml:space="preserve">I see across the way Sandpoint Savories, </w:t>
      </w:r>
      <w:r w:rsidR="00B36038">
        <w:t>I suggest we visit this establishment and procure</w:t>
      </w:r>
      <w:r w:rsidR="00D33919">
        <w:t xml:space="preserve"> nibbles for our friend. Hopefully </w:t>
      </w:r>
      <w:proofErr w:type="spellStart"/>
      <w:r w:rsidR="00D33919">
        <w:t>Brodert</w:t>
      </w:r>
      <w:proofErr w:type="spellEnd"/>
      <w:r w:rsidR="00D33919">
        <w:t xml:space="preserve"> will </w:t>
      </w:r>
      <w:r w:rsidR="0060311D">
        <w:t>show up in the meantime”</w:t>
      </w:r>
    </w:p>
    <w:p w14:paraId="5242D7F2" w14:textId="1AC3E24B" w:rsidR="0060311D" w:rsidRDefault="00995CF5">
      <w:r>
        <w:t xml:space="preserve">Hans bought a truly impressive amount of sausage rolls </w:t>
      </w:r>
      <w:r w:rsidR="00E10A41">
        <w:t>of</w:t>
      </w:r>
      <w:r>
        <w:t xml:space="preserve"> various </w:t>
      </w:r>
      <w:r w:rsidR="00E10A41">
        <w:t>types. “</w:t>
      </w:r>
      <w:proofErr w:type="spellStart"/>
      <w:proofErr w:type="gramStart"/>
      <w:r w:rsidR="00E10A41">
        <w:t>jah</w:t>
      </w:r>
      <w:proofErr w:type="spellEnd"/>
      <w:proofErr w:type="gramEnd"/>
      <w:r w:rsidR="00E10A41">
        <w:t xml:space="preserve">, we should be thorough-we don’t </w:t>
      </w:r>
      <w:r w:rsidR="00B40102">
        <w:t>know what he likes</w:t>
      </w:r>
      <w:r w:rsidR="00797BC3">
        <w:t>”</w:t>
      </w:r>
      <w:r w:rsidR="00B40102">
        <w:t xml:space="preserve"> and Zunk took this opportunity to probe the baker’s memories </w:t>
      </w:r>
      <w:r w:rsidR="00722917">
        <w:t xml:space="preserve">of Javis. Beyond </w:t>
      </w:r>
      <w:r w:rsidR="007E45D0">
        <w:t>recalling</w:t>
      </w:r>
      <w:r w:rsidR="00722917">
        <w:t xml:space="preserve"> him </w:t>
      </w:r>
      <w:r w:rsidR="008D6D70">
        <w:t>slightly, an</w:t>
      </w:r>
      <w:r w:rsidR="007E45D0">
        <w:t xml:space="preserve"> impressive feat given the time span, she </w:t>
      </w:r>
      <w:r w:rsidR="00513F54">
        <w:t xml:space="preserve">had little to say. Hans took the sausages </w:t>
      </w:r>
      <w:r w:rsidR="004B7C98">
        <w:t xml:space="preserve">to a side table, the baker moving on to other customers, where he took out a small </w:t>
      </w:r>
      <w:r w:rsidR="005838A7">
        <w:t xml:space="preserve">case and put them inside. </w:t>
      </w:r>
      <w:r w:rsidR="00AE2FEB">
        <w:t xml:space="preserve">It must have been something given to him by Javis to carry his treats. Just as I thought we would leave, Hans </w:t>
      </w:r>
      <w:r w:rsidR="005406D4">
        <w:t xml:space="preserve">opened the satchel again and murmured </w:t>
      </w:r>
      <w:proofErr w:type="gramStart"/>
      <w:r w:rsidR="005406D4">
        <w:t>“ Jah</w:t>
      </w:r>
      <w:proofErr w:type="gramEnd"/>
      <w:r w:rsidR="005406D4">
        <w:t>, well look at this</w:t>
      </w:r>
      <w:r w:rsidR="0088539B">
        <w:t xml:space="preserve">” and reached inside. </w:t>
      </w:r>
      <w:r w:rsidR="008D6D70">
        <w:t>and he pulled out a small pouch</w:t>
      </w:r>
      <w:r w:rsidR="00A50627">
        <w:t xml:space="preserve">, </w:t>
      </w:r>
      <w:r w:rsidR="00C902F9">
        <w:t xml:space="preserve">which upon opening, revealed </w:t>
      </w:r>
      <w:r w:rsidR="009A1436">
        <w:t xml:space="preserve">an abundance of gold </w:t>
      </w:r>
      <w:proofErr w:type="gramStart"/>
      <w:r w:rsidR="009A1436">
        <w:t>coin</w:t>
      </w:r>
      <w:proofErr w:type="gramEnd"/>
      <w:r w:rsidR="009A1436">
        <w:t>, maybe a hundred by my count! (you g</w:t>
      </w:r>
      <w:r w:rsidR="0099057B">
        <w:t>et good at this type of thing having to sort fish all day long</w:t>
      </w:r>
      <w:r w:rsidR="00CB50FA">
        <w:t>)</w:t>
      </w:r>
      <w:r w:rsidR="0099057B">
        <w:t xml:space="preserve">. </w:t>
      </w:r>
      <w:r w:rsidR="00D75023">
        <w:t>Oddly, his arm disappeared into the bag up to his elbows when he retrieved the coin.</w:t>
      </w:r>
    </w:p>
    <w:p w14:paraId="113A1E11" w14:textId="61510BBA" w:rsidR="0099057B" w:rsidRDefault="0099057B">
      <w:r>
        <w:t xml:space="preserve">Another </w:t>
      </w:r>
      <w:r w:rsidR="00CE2F50">
        <w:t xml:space="preserve">strange gift from </w:t>
      </w:r>
      <w:r w:rsidR="00CB50FA">
        <w:t>our friends.</w:t>
      </w:r>
    </w:p>
    <w:p w14:paraId="28817F75" w14:textId="18432294" w:rsidR="00DD5458" w:rsidRDefault="0081450B">
      <w:proofErr w:type="gramStart"/>
      <w:r>
        <w:t>Sadly</w:t>
      </w:r>
      <w:proofErr w:type="gramEnd"/>
      <w:r>
        <w:t xml:space="preserve"> </w:t>
      </w:r>
      <w:proofErr w:type="spellStart"/>
      <w:r>
        <w:t>Brodert</w:t>
      </w:r>
      <w:proofErr w:type="spellEnd"/>
      <w:r>
        <w:t xml:space="preserve"> had not appeared at the Curious Goblin by the time we returned, but </w:t>
      </w:r>
      <w:r w:rsidR="0057521B">
        <w:t xml:space="preserve">Chesty helpfully </w:t>
      </w:r>
      <w:r w:rsidR="00191759">
        <w:t xml:space="preserve">told us </w:t>
      </w:r>
      <w:r w:rsidR="005103D0">
        <w:t xml:space="preserve">where Quint lived; the last house before the ancient </w:t>
      </w:r>
      <w:proofErr w:type="spellStart"/>
      <w:r w:rsidR="005103D0">
        <w:t>Thalassonian</w:t>
      </w:r>
      <w:proofErr w:type="spellEnd"/>
      <w:r w:rsidR="005103D0">
        <w:t xml:space="preserve"> ruins. It would not be hard to find. “Why” says Hans “</w:t>
      </w:r>
      <w:r w:rsidR="000B06C7">
        <w:t xml:space="preserve">the local arcanist school is most conveniently located </w:t>
      </w:r>
      <w:r w:rsidR="00213A05">
        <w:t xml:space="preserve">on the way. Nearly. Maybe a short detour, but it would be more efficient to go there on the way, </w:t>
      </w:r>
      <w:proofErr w:type="gramStart"/>
      <w:r w:rsidR="00213A05">
        <w:t>hmmm”?</w:t>
      </w:r>
      <w:proofErr w:type="gramEnd"/>
    </w:p>
    <w:p w14:paraId="201CBE02" w14:textId="1B0F9879" w:rsidR="00213A05" w:rsidRDefault="008F346F">
      <w:r>
        <w:t xml:space="preserve">Maybe not the best argument </w:t>
      </w:r>
      <w:r w:rsidR="002D0297">
        <w:t>he’d</w:t>
      </w:r>
      <w:r>
        <w:t xml:space="preserve"> ever made, but </w:t>
      </w:r>
      <w:r w:rsidR="00372B61">
        <w:t xml:space="preserve">he was clearly excited about the possibility, and it would be unkind to deny him this little joy. Things have been rough. </w:t>
      </w:r>
      <w:r w:rsidR="00F56E6B">
        <w:t xml:space="preserve"> Perhaps everyone else sa</w:t>
      </w:r>
      <w:r w:rsidR="000E1761">
        <w:t>w as I did, and we all agreed.</w:t>
      </w:r>
    </w:p>
    <w:p w14:paraId="1075932D" w14:textId="4CB2076A" w:rsidR="001E4992" w:rsidRDefault="00046694">
      <w:r>
        <w:t>It was even better than I expected! The mage society shared the building with The School for Wayward Youth</w:t>
      </w:r>
      <w:r w:rsidR="00D021A7">
        <w:t xml:space="preserve">, established by </w:t>
      </w:r>
      <w:proofErr w:type="spellStart"/>
      <w:r w:rsidR="00D021A7">
        <w:t>Promqeth</w:t>
      </w:r>
      <w:proofErr w:type="spellEnd"/>
      <w:r w:rsidR="00D021A7">
        <w:t xml:space="preserve"> after The Pride defeated </w:t>
      </w:r>
      <w:r w:rsidR="002F6EF2">
        <w:t>Kharzoug. I could not believe they were unaware of this</w:t>
      </w:r>
      <w:r w:rsidR="00D57564">
        <w:t>, and of its great history as having produced some of the most skilled diplomats, storytellers and yes, rogues</w:t>
      </w:r>
      <w:r w:rsidR="00CF6B52">
        <w:t xml:space="preserve">, of this age. </w:t>
      </w:r>
    </w:p>
    <w:p w14:paraId="19D7C253" w14:textId="2455DFD3" w:rsidR="00CF6B52" w:rsidRDefault="00CF6B52">
      <w:r>
        <w:t xml:space="preserve">I was so distracted </w:t>
      </w:r>
      <w:r w:rsidR="00BA37EE">
        <w:t>relating all of this</w:t>
      </w:r>
      <w:r w:rsidR="002D0297">
        <w:t xml:space="preserve"> </w:t>
      </w:r>
      <w:r w:rsidR="00BA37EE">
        <w:t>that I barely noticed the somewhat dour figure behind a desk</w:t>
      </w:r>
      <w:r w:rsidR="00454464">
        <w:t xml:space="preserve"> that fronted large ornate doors.  </w:t>
      </w:r>
      <w:r w:rsidR="00BC3DA5">
        <w:t>“Adventure</w:t>
      </w:r>
      <w:r w:rsidR="005005ED">
        <w:t>r</w:t>
      </w:r>
      <w:r w:rsidR="00BC3DA5">
        <w:t>s</w:t>
      </w:r>
      <w:r w:rsidR="00E848B5">
        <w:t>” he intoned, dry and musty “</w:t>
      </w:r>
      <w:r w:rsidR="00AF2405">
        <w:t xml:space="preserve">I regret that we do not give tours or visitations, so please </w:t>
      </w:r>
      <w:r w:rsidR="005A3A31">
        <w:t>leave</w:t>
      </w:r>
      <w:r w:rsidR="00DB5BC0">
        <w:t xml:space="preserve"> us to our business</w:t>
      </w:r>
      <w:r w:rsidR="005A3A31">
        <w:t xml:space="preserve">” He did not sound regretful at all, and the </w:t>
      </w:r>
      <w:proofErr w:type="gramStart"/>
      <w:r w:rsidR="005A3A31">
        <w:t>unasked for</w:t>
      </w:r>
      <w:proofErr w:type="gramEnd"/>
      <w:r w:rsidR="005A3A31">
        <w:t xml:space="preserve"> advice that </w:t>
      </w:r>
      <w:r w:rsidR="009F3C1B">
        <w:t xml:space="preserve">maybe “the Rusty Dragon would be more amenable to, ah, your tastes” </w:t>
      </w:r>
      <w:r w:rsidR="00BD0AFE">
        <w:t>was not kindly spoken.</w:t>
      </w:r>
    </w:p>
    <w:p w14:paraId="21D41E85" w14:textId="1B6E5BBA" w:rsidR="00BD0AFE" w:rsidRDefault="00BD0AFE">
      <w:r>
        <w:t xml:space="preserve">“But you see” says Hans “I understand </w:t>
      </w:r>
      <w:r w:rsidR="00FA14C8">
        <w:t>what great things you pursue here as I am a fellow seeker of arcane</w:t>
      </w:r>
      <w:r w:rsidR="00EC61B8">
        <w:t xml:space="preserve"> skills</w:t>
      </w:r>
      <w:r w:rsidR="00FA14C8">
        <w:t xml:space="preserve">. I wish </w:t>
      </w:r>
      <w:r w:rsidR="00D01D90">
        <w:t>perhaps, only a small visit to your library to study</w:t>
      </w:r>
      <w:r w:rsidR="00555AA9">
        <w:t xml:space="preserve">, and hope you will grant me </w:t>
      </w:r>
      <w:r w:rsidR="00AF5ED4">
        <w:t xml:space="preserve">some time there in the spirit of those, such as yourself, devoted to knowledge”. </w:t>
      </w:r>
    </w:p>
    <w:p w14:paraId="401DCB38" w14:textId="1B34344F" w:rsidR="00EA1871" w:rsidRDefault="00A32CA2">
      <w:r>
        <w:lastRenderedPageBreak/>
        <w:t>“</w:t>
      </w:r>
      <w:proofErr w:type="spellStart"/>
      <w:r>
        <w:t>Bahh</w:t>
      </w:r>
      <w:proofErr w:type="spellEnd"/>
      <w:r>
        <w:t>” came the reply. “How could one such as you even hope</w:t>
      </w:r>
      <w:r w:rsidR="00593356">
        <w:t xml:space="preserve"> to comprehend the </w:t>
      </w:r>
      <w:r w:rsidR="00636DEC">
        <w:t xml:space="preserve">simplest contents </w:t>
      </w:r>
      <w:r w:rsidR="00EA60C7">
        <w:t xml:space="preserve">of </w:t>
      </w:r>
      <w:r w:rsidR="00D55EF4">
        <w:t xml:space="preserve">the </w:t>
      </w:r>
      <w:r w:rsidR="00EA60C7">
        <w:t xml:space="preserve">tomes we have in our possession? </w:t>
      </w:r>
      <w:proofErr w:type="gramStart"/>
      <w:r w:rsidR="00253F7F">
        <w:t>Oh</w:t>
      </w:r>
      <w:proofErr w:type="gramEnd"/>
      <w:r w:rsidR="00253F7F">
        <w:t xml:space="preserve"> tell me, what </w:t>
      </w:r>
      <w:proofErr w:type="gramStart"/>
      <w:r w:rsidR="00253F7F">
        <w:t>grand</w:t>
      </w:r>
      <w:proofErr w:type="gramEnd"/>
      <w:r w:rsidR="00253F7F">
        <w:t xml:space="preserve"> knowledge do you possess? </w:t>
      </w:r>
      <w:r w:rsidR="003D7F2C">
        <w:t xml:space="preserve">Only those scholars we judge </w:t>
      </w:r>
      <w:proofErr w:type="gramStart"/>
      <w:r w:rsidR="003D7F2C">
        <w:t>worthy</w:t>
      </w:r>
      <w:proofErr w:type="gramEnd"/>
      <w:r w:rsidR="003D7F2C">
        <w:t xml:space="preserve"> can join our society and have access. </w:t>
      </w:r>
      <w:r w:rsidR="001B0413">
        <w:t>Remove yours</w:t>
      </w:r>
      <w:r w:rsidR="00D55EF4">
        <w:t xml:space="preserve">elves at once. </w:t>
      </w:r>
      <w:r w:rsidR="00EA1871">
        <w:t>Don’t you have beer to quaff, or something</w:t>
      </w:r>
      <w:proofErr w:type="gramStart"/>
      <w:r w:rsidR="000B33B4">
        <w:t>?</w:t>
      </w:r>
      <w:r w:rsidR="00792393">
        <w:t xml:space="preserve"> </w:t>
      </w:r>
      <w:r w:rsidR="000B33B4">
        <w:t>”</w:t>
      </w:r>
      <w:proofErr w:type="gramEnd"/>
    </w:p>
    <w:p w14:paraId="04D4C5DF" w14:textId="68CECF9E" w:rsidR="000B33B4" w:rsidRDefault="00FC3E24">
      <w:r>
        <w:t>“</w:t>
      </w:r>
      <w:r w:rsidR="000B33B4">
        <w:t>Hey</w:t>
      </w:r>
      <w:r>
        <w:t>”</w:t>
      </w:r>
      <w:r w:rsidR="000B33B4">
        <w:t xml:space="preserve"> I shouted </w:t>
      </w:r>
      <w:r>
        <w:t>“</w:t>
      </w:r>
      <w:r w:rsidR="000B33B4">
        <w:t>You can’t talk to my friend like that. He may</w:t>
      </w:r>
      <w:r>
        <w:t xml:space="preserve"> </w:t>
      </w:r>
      <w:r w:rsidR="000B33B4">
        <w:t>be small, but he</w:t>
      </w:r>
      <w:r>
        <w:t xml:space="preserve"> is mighty. He has battled demons!”</w:t>
      </w:r>
    </w:p>
    <w:p w14:paraId="7685CE14" w14:textId="6443362B" w:rsidR="00C67E54" w:rsidRDefault="00C67E54">
      <w:r>
        <w:t xml:space="preserve">The arched eyebrows of the </w:t>
      </w:r>
      <w:proofErr w:type="spellStart"/>
      <w:r>
        <w:t>deskwarden</w:t>
      </w:r>
      <w:proofErr w:type="spellEnd"/>
      <w:r>
        <w:t xml:space="preserve"> </w:t>
      </w:r>
      <w:r w:rsidR="00A171FC">
        <w:t>suggested dismissal.</w:t>
      </w:r>
    </w:p>
    <w:p w14:paraId="73727CAB" w14:textId="6B34A49D" w:rsidR="00A171FC" w:rsidRDefault="00A171FC">
      <w:r>
        <w:t>“</w:t>
      </w:r>
      <w:proofErr w:type="gramStart"/>
      <w:r>
        <w:t>ah</w:t>
      </w:r>
      <w:proofErr w:type="gramEnd"/>
      <w:r>
        <w:t xml:space="preserve">, perhaps” </w:t>
      </w:r>
      <w:r w:rsidR="004B0270">
        <w:t xml:space="preserve">says Hans, </w:t>
      </w:r>
      <w:proofErr w:type="gramStart"/>
      <w:r w:rsidR="004B0270">
        <w:t>“ I</w:t>
      </w:r>
      <w:proofErr w:type="gramEnd"/>
      <w:r w:rsidR="004B0270">
        <w:t xml:space="preserve"> can </w:t>
      </w:r>
      <w:r w:rsidR="00755776">
        <w:t xml:space="preserve">convince you </w:t>
      </w:r>
      <w:r w:rsidR="00603294">
        <w:t xml:space="preserve">my background is meritorious. Have you head of </w:t>
      </w:r>
      <w:proofErr w:type="spellStart"/>
      <w:r w:rsidR="00603294">
        <w:t>Belmarious</w:t>
      </w:r>
      <w:proofErr w:type="spellEnd"/>
      <w:r w:rsidR="00603294">
        <w:t xml:space="preserve">? Well of course you have, </w:t>
      </w:r>
      <w:proofErr w:type="spellStart"/>
      <w:r w:rsidR="00603294">
        <w:t>jah</w:t>
      </w:r>
      <w:proofErr w:type="spellEnd"/>
      <w:r w:rsidR="00603294">
        <w:t xml:space="preserve">. I have </w:t>
      </w:r>
      <w:r w:rsidR="000B2BC7">
        <w:t xml:space="preserve">met the red armored </w:t>
      </w:r>
      <w:r w:rsidR="00195876">
        <w:t xml:space="preserve">woman myself, recently in fact </w:t>
      </w:r>
      <w:proofErr w:type="gramStart"/>
      <w:r w:rsidR="00195876">
        <w:t>and..</w:t>
      </w:r>
      <w:proofErr w:type="gramEnd"/>
      <w:r w:rsidR="00195876">
        <w:t>”</w:t>
      </w:r>
    </w:p>
    <w:p w14:paraId="48D384A6" w14:textId="0EF0ACE5" w:rsidR="00195876" w:rsidRDefault="00195876">
      <w:r>
        <w:t>“Nonsense” in</w:t>
      </w:r>
      <w:r w:rsidR="006C26ED">
        <w:t xml:space="preserve">terjected </w:t>
      </w:r>
      <w:proofErr w:type="spellStart"/>
      <w:r w:rsidR="006C26ED">
        <w:t>deskwarden</w:t>
      </w:r>
      <w:proofErr w:type="spellEnd"/>
      <w:r w:rsidR="006C26ED">
        <w:t xml:space="preserve"> “How dare </w:t>
      </w:r>
      <w:r w:rsidR="00926142">
        <w:t>you try</w:t>
      </w:r>
      <w:r w:rsidR="006C26ED">
        <w:t xml:space="preserve"> such an infantile deception? There are a thousand like</w:t>
      </w:r>
      <w:r w:rsidR="00FA189D">
        <w:t xml:space="preserve">nesses of the rune lord </w:t>
      </w:r>
      <w:r w:rsidR="00926142">
        <w:t xml:space="preserve">you could have seen. And she has been absent for generations. </w:t>
      </w:r>
      <w:r w:rsidR="00823DF9">
        <w:t xml:space="preserve"> The crudeness of your con affirms </w:t>
      </w:r>
      <w:r w:rsidR="00E44738">
        <w:t>what an ignorant simpleton you are”</w:t>
      </w:r>
    </w:p>
    <w:p w14:paraId="32DD1C45" w14:textId="2404747C" w:rsidR="00E44738" w:rsidRDefault="00D70E22">
      <w:r>
        <w:t>The blood left Hans’ face. “</w:t>
      </w:r>
      <w:r w:rsidR="00C438C2">
        <w:t xml:space="preserve">Fine, fine” he spat </w:t>
      </w:r>
      <w:proofErr w:type="gramStart"/>
      <w:r w:rsidR="00C438C2">
        <w:t>“ foolishly</w:t>
      </w:r>
      <w:proofErr w:type="gramEnd"/>
      <w:r w:rsidR="00C438C2">
        <w:t xml:space="preserve"> ignore </w:t>
      </w:r>
      <w:r w:rsidR="00BE6963">
        <w:t>what is in front of you</w:t>
      </w:r>
      <w:r w:rsidR="006B24C5">
        <w:t xml:space="preserve">. You will never know the nature of this artifact </w:t>
      </w:r>
      <w:proofErr w:type="gramStart"/>
      <w:r w:rsidR="006B24C5">
        <w:t>we..</w:t>
      </w:r>
      <w:proofErr w:type="gramEnd"/>
      <w:r w:rsidR="006B24C5">
        <w:t>”</w:t>
      </w:r>
    </w:p>
    <w:p w14:paraId="3C9DE54F" w14:textId="610E5965" w:rsidR="006B24C5" w:rsidRDefault="005E5B84">
      <w:r>
        <w:t xml:space="preserve">We hustled him out </w:t>
      </w:r>
    </w:p>
    <w:p w14:paraId="500B504D" w14:textId="1ADCAA4D" w:rsidR="005E5B84" w:rsidRDefault="005E5B84">
      <w:r>
        <w:t>“…</w:t>
      </w:r>
      <w:r w:rsidR="00BB3C86">
        <w:t>have obtained and which I will not share with you”!</w:t>
      </w:r>
    </w:p>
    <w:p w14:paraId="5196B160" w14:textId="737AD732" w:rsidR="00034F03" w:rsidRDefault="00520238">
      <w:r>
        <w:t>“Hans, mate” whispers Zunk “perhaps we should keep this to ourselves, just in case</w:t>
      </w:r>
      <w:r w:rsidR="009F3222">
        <w:t>.”</w:t>
      </w:r>
    </w:p>
    <w:p w14:paraId="42996F72" w14:textId="18C08549" w:rsidR="009F3222" w:rsidRDefault="009F3222">
      <w:r>
        <w:t xml:space="preserve">Hans nodded glumly, still stung by the contemptable little </w:t>
      </w:r>
      <w:r w:rsidR="00497369">
        <w:t xml:space="preserve">flunky and his bad attitude. </w:t>
      </w:r>
      <w:r w:rsidR="008C4B37">
        <w:t xml:space="preserve">I knew exactly what he was feeling and </w:t>
      </w:r>
      <w:r w:rsidR="00BB4703">
        <w:t>laid my hand on his shoulder “Let us see Quint</w:t>
      </w:r>
      <w:r w:rsidR="00D13981">
        <w:t>, perhaps he can offer more than just</w:t>
      </w:r>
      <w:r w:rsidR="002C6688">
        <w:t xml:space="preserve"> identifying the horn”.</w:t>
      </w:r>
    </w:p>
    <w:p w14:paraId="45AA4436" w14:textId="4D3B6BCA" w:rsidR="00DD504F" w:rsidRDefault="002E031E">
      <w:proofErr w:type="spellStart"/>
      <w:r>
        <w:t>Brodert</w:t>
      </w:r>
      <w:proofErr w:type="spellEnd"/>
      <w:r>
        <w:t xml:space="preserve"> was home when we arrived, greeting us at the door. “Sorry adventurers, no tours today” and turned to leave</w:t>
      </w:r>
      <w:r w:rsidR="00BF2C71">
        <w:t>. Hans explained the nature of our visit</w:t>
      </w:r>
      <w:r w:rsidR="0062323A">
        <w:t xml:space="preserve"> which was met with skepticism. “An ancient arti</w:t>
      </w:r>
      <w:r w:rsidR="00A16FBE">
        <w:t xml:space="preserve">fact hmmm? If I had a copper piece for every adventurer with this claim, I would own the town.  And you got this </w:t>
      </w:r>
      <w:proofErr w:type="gramStart"/>
      <w:r w:rsidR="00A16FBE">
        <w:t>where”?</w:t>
      </w:r>
      <w:proofErr w:type="gramEnd"/>
    </w:p>
    <w:p w14:paraId="38921046" w14:textId="21EF1933" w:rsidR="00A16FBE" w:rsidRDefault="00D44E2B">
      <w:r>
        <w:t xml:space="preserve">“Fish and Fiddlesticks” I yelled. </w:t>
      </w:r>
      <w:r w:rsidR="001924CC">
        <w:t xml:space="preserve">We were told </w:t>
      </w:r>
      <w:r w:rsidR="0079555C">
        <w:t xml:space="preserve">by the Pride, and I know you know who I mean because you </w:t>
      </w:r>
      <w:r w:rsidR="002549AB">
        <w:t>have met them many times, to seek you out so you can help. Us. Do whatever it is we need to do</w:t>
      </w:r>
      <w:r w:rsidR="00525CEE">
        <w:t>.”</w:t>
      </w:r>
    </w:p>
    <w:p w14:paraId="49DB5813" w14:textId="39EB5E1D" w:rsidR="00525CEE" w:rsidRDefault="00525CEE">
      <w:r>
        <w:t>“Well, this is a new story” he replied “But quite fantastic. You expect me to believe you were recently in the company of the Heroes who have not been seen for nearly two decades?”</w:t>
      </w:r>
    </w:p>
    <w:p w14:paraId="5BDCC4DC" w14:textId="44ACA008" w:rsidR="00525CEE" w:rsidRDefault="004013E6">
      <w:r>
        <w:t>I whispered to Zunk that maybe the dagger he was gifted would supply some evidence</w:t>
      </w:r>
      <w:r w:rsidR="00812451">
        <w:t xml:space="preserve">; the goblin raid </w:t>
      </w:r>
      <w:r w:rsidR="00B204A6">
        <w:t xml:space="preserve">left a deep mark on the town, and </w:t>
      </w:r>
      <w:proofErr w:type="spellStart"/>
      <w:r w:rsidR="00B204A6">
        <w:t>Brodert</w:t>
      </w:r>
      <w:proofErr w:type="spellEnd"/>
      <w:r w:rsidR="00B204A6">
        <w:t xml:space="preserve"> </w:t>
      </w:r>
      <w:r w:rsidR="00AD456C">
        <w:t>was witness to them</w:t>
      </w:r>
      <w:r w:rsidR="00B21D40">
        <w:t>.</w:t>
      </w:r>
      <w:r w:rsidR="004A4238">
        <w:t xml:space="preserve"> He nodded, and </w:t>
      </w:r>
      <w:r w:rsidR="004A4238">
        <w:lastRenderedPageBreak/>
        <w:t>withdrew the blade</w:t>
      </w:r>
      <w:r w:rsidR="00E728F7">
        <w:t>, carefully with two fingers and said to Quint “</w:t>
      </w:r>
      <w:r w:rsidR="008E534F">
        <w:t xml:space="preserve">Hey friend, look at this. The dagger was given to me by the </w:t>
      </w:r>
      <w:r w:rsidR="002B2ADC">
        <w:t>great rogue</w:t>
      </w:r>
      <w:r w:rsidR="00BC24D8">
        <w:t xml:space="preserve"> his orangey self. He said it was from here, or at least that seemed to be part of </w:t>
      </w:r>
      <w:r w:rsidR="003B7106">
        <w:t xml:space="preserve">what he was meaning. </w:t>
      </w:r>
      <w:r w:rsidR="00CE503E">
        <w:t xml:space="preserve"> Does this not prove our tale</w:t>
      </w:r>
      <w:r w:rsidR="0098672B">
        <w:t xml:space="preserve">. Do </w:t>
      </w:r>
      <w:proofErr w:type="spellStart"/>
      <w:proofErr w:type="gramStart"/>
      <w:r w:rsidR="0098672B">
        <w:t>ya</w:t>
      </w:r>
      <w:proofErr w:type="spellEnd"/>
      <w:r w:rsidR="0098672B">
        <w:t xml:space="preserve">  think</w:t>
      </w:r>
      <w:proofErr w:type="gramEnd"/>
      <w:r w:rsidR="0098672B">
        <w:t xml:space="preserve"> anyone could </w:t>
      </w:r>
      <w:proofErr w:type="gramStart"/>
      <w:r w:rsidR="0098672B">
        <w:t>actually have</w:t>
      </w:r>
      <w:proofErr w:type="gramEnd"/>
      <w:r w:rsidR="0098672B">
        <w:t xml:space="preserve"> stolen something from him</w:t>
      </w:r>
      <w:r w:rsidR="00CE503E">
        <w:t>?</w:t>
      </w:r>
      <w:r w:rsidR="0098672B">
        <w:t xml:space="preserve"> Certainly not I, </w:t>
      </w:r>
      <w:r w:rsidR="007072B3">
        <w:t>he’d carve me up like a fish</w:t>
      </w:r>
      <w:r w:rsidR="009C09E7">
        <w:t>.  Bet he could do it with a teaspoon before I could b</w:t>
      </w:r>
      <w:r w:rsidR="00AD486D">
        <w:t>l</w:t>
      </w:r>
      <w:r w:rsidR="009C09E7">
        <w:t>ink”</w:t>
      </w:r>
    </w:p>
    <w:p w14:paraId="24661CA2" w14:textId="7A5D1C88" w:rsidR="00CE503E" w:rsidRDefault="002F649C">
      <w:proofErr w:type="spellStart"/>
      <w:r>
        <w:t>Brodert</w:t>
      </w:r>
      <w:proofErr w:type="spellEnd"/>
      <w:r>
        <w:t xml:space="preserve"> rubbed his </w:t>
      </w:r>
      <w:proofErr w:type="gramStart"/>
      <w:r>
        <w:t>chin, and</w:t>
      </w:r>
      <w:proofErr w:type="gramEnd"/>
      <w:r>
        <w:t xml:space="preserve"> looked at </w:t>
      </w:r>
      <w:proofErr w:type="gramStart"/>
      <w:r>
        <w:t>least</w:t>
      </w:r>
      <w:proofErr w:type="gramEnd"/>
      <w:r>
        <w:t xml:space="preserve">. Baby steps. </w:t>
      </w:r>
      <w:r w:rsidR="00BA765A">
        <w:t xml:space="preserve">“Well, I’ll grant you small one that it is the work of the </w:t>
      </w:r>
      <w:proofErr w:type="spellStart"/>
      <w:r w:rsidR="00BA765A">
        <w:t>Thistletop</w:t>
      </w:r>
      <w:proofErr w:type="spellEnd"/>
      <w:r w:rsidR="00BA765A">
        <w:t xml:space="preserve"> </w:t>
      </w:r>
      <w:r w:rsidR="00294996">
        <w:t xml:space="preserve">clan, and could be </w:t>
      </w:r>
      <w:proofErr w:type="spellStart"/>
      <w:r w:rsidR="00294996">
        <w:t>Ripnugget</w:t>
      </w:r>
      <w:r w:rsidR="000457A3">
        <w:t>’</w:t>
      </w:r>
      <w:r w:rsidR="00294996">
        <w:t>s</w:t>
      </w:r>
      <w:proofErr w:type="spellEnd"/>
      <w:r w:rsidR="00294996">
        <w:t xml:space="preserve"> own, but </w:t>
      </w:r>
      <w:proofErr w:type="gramStart"/>
      <w:r w:rsidR="00BD52A4">
        <w:t>still</w:t>
      </w:r>
      <w:proofErr w:type="gramEnd"/>
      <w:r w:rsidR="00BD52A4">
        <w:t xml:space="preserve"> this does not prove anything. You’d be surprised at the thi</w:t>
      </w:r>
      <w:r w:rsidR="00A84F33">
        <w:t>ngs I have found in a trader’s bargain bin. If you ha</w:t>
      </w:r>
      <w:r w:rsidR="003D2F77">
        <w:t>d</w:t>
      </w:r>
      <w:r w:rsidR="00A84F33">
        <w:t xml:space="preserve"> something </w:t>
      </w:r>
      <w:r w:rsidR="00DD702D">
        <w:t>more personal</w:t>
      </w:r>
      <w:r w:rsidR="003D2F77">
        <w:t xml:space="preserve"> to prove your claim</w:t>
      </w:r>
      <w:r w:rsidR="00DD702D">
        <w:t xml:space="preserve">, but no. I’ll not be dragged into this </w:t>
      </w:r>
      <w:r w:rsidR="00486C0F">
        <w:t>by way of an old knife.</w:t>
      </w:r>
    </w:p>
    <w:p w14:paraId="1E972B9D" w14:textId="0CC0549D" w:rsidR="00B21D40" w:rsidRDefault="00486C0F">
      <w:r>
        <w:t>Tom stepped up</w:t>
      </w:r>
      <w:r w:rsidR="003D2F77">
        <w:t xml:space="preserve"> “Look old man</w:t>
      </w:r>
      <w:r w:rsidR="004D29DA">
        <w:t>-</w:t>
      </w:r>
      <w:r w:rsidR="005D1FA9">
        <w:t>I did not get this in a bargain bin” and held up the amulet</w:t>
      </w:r>
      <w:r w:rsidR="006B6E7D">
        <w:t xml:space="preserve"> he had been given. “What, please” says Quint, “this dissembling does not become you and…” </w:t>
      </w:r>
      <w:r w:rsidR="00181143">
        <w:t xml:space="preserve">and then his eyes grew wide as saucers. “Viktor’s amulet” he </w:t>
      </w:r>
      <w:r w:rsidR="007176C4">
        <w:t xml:space="preserve">choked out, somewhere between a whisper and a </w:t>
      </w:r>
      <w:r w:rsidR="00E94452">
        <w:t>croak. “How did you get this, son”?</w:t>
      </w:r>
    </w:p>
    <w:p w14:paraId="03396CCB" w14:textId="0EEC4427" w:rsidR="00E94452" w:rsidRDefault="00E94452">
      <w:r>
        <w:t xml:space="preserve">“By the gods” I </w:t>
      </w:r>
      <w:r w:rsidR="002A281D">
        <w:t xml:space="preserve">said. Maybe shouted “Why do all you men not </w:t>
      </w:r>
      <w:r w:rsidR="002A281D" w:rsidRPr="002A281D">
        <w:rPr>
          <w:i/>
          <w:iCs/>
        </w:rPr>
        <w:t>listen</w:t>
      </w:r>
      <w:r w:rsidR="002A281D">
        <w:t xml:space="preserve">? I told you! From the </w:t>
      </w:r>
      <w:r w:rsidR="00574396">
        <w:t>heroes. “</w:t>
      </w:r>
      <w:proofErr w:type="spellStart"/>
      <w:r w:rsidR="00574396">
        <w:t>Promqeth</w:t>
      </w:r>
      <w:proofErr w:type="spellEnd"/>
      <w:r w:rsidR="00574396">
        <w:t xml:space="preserve"> gave that dagger to Zunk, and Tom got that from his </w:t>
      </w:r>
      <w:r w:rsidR="00574396" w:rsidRPr="00036A42">
        <w:rPr>
          <w:i/>
          <w:iCs/>
        </w:rPr>
        <w:t>father</w:t>
      </w:r>
      <w:r w:rsidR="00036A42">
        <w:t xml:space="preserve">! Look. I mean really </w:t>
      </w:r>
      <w:r w:rsidR="00036A42" w:rsidRPr="00036A42">
        <w:rPr>
          <w:i/>
          <w:iCs/>
        </w:rPr>
        <w:t>look</w:t>
      </w:r>
      <w:r w:rsidR="00036A42">
        <w:t>. Can you not see the family resemblance?</w:t>
      </w:r>
    </w:p>
    <w:p w14:paraId="15AC126C" w14:textId="1183E1B5" w:rsidR="00036A42" w:rsidRDefault="00036A42">
      <w:r>
        <w:t xml:space="preserve">Tom helpfully </w:t>
      </w:r>
      <w:r w:rsidR="00430E39">
        <w:t xml:space="preserve">put his hands to his ears, covering the points </w:t>
      </w:r>
      <w:r w:rsidR="007030BF">
        <w:t>that bespoke of his mothers</w:t>
      </w:r>
      <w:r w:rsidR="00321181">
        <w:t>’</w:t>
      </w:r>
      <w:r w:rsidR="007030BF">
        <w:t xml:space="preserve"> lineage. </w:t>
      </w:r>
    </w:p>
    <w:p w14:paraId="554FAD12" w14:textId="65CC897B" w:rsidR="00620B1E" w:rsidRDefault="00620B1E">
      <w:r>
        <w:t>The eyes got even bigger, which hardly seemed possible</w:t>
      </w:r>
      <w:r w:rsidR="00B85306">
        <w:t xml:space="preserve">, and he grabbed Tom by the waistcoat and dragged him in, us following. </w:t>
      </w:r>
      <w:r w:rsidR="00E276FF">
        <w:t xml:space="preserve">“No talking until I say.  None” and put his finger to his lips. We followed him down hallways and several flights of stairs, clearly </w:t>
      </w:r>
      <w:r w:rsidR="000F0B33">
        <w:t xml:space="preserve">going underground some distance from the house; the walls at some point went from wood to stone and came to </w:t>
      </w:r>
      <w:r w:rsidR="00E9637C">
        <w:t xml:space="preserve">a stone door. </w:t>
      </w:r>
      <w:r w:rsidR="005B3F0C">
        <w:t xml:space="preserve">“Inside” he hissed, </w:t>
      </w:r>
      <w:r w:rsidR="00AD4AB7">
        <w:t xml:space="preserve">and herded us in.  The door was thick and the inner side carved with runes. In fact, the whole walls were </w:t>
      </w:r>
      <w:proofErr w:type="gramStart"/>
      <w:r w:rsidR="00AD4AB7">
        <w:t>covered</w:t>
      </w:r>
      <w:proofErr w:type="gramEnd"/>
      <w:r w:rsidR="008552D8">
        <w:t xml:space="preserve"> and I could almost hear the little gears in Hans’ head as he tried to work them out.</w:t>
      </w:r>
    </w:p>
    <w:p w14:paraId="11DCBB46" w14:textId="1FFFC07B" w:rsidR="00CB08C7" w:rsidRDefault="00CB08C7">
      <w:pPr>
        <w:pBdr>
          <w:bottom w:val="single" w:sz="6" w:space="1" w:color="auto"/>
        </w:pBdr>
      </w:pPr>
      <w:proofErr w:type="spellStart"/>
      <w:r>
        <w:t>Brodert</w:t>
      </w:r>
      <w:proofErr w:type="spellEnd"/>
      <w:r>
        <w:t xml:space="preserve"> gestured at the walls “These make it safe to talk </w:t>
      </w:r>
      <w:r w:rsidR="0063713A">
        <w:t xml:space="preserve">here” and drew a breath. “I am sorry my friends, but </w:t>
      </w:r>
      <w:proofErr w:type="gramStart"/>
      <w:r w:rsidR="00511A7D">
        <w:t>many  weird</w:t>
      </w:r>
      <w:proofErr w:type="gramEnd"/>
      <w:r w:rsidR="00511A7D">
        <w:t xml:space="preserve"> </w:t>
      </w:r>
      <w:proofErr w:type="gramStart"/>
      <w:r w:rsidR="00511A7D">
        <w:t>folk</w:t>
      </w:r>
      <w:proofErr w:type="gramEnd"/>
      <w:r w:rsidR="00511A7D">
        <w:t xml:space="preserve"> have come to me</w:t>
      </w:r>
      <w:r w:rsidR="0014767B">
        <w:t xml:space="preserve"> </w:t>
      </w:r>
      <w:r w:rsidR="009424DE">
        <w:t xml:space="preserve">with fantastic tales. It is the ruins, I believe. </w:t>
      </w:r>
      <w:r w:rsidR="00A5130D">
        <w:t xml:space="preserve"> </w:t>
      </w:r>
      <w:proofErr w:type="gramStart"/>
      <w:r w:rsidR="00A5130D">
        <w:t>Let us</w:t>
      </w:r>
      <w:proofErr w:type="gramEnd"/>
      <w:r w:rsidR="00A5130D">
        <w:t xml:space="preserve"> </w:t>
      </w:r>
      <w:proofErr w:type="gramStart"/>
      <w:r w:rsidR="00A5130D">
        <w:t>start anew</w:t>
      </w:r>
      <w:proofErr w:type="gramEnd"/>
      <w:r w:rsidR="00A5130D">
        <w:t xml:space="preserve">. I am </w:t>
      </w:r>
      <w:proofErr w:type="spellStart"/>
      <w:r w:rsidR="00A5130D">
        <w:t>Brodert</w:t>
      </w:r>
      <w:proofErr w:type="spellEnd"/>
      <w:r w:rsidR="00A5130D">
        <w:t>, and you &lt;gesturing at Tom&gt; are Thomas Fidelus</w:t>
      </w:r>
      <w:r w:rsidR="005C039B">
        <w:t xml:space="preserve">. We have met a few times before although you probably </w:t>
      </w:r>
      <w:r w:rsidR="00547337">
        <w:t>were</w:t>
      </w:r>
      <w:r w:rsidR="005C039B">
        <w:t xml:space="preserve"> too young recall. Please introduce me to your friends, and then tell me every</w:t>
      </w:r>
      <w:r w:rsidR="00547337">
        <w:t>thing, from the beginning</w:t>
      </w:r>
      <w:r w:rsidR="00E95EE3">
        <w:t>”</w:t>
      </w:r>
      <w:r w:rsidR="00547337">
        <w:t>.</w:t>
      </w:r>
    </w:p>
    <w:p w14:paraId="29C6B1D5" w14:textId="59A66A7E" w:rsidR="00916BA6" w:rsidRDefault="00916BA6">
      <w:proofErr w:type="spellStart"/>
      <w:r>
        <w:t>Brodert</w:t>
      </w:r>
      <w:proofErr w:type="spellEnd"/>
      <w:r>
        <w:t xml:space="preserve"> was clearly troubled by the end of our story. Not actually about blood or beheadings and the like, but </w:t>
      </w:r>
      <w:proofErr w:type="gramStart"/>
      <w:r>
        <w:t>of</w:t>
      </w:r>
      <w:proofErr w:type="gramEnd"/>
      <w:r>
        <w:t xml:space="preserve"> </w:t>
      </w:r>
      <w:proofErr w:type="spellStart"/>
      <w:r w:rsidR="002848C0">
        <w:t>Belmarius</w:t>
      </w:r>
      <w:proofErr w:type="spellEnd"/>
      <w:r w:rsidR="002848C0">
        <w:t xml:space="preserve"> and the horn. “I d</w:t>
      </w:r>
      <w:r w:rsidR="00142B0E">
        <w:t xml:space="preserve">o not understand much more than you now, but I will do some digging. But the appearance of a </w:t>
      </w:r>
      <w:r w:rsidR="001C10BE">
        <w:t xml:space="preserve">rune lord is not a good </w:t>
      </w:r>
      <w:r w:rsidR="001C10BE">
        <w:lastRenderedPageBreak/>
        <w:t>thing. I do not think we can destroy this thing &lt;gesturing at the horn</w:t>
      </w:r>
      <w:r w:rsidR="00155B42">
        <w:t xml:space="preserve">&gt;; I doubt even Stan could do it, but we </w:t>
      </w:r>
      <w:proofErr w:type="gramStart"/>
      <w:r w:rsidR="00155B42">
        <w:t>can</w:t>
      </w:r>
      <w:proofErr w:type="gramEnd"/>
      <w:r w:rsidR="00155B42">
        <w:t xml:space="preserve"> least understand who seeks it and why. It is good you have come to me</w:t>
      </w:r>
      <w:r w:rsidR="00AE01E3">
        <w:t xml:space="preserve">. This will attract a lot of interest that is best to avoid. </w:t>
      </w:r>
      <w:r w:rsidR="008C43C1">
        <w:t xml:space="preserve"> Of course, you have told nobody about this, correct”?</w:t>
      </w:r>
    </w:p>
    <w:p w14:paraId="02F0AF59" w14:textId="1EABED80" w:rsidR="008C43C1" w:rsidRDefault="008C43C1">
      <w:r>
        <w:t xml:space="preserve">“Well, </w:t>
      </w:r>
      <w:proofErr w:type="spellStart"/>
      <w:r>
        <w:t>jah</w:t>
      </w:r>
      <w:proofErr w:type="spellEnd"/>
      <w:r>
        <w:t>” says Hans “We might have mentioned it to a coup</w:t>
      </w:r>
      <w:r w:rsidR="001257CF">
        <w:t xml:space="preserve">le of times, once to your friend the bookseller and the other at the </w:t>
      </w:r>
      <w:r w:rsidR="00E7307F">
        <w:t>academy, but” he added somewhat peevishly “the</w:t>
      </w:r>
      <w:r w:rsidR="00096206">
        <w:t xml:space="preserve">ir reactions were the same as yours. They think us either insane or </w:t>
      </w:r>
      <w:r w:rsidR="009060AB">
        <w:t>con men”.</w:t>
      </w:r>
    </w:p>
    <w:p w14:paraId="4A3998E9" w14:textId="35AD98C1" w:rsidR="009060AB" w:rsidRDefault="009A03CE">
      <w:proofErr w:type="spellStart"/>
      <w:r>
        <w:t>Brodert</w:t>
      </w:r>
      <w:proofErr w:type="spellEnd"/>
      <w:r>
        <w:t xml:space="preserve"> put his hands </w:t>
      </w:r>
      <w:proofErr w:type="gramStart"/>
      <w:r>
        <w:t>to</w:t>
      </w:r>
      <w:proofErr w:type="gramEnd"/>
      <w:r>
        <w:t xml:space="preserve"> his face.</w:t>
      </w:r>
      <w:r w:rsidR="00397CD8">
        <w:t xml:space="preserve"> </w:t>
      </w:r>
      <w:r w:rsidR="00B617C5">
        <w:t xml:space="preserve">“Okay, okay” So probably we can handle that. Look, stay out of sight. Maybe </w:t>
      </w:r>
      <w:proofErr w:type="gramStart"/>
      <w:r w:rsidR="00B617C5">
        <w:t>even leave</w:t>
      </w:r>
      <w:proofErr w:type="gramEnd"/>
      <w:r w:rsidR="00B617C5">
        <w:t xml:space="preserve"> town</w:t>
      </w:r>
      <w:r w:rsidR="00AC2BBB">
        <w:t xml:space="preserve"> for a couple of days.  </w:t>
      </w:r>
      <w:r w:rsidR="00F15195">
        <w:t xml:space="preserve">I’ll keep the horn-it will be safely hidden here. And say </w:t>
      </w:r>
      <w:proofErr w:type="gramStart"/>
      <w:r w:rsidR="00F15195">
        <w:t>nothing”!</w:t>
      </w:r>
      <w:proofErr w:type="gramEnd"/>
    </w:p>
    <w:p w14:paraId="10A2BBC7" w14:textId="4BBD1448" w:rsidR="00F15195" w:rsidRDefault="00DF49EA">
      <w:proofErr w:type="spellStart"/>
      <w:r>
        <w:t>Brodert’s</w:t>
      </w:r>
      <w:proofErr w:type="spellEnd"/>
      <w:r>
        <w:t xml:space="preserve"> level of paranoia was impressive. He insisted on giving us a tour of the ruins (</w:t>
      </w:r>
      <w:r w:rsidR="00287625">
        <w:t>I couldn’t believe it!)</w:t>
      </w:r>
      <w:r w:rsidR="004A7EB8">
        <w:t xml:space="preserve"> and </w:t>
      </w:r>
      <w:r w:rsidR="008D40F2">
        <w:t xml:space="preserve">instructed us to be obvious </w:t>
      </w:r>
      <w:r w:rsidR="0066101D">
        <w:t>about payment once we reached the surface. We were paying customers</w:t>
      </w:r>
      <w:r w:rsidR="003D7CA3">
        <w:t xml:space="preserve"> of the standard sort.  When Zunk presented, with a flourish and a “My good man”, 4 coppers, anyone observing the scene would </w:t>
      </w:r>
      <w:r w:rsidR="002F4140">
        <w:t xml:space="preserve">see the face of a merchant about to get bilked. </w:t>
      </w:r>
      <w:r w:rsidR="00C85BE2">
        <w:t xml:space="preserve">It was a lovely ruse, and quite amusing to Zunk, who winked and produced a much more appropriate payment. </w:t>
      </w:r>
      <w:r w:rsidR="00E661FE">
        <w:t xml:space="preserve">The tour had been a grand one, and it was into the late afternoon before we </w:t>
      </w:r>
      <w:r w:rsidR="00693AF2">
        <w:t xml:space="preserve">returned to The Dragon. It </w:t>
      </w:r>
      <w:r w:rsidR="004D0C1A">
        <w:t xml:space="preserve">already contained a small crowd and </w:t>
      </w:r>
      <w:proofErr w:type="gramStart"/>
      <w:r w:rsidR="004D0C1A">
        <w:t>were</w:t>
      </w:r>
      <w:proofErr w:type="gramEnd"/>
      <w:r w:rsidR="004D0C1A">
        <w:t xml:space="preserve"> led to a side table. Zunk </w:t>
      </w:r>
      <w:r w:rsidR="000677A2">
        <w:t xml:space="preserve">alternated between conversing with us and </w:t>
      </w:r>
      <w:r w:rsidR="00A15225">
        <w:t xml:space="preserve">chatting with the innkeeper behind the bar. </w:t>
      </w:r>
      <w:r w:rsidR="00F32B6F">
        <w:t xml:space="preserve">At one point he returned, telling us to keep an eye and ear out for Annika, or </w:t>
      </w:r>
      <w:proofErr w:type="spellStart"/>
      <w:r w:rsidR="00F32B6F">
        <w:t>Aelric</w:t>
      </w:r>
      <w:proofErr w:type="spellEnd"/>
      <w:r w:rsidR="00F32B6F">
        <w:t xml:space="preserve"> or </w:t>
      </w:r>
      <w:r w:rsidR="004E704B">
        <w:t xml:space="preserve">Annabel or something. I was a little too stressed to pay attention. There </w:t>
      </w:r>
      <w:r w:rsidR="00824F5C">
        <w:t xml:space="preserve">were so many people, strangers, and it was getting quite loud. </w:t>
      </w:r>
    </w:p>
    <w:p w14:paraId="73980C40" w14:textId="23642411" w:rsidR="00824F5C" w:rsidRDefault="00824F5C">
      <w:r>
        <w:t xml:space="preserve">Naturally, I spilled my water, and when I </w:t>
      </w:r>
      <w:r w:rsidR="005C434D">
        <w:t xml:space="preserve">bent to retrieve my </w:t>
      </w:r>
      <w:proofErr w:type="gramStart"/>
      <w:r w:rsidR="005C434D">
        <w:t>glass</w:t>
      </w:r>
      <w:proofErr w:type="gramEnd"/>
      <w:r w:rsidR="005C434D">
        <w:t xml:space="preserve"> I caught sight of a table of 3 hooded </w:t>
      </w:r>
      <w:r w:rsidR="003147A0">
        <w:t xml:space="preserve">men paying us too much attention. I whispered as much to Zunk, and </w:t>
      </w:r>
      <w:r w:rsidR="00D50924">
        <w:t xml:space="preserve">Hans said </w:t>
      </w:r>
      <w:proofErr w:type="gramStart"/>
      <w:r w:rsidR="00D50924">
        <w:t>“ Ah</w:t>
      </w:r>
      <w:proofErr w:type="gramEnd"/>
      <w:r w:rsidR="00D50924">
        <w:t xml:space="preserve">, they are probably taken by your ah, feminine </w:t>
      </w:r>
      <w:r w:rsidR="00DC5618">
        <w:t xml:space="preserve">wiles” I shot him a look “Hans, that is the stupidest thing I think I will ever hear you say!” and glared. </w:t>
      </w:r>
      <w:r w:rsidR="00E37157">
        <w:t xml:space="preserve">I was still annoyed by Chesty. </w:t>
      </w:r>
      <w:r w:rsidR="00350E8E">
        <w:t>“I think you underestimate Hans” murmured Tom</w:t>
      </w:r>
      <w:r w:rsidR="004B1BA2">
        <w:t>, which did in fact make me giggle. “Anyway” I said, trying to make up for my sharpness “</w:t>
      </w:r>
      <w:r w:rsidR="001D59A4">
        <w:t>I hardly think they are interested in me. Like that, I mean”.</w:t>
      </w:r>
    </w:p>
    <w:p w14:paraId="4A1AFE5D" w14:textId="25BE4C06" w:rsidR="001D59A4" w:rsidRDefault="00C65702">
      <w:r>
        <w:t xml:space="preserve">I was not </w:t>
      </w:r>
      <w:r w:rsidR="00355F64">
        <w:t xml:space="preserve">at all taking Hans’ suggestion seriously; he had 2 drinks and he is a small fellow. </w:t>
      </w:r>
      <w:r w:rsidR="001D59A4">
        <w:t xml:space="preserve">Zunk </w:t>
      </w:r>
      <w:r w:rsidR="00774BF7">
        <w:t>made another trip to the bar</w:t>
      </w:r>
      <w:r w:rsidR="00F14D0A">
        <w:t xml:space="preserve"> after I </w:t>
      </w:r>
      <w:r w:rsidR="00845D7F">
        <w:t xml:space="preserve">suggested knowing more about those guys was </w:t>
      </w:r>
      <w:r>
        <w:t>wise</w:t>
      </w:r>
      <w:r w:rsidR="0057115B">
        <w:t>. While he was there, a woman stomped in, looked around and made a bee line to the empty se</w:t>
      </w:r>
      <w:r w:rsidR="00255E5E">
        <w:t>at next to him. The</w:t>
      </w:r>
      <w:r w:rsidR="00CB3719">
        <w:t>y</w:t>
      </w:r>
      <w:r w:rsidR="00255E5E">
        <w:t xml:space="preserve"> obviously exchanged words, or rather she </w:t>
      </w:r>
      <w:r w:rsidR="003F6C02">
        <w:t>said something</w:t>
      </w:r>
      <w:r w:rsidR="00D427C5">
        <w:t xml:space="preserve">, and then she turned, shot me a cold look and departed clomping as she came. </w:t>
      </w:r>
      <w:r w:rsidR="0027687B">
        <w:t xml:space="preserve">When </w:t>
      </w:r>
      <w:r w:rsidR="003F6C02">
        <w:t xml:space="preserve">Zunk </w:t>
      </w:r>
      <w:r w:rsidR="00BD0026">
        <w:t>joined us</w:t>
      </w:r>
      <w:r w:rsidR="00C75599">
        <w:t>,</w:t>
      </w:r>
      <w:r w:rsidR="00BD0026">
        <w:t xml:space="preserve"> </w:t>
      </w:r>
      <w:r w:rsidR="0027687B">
        <w:t>he</w:t>
      </w:r>
      <w:r w:rsidR="00774BF7">
        <w:t xml:space="preserve"> reported the 3 were </w:t>
      </w:r>
      <w:r w:rsidR="00DC089F">
        <w:t xml:space="preserve">men in the Scarlatti gang, a powerful, old and </w:t>
      </w:r>
      <w:r w:rsidR="003258C9">
        <w:t xml:space="preserve">not entirely </w:t>
      </w:r>
      <w:proofErr w:type="gramStart"/>
      <w:r w:rsidR="003258C9">
        <w:lastRenderedPageBreak/>
        <w:t>above board</w:t>
      </w:r>
      <w:proofErr w:type="gramEnd"/>
      <w:r w:rsidR="00723D41">
        <w:t xml:space="preserve"> clan. “They’re probably just checking out the new arrivals. It’s fine</w:t>
      </w:r>
      <w:r w:rsidR="00CA165B">
        <w:t xml:space="preserve">. Keep </w:t>
      </w:r>
      <w:proofErr w:type="spellStart"/>
      <w:r w:rsidR="00CA165B">
        <w:t>yer</w:t>
      </w:r>
      <w:proofErr w:type="spellEnd"/>
      <w:r w:rsidR="00CA165B">
        <w:t xml:space="preserve"> wits though and don’t be wandering around alone”. You </w:t>
      </w:r>
      <w:proofErr w:type="spellStart"/>
      <w:r w:rsidR="00CA165B">
        <w:t>betcha</w:t>
      </w:r>
      <w:proofErr w:type="spellEnd"/>
      <w:r w:rsidR="00CA165B">
        <w:t xml:space="preserve">. </w:t>
      </w:r>
    </w:p>
    <w:p w14:paraId="305EA93D" w14:textId="4473C90C" w:rsidR="004F41A6" w:rsidRDefault="00BD0026">
      <w:r>
        <w:t>“What was the other thing about, you know, the woman-she seemed rather rude</w:t>
      </w:r>
      <w:r w:rsidR="00B649EA">
        <w:t>?</w:t>
      </w:r>
      <w:r>
        <w:t>”</w:t>
      </w:r>
    </w:p>
    <w:p w14:paraId="3288527A" w14:textId="79262408" w:rsidR="00DD504F" w:rsidRDefault="007A4A51">
      <w:r>
        <w:t xml:space="preserve">“Aye well, she was a friend of the Curious Goblin. </w:t>
      </w:r>
      <w:r w:rsidR="0036225F">
        <w:t>We missed the reading</w:t>
      </w:r>
      <w:r w:rsidR="003B18CA">
        <w:t xml:space="preserve"> and the bookseller was quite put out. We may have to eat some </w:t>
      </w:r>
      <w:proofErr w:type="gramStart"/>
      <w:r w:rsidR="003B18CA">
        <w:t>crow”</w:t>
      </w:r>
      <w:proofErr w:type="gramEnd"/>
    </w:p>
    <w:p w14:paraId="2C0A4919" w14:textId="38FB0076" w:rsidR="003B18CA" w:rsidRDefault="003B18CA">
      <w:pPr>
        <w:pBdr>
          <w:bottom w:val="single" w:sz="6" w:space="1" w:color="auto"/>
        </w:pBdr>
      </w:pPr>
      <w:r>
        <w:t>Ah, yes. In all that happened</w:t>
      </w:r>
      <w:r w:rsidR="00021186">
        <w:t xml:space="preserve"> I had </w:t>
      </w:r>
      <w:proofErr w:type="gramStart"/>
      <w:r w:rsidR="00021186">
        <w:t>forgot</w:t>
      </w:r>
      <w:proofErr w:type="gramEnd"/>
      <w:r w:rsidR="00021186">
        <w:t xml:space="preserve">! Maybe being involved in some world ending plot has benefits. I lingered awhile longer and then </w:t>
      </w:r>
      <w:r w:rsidR="00B649EA">
        <w:t>retired</w:t>
      </w:r>
      <w:r w:rsidR="00B866D8">
        <w:t xml:space="preserve">. </w:t>
      </w:r>
      <w:r w:rsidR="00ED453A">
        <w:t>It was an interior room lacking windows, s</w:t>
      </w:r>
      <w:r w:rsidR="00322BF0">
        <w:t xml:space="preserve">o the only way in was that door. Amazingly, I </w:t>
      </w:r>
      <w:r w:rsidR="00B47AAF">
        <w:t>was not scared; I knew</w:t>
      </w:r>
      <w:r w:rsidR="00322BF0">
        <w:t xml:space="preserve"> my friends would have my back and expect</w:t>
      </w:r>
      <w:r w:rsidR="00D62192">
        <w:t>ed</w:t>
      </w:r>
      <w:r w:rsidR="00322BF0">
        <w:t xml:space="preserve"> no visitations, although I kept my hammer within reach.</w:t>
      </w:r>
    </w:p>
    <w:p w14:paraId="30CA524B" w14:textId="7CB5FF22" w:rsidR="00A43A0A" w:rsidRDefault="00A43A0A">
      <w:r>
        <w:t>S2E2: Forgiveness and Fire</w:t>
      </w:r>
    </w:p>
    <w:p w14:paraId="1625EB6F" w14:textId="744C5E4B" w:rsidR="00D62192" w:rsidRDefault="0048381E">
      <w:r>
        <w:t xml:space="preserve">We gathered for morning meal the next day and </w:t>
      </w:r>
      <w:r w:rsidR="009D20A1">
        <w:t xml:space="preserve">we were not halfway through when a young man in </w:t>
      </w:r>
      <w:r w:rsidR="00425DA5">
        <w:t xml:space="preserve">plain robes entered and somewhat timidly looked around. Seeing us, he approached and </w:t>
      </w:r>
      <w:r w:rsidR="009F45C7">
        <w:t xml:space="preserve">stumbled to a halt. </w:t>
      </w:r>
      <w:r w:rsidR="00BC33BD">
        <w:t xml:space="preserve">All in one breath, he said, </w:t>
      </w:r>
      <w:r w:rsidR="009F45C7">
        <w:t>“Gentlem</w:t>
      </w:r>
      <w:r w:rsidR="007C38F3">
        <w:t xml:space="preserve">en, ma’am, and </w:t>
      </w:r>
      <w:proofErr w:type="spellStart"/>
      <w:proofErr w:type="gramStart"/>
      <w:r w:rsidR="007C38F3">
        <w:t>erm..</w:t>
      </w:r>
      <w:proofErr w:type="gramEnd"/>
      <w:r w:rsidR="007C38F3">
        <w:t>others</w:t>
      </w:r>
      <w:proofErr w:type="spellEnd"/>
      <w:r w:rsidR="007C38F3">
        <w:t xml:space="preserve">, I am </w:t>
      </w:r>
      <w:r w:rsidR="008C43EC">
        <w:t xml:space="preserve">from the Temple and have been asked by its leader to invite you to lunch at noon this day. </w:t>
      </w:r>
      <w:r w:rsidR="006E21CA">
        <w:t>They request your presence and hope you will attend</w:t>
      </w:r>
      <w:r w:rsidR="00416F8D">
        <w:t xml:space="preserve">. What may I tell them?” He finished with a little head </w:t>
      </w:r>
      <w:proofErr w:type="gramStart"/>
      <w:r w:rsidR="00416F8D">
        <w:t>bob, and</w:t>
      </w:r>
      <w:proofErr w:type="gramEnd"/>
      <w:r w:rsidR="00416F8D">
        <w:t xml:space="preserve"> </w:t>
      </w:r>
      <w:r w:rsidR="00587F3A">
        <w:t>was most pleased and more than a little relieved when we agreed.</w:t>
      </w:r>
    </w:p>
    <w:p w14:paraId="07C05775" w14:textId="58F06153" w:rsidR="00587F3A" w:rsidRDefault="0061374B">
      <w:r>
        <w:t xml:space="preserve">Still struck by </w:t>
      </w:r>
      <w:proofErr w:type="spellStart"/>
      <w:r>
        <w:t>Brodert’s</w:t>
      </w:r>
      <w:proofErr w:type="spellEnd"/>
      <w:r>
        <w:t xml:space="preserve"> extreme cauti</w:t>
      </w:r>
      <w:r w:rsidR="001B748E">
        <w:t>ousness, we agreed it might be wise to determine if this boy was who he said, and Zunk</w:t>
      </w:r>
      <w:r w:rsidR="00F723AB">
        <w:t xml:space="preserve"> confirmed this with </w:t>
      </w:r>
      <w:proofErr w:type="spellStart"/>
      <w:r w:rsidR="00F723AB">
        <w:t>B’ethena</w:t>
      </w:r>
      <w:proofErr w:type="spellEnd"/>
      <w:r w:rsidR="00F723AB">
        <w:t xml:space="preserve">. So not a trap then, or at least, not an obvious one. </w:t>
      </w:r>
      <w:r w:rsidR="00263642">
        <w:t>Rule #2 (nothing is as it seems).</w:t>
      </w:r>
      <w:r w:rsidR="00343E2A">
        <w:t xml:space="preserve"> We needed to </w:t>
      </w:r>
      <w:proofErr w:type="gramStart"/>
      <w:r w:rsidR="00343E2A">
        <w:t>head</w:t>
      </w:r>
      <w:proofErr w:type="gramEnd"/>
      <w:r w:rsidR="00343E2A">
        <w:t xml:space="preserve"> the Goblin to eat our avian breakfast</w:t>
      </w:r>
      <w:r w:rsidR="000C72BB">
        <w:t xml:space="preserve">, and then to </w:t>
      </w:r>
      <w:proofErr w:type="spellStart"/>
      <w:r w:rsidR="000C72BB">
        <w:t>Brodert’s</w:t>
      </w:r>
      <w:proofErr w:type="spellEnd"/>
      <w:r w:rsidR="000C72BB">
        <w:t xml:space="preserve"> to pick up </w:t>
      </w:r>
      <w:r w:rsidR="00CF0148">
        <w:t xml:space="preserve">the scroll Hans ordered. </w:t>
      </w:r>
    </w:p>
    <w:p w14:paraId="02D74F8B" w14:textId="77777777" w:rsidR="00F55569" w:rsidRDefault="008C013D">
      <w:r>
        <w:t xml:space="preserve">Zunk made </w:t>
      </w:r>
      <w:proofErr w:type="gramStart"/>
      <w:r>
        <w:t>the</w:t>
      </w:r>
      <w:proofErr w:type="gramEnd"/>
      <w:r>
        <w:t xml:space="preserve"> hideous apology (he was quite sincere) while I stood by his side and smiled</w:t>
      </w:r>
      <w:r w:rsidR="00B242C4">
        <w:t xml:space="preserve">. Chesty seemed satisfied with Zunk’s </w:t>
      </w:r>
      <w:r w:rsidR="00314F42">
        <w:t xml:space="preserve">peace offering, finally admitting </w:t>
      </w:r>
      <w:r w:rsidR="003F2F1A">
        <w:t>he could not in truth stay mad at the little goblin</w:t>
      </w:r>
      <w:r w:rsidR="00AE7018">
        <w:t xml:space="preserve"> </w:t>
      </w:r>
      <w:r w:rsidR="00B10C50">
        <w:t xml:space="preserve">How cute. </w:t>
      </w:r>
      <w:r w:rsidR="00002DEB">
        <w:t>Chesty l</w:t>
      </w:r>
      <w:r w:rsidR="00AE7018">
        <w:t>ook</w:t>
      </w:r>
      <w:r w:rsidR="00002DEB">
        <w:t>ed</w:t>
      </w:r>
      <w:r w:rsidR="00AE7018">
        <w:t xml:space="preserve"> at me briefly, probably in implied contrast. I smiled </w:t>
      </w:r>
      <w:r w:rsidR="00B10C50">
        <w:t>even more, the witless girl not realizing she was being scorned</w:t>
      </w:r>
      <w:r w:rsidR="003F2F1A">
        <w:t xml:space="preserve">. </w:t>
      </w:r>
      <w:r w:rsidR="00F55569">
        <w:t>I am having to learn there is more than one way to appeal to a man’s ego. It seemed to work.</w:t>
      </w:r>
    </w:p>
    <w:p w14:paraId="0EEFD35C" w14:textId="148E75A8" w:rsidR="003F2F1A" w:rsidRDefault="003F2F1A">
      <w:r>
        <w:t xml:space="preserve">That being </w:t>
      </w:r>
      <w:r w:rsidR="00F55569">
        <w:t>done</w:t>
      </w:r>
      <w:r>
        <w:t xml:space="preserve">, we made for </w:t>
      </w:r>
      <w:proofErr w:type="spellStart"/>
      <w:r>
        <w:t>Brodert’s</w:t>
      </w:r>
      <w:proofErr w:type="spellEnd"/>
      <w:r>
        <w:t>.</w:t>
      </w:r>
      <w:r w:rsidR="00265572">
        <w:t xml:space="preserve"> He was quite surprised to see us and hissed “What are you doing here-I said lay low.”</w:t>
      </w:r>
      <w:r w:rsidR="00652A0F">
        <w:t xml:space="preserve"> </w:t>
      </w:r>
    </w:p>
    <w:p w14:paraId="3312A1C1" w14:textId="076576E8" w:rsidR="00652A0F" w:rsidRDefault="00652A0F">
      <w:r>
        <w:t>“Ah good morning good Scholar” Hans said, quite loudly “I hope I am not too early to transact our business</w:t>
      </w:r>
      <w:r w:rsidR="009126C5">
        <w:t xml:space="preserve"> regarding the documents we discussed”. </w:t>
      </w:r>
      <w:r w:rsidR="003376FD">
        <w:t xml:space="preserve"> He could not resist winking, twice, but it surely would be visible only to us. </w:t>
      </w:r>
    </w:p>
    <w:p w14:paraId="13DD01E3" w14:textId="421FE63F" w:rsidR="004A6048" w:rsidRDefault="004A6048">
      <w:r>
        <w:lastRenderedPageBreak/>
        <w:t xml:space="preserve">While </w:t>
      </w:r>
      <w:proofErr w:type="spellStart"/>
      <w:r>
        <w:t>Brodert</w:t>
      </w:r>
      <w:proofErr w:type="spellEnd"/>
      <w:r>
        <w:t xml:space="preserve"> spent some time </w:t>
      </w:r>
      <w:r w:rsidR="00E221C3">
        <w:t>producing the scroll he surely could have done more easily, we whispered about the Temple invite we had received</w:t>
      </w:r>
      <w:r w:rsidR="00476430">
        <w:t xml:space="preserve">, but all </w:t>
      </w:r>
      <w:proofErr w:type="spellStart"/>
      <w:r w:rsidR="00476430">
        <w:t>Brodert</w:t>
      </w:r>
      <w:proofErr w:type="spellEnd"/>
      <w:r w:rsidR="00476430">
        <w:t xml:space="preserve"> would say was it was best to keep it. He did not seem </w:t>
      </w:r>
      <w:r w:rsidR="000D3649">
        <w:t xml:space="preserve">concerned about a ruse. </w:t>
      </w:r>
    </w:p>
    <w:p w14:paraId="5014CBE7" w14:textId="745343FA" w:rsidR="000D3649" w:rsidRDefault="000D3649">
      <w:r>
        <w:t xml:space="preserve">Our little one-act play was </w:t>
      </w:r>
      <w:proofErr w:type="gramStart"/>
      <w:r>
        <w:t>over, and</w:t>
      </w:r>
      <w:proofErr w:type="gramEnd"/>
      <w:r>
        <w:t xml:space="preserve"> given the Temple was on the other side of town, </w:t>
      </w:r>
      <w:r w:rsidR="00853374">
        <w:t xml:space="preserve">it was time to head </w:t>
      </w:r>
      <w:proofErr w:type="gramStart"/>
      <w:r w:rsidR="00853374">
        <w:t>to</w:t>
      </w:r>
      <w:proofErr w:type="gramEnd"/>
      <w:r w:rsidR="00853374">
        <w:t xml:space="preserve"> our appointment.</w:t>
      </w:r>
      <w:r w:rsidR="007C160D">
        <w:t xml:space="preserve"> </w:t>
      </w:r>
      <w:r w:rsidR="003D584D">
        <w:t xml:space="preserve"> We were met by the master of the temple, </w:t>
      </w:r>
      <w:proofErr w:type="spellStart"/>
      <w:r w:rsidR="003D584D" w:rsidRPr="008C45D2">
        <w:t>Abstalar</w:t>
      </w:r>
      <w:proofErr w:type="spellEnd"/>
      <w:r w:rsidR="003D584D" w:rsidRPr="008C45D2">
        <w:t xml:space="preserve"> </w:t>
      </w:r>
      <w:proofErr w:type="spellStart"/>
      <w:r w:rsidR="003D584D" w:rsidRPr="008C45D2">
        <w:t>Zantus</w:t>
      </w:r>
      <w:proofErr w:type="spellEnd"/>
      <w:r w:rsidR="003D584D">
        <w:t xml:space="preserve">, a most polite and friendly </w:t>
      </w:r>
      <w:r w:rsidR="00E00765">
        <w:t xml:space="preserve">gentleman, and were </w:t>
      </w:r>
      <w:proofErr w:type="gramStart"/>
      <w:r w:rsidR="00E00765">
        <w:t>lead</w:t>
      </w:r>
      <w:proofErr w:type="gramEnd"/>
      <w:r w:rsidR="00E00765">
        <w:t xml:space="preserve"> into an inner courtyard of the temple</w:t>
      </w:r>
      <w:r w:rsidR="002E450D">
        <w:t xml:space="preserve">. A stone table had been set with an impressive amount and variety of good, </w:t>
      </w:r>
      <w:r w:rsidR="00FD127C">
        <w:t xml:space="preserve">and seven menhirs to the major gods </w:t>
      </w:r>
      <w:r w:rsidR="00D53F59">
        <w:t xml:space="preserve">stood in a large circle around us. </w:t>
      </w:r>
      <w:r w:rsidR="00836526">
        <w:t xml:space="preserve">The temple, reconstructed after </w:t>
      </w:r>
      <w:r w:rsidR="00693D89">
        <w:t>the dragon attack, was the grandest building I had ever seen!</w:t>
      </w:r>
    </w:p>
    <w:p w14:paraId="59182981" w14:textId="79B0A90B" w:rsidR="00693D89" w:rsidRDefault="00B012BE">
      <w:proofErr w:type="spellStart"/>
      <w:r>
        <w:t>Abstalar</w:t>
      </w:r>
      <w:proofErr w:type="spellEnd"/>
      <w:r>
        <w:t xml:space="preserve"> was a perfect host, </w:t>
      </w:r>
      <w:proofErr w:type="gramStart"/>
      <w:r>
        <w:t>asking us</w:t>
      </w:r>
      <w:proofErr w:type="gramEnd"/>
      <w:r>
        <w:t xml:space="preserve"> </w:t>
      </w:r>
      <w:proofErr w:type="gramStart"/>
      <w:r>
        <w:t>each</w:t>
      </w:r>
      <w:proofErr w:type="gramEnd"/>
      <w:r>
        <w:t xml:space="preserve"> in turn</w:t>
      </w:r>
      <w:r w:rsidR="008064CF">
        <w:t xml:space="preserve"> </w:t>
      </w:r>
      <w:r w:rsidR="00E01A05">
        <w:t xml:space="preserve">about ourselves and how we ended up in Sandpoint. </w:t>
      </w:r>
      <w:r w:rsidR="00D95B28">
        <w:t>I could not resist asking him if he knew the Heroes (slightly</w:t>
      </w:r>
      <w:r w:rsidR="00847983">
        <w:t xml:space="preserve">, he </w:t>
      </w:r>
      <w:proofErr w:type="spellStart"/>
      <w:r w:rsidR="00847983">
        <w:t>afirmed</w:t>
      </w:r>
      <w:proofErr w:type="spellEnd"/>
      <w:r w:rsidR="00D95B28">
        <w:t xml:space="preserve">), </w:t>
      </w:r>
      <w:r w:rsidR="00414623">
        <w:t>and why would someone such as his grace be interested in us. It seemed we all were wondering the same.</w:t>
      </w:r>
    </w:p>
    <w:p w14:paraId="45E65964" w14:textId="2AC3D8E8" w:rsidR="00414623" w:rsidRDefault="00036525">
      <w:r>
        <w:t xml:space="preserve">“It is a matter of history” he </w:t>
      </w:r>
      <w:proofErr w:type="gramStart"/>
      <w:r>
        <w:t>replied</w:t>
      </w:r>
      <w:r w:rsidR="00544539">
        <w:t xml:space="preserve">  “</w:t>
      </w:r>
      <w:proofErr w:type="gramEnd"/>
      <w:r w:rsidR="00544539">
        <w:t xml:space="preserve">do you know </w:t>
      </w:r>
      <w:r w:rsidR="00CA3656">
        <w:t xml:space="preserve">of </w:t>
      </w:r>
      <w:r w:rsidR="00544539">
        <w:t xml:space="preserve">the early events in Sandpoint when </w:t>
      </w:r>
      <w:r w:rsidR="00CA3656">
        <w:t>th</w:t>
      </w:r>
      <w:r w:rsidR="00126235">
        <w:t xml:space="preserve">e adventurers became part of our lore? </w:t>
      </w:r>
      <w:r w:rsidR="00855912">
        <w:t xml:space="preserve"> Do you recall </w:t>
      </w:r>
      <w:proofErr w:type="spellStart"/>
      <w:r w:rsidR="00855912">
        <w:t>Nualia</w:t>
      </w:r>
      <w:proofErr w:type="spellEnd"/>
      <w:r w:rsidR="00855912">
        <w:t xml:space="preserve"> </w:t>
      </w:r>
      <w:r w:rsidR="002C3291">
        <w:t xml:space="preserve">and the role she </w:t>
      </w:r>
      <w:r w:rsidR="00855912">
        <w:t xml:space="preserve">played in these </w:t>
      </w:r>
      <w:proofErr w:type="gramStart"/>
      <w:r w:rsidR="00855912">
        <w:t>event</w:t>
      </w:r>
      <w:r w:rsidR="00FE3101">
        <w:t>s</w:t>
      </w:r>
      <w:r w:rsidR="00855912">
        <w:t>”?</w:t>
      </w:r>
      <w:proofErr w:type="gramEnd"/>
      <w:r w:rsidR="00126235">
        <w:t xml:space="preserve"> I did, sort of</w:t>
      </w:r>
      <w:r w:rsidR="002C3291">
        <w:t xml:space="preserve">, but it was a long time since I had read the tales of </w:t>
      </w:r>
      <w:r w:rsidR="00D263EC">
        <w:t>The Pride</w:t>
      </w:r>
      <w:r w:rsidR="00ED3D2D">
        <w:t xml:space="preserve"> and </w:t>
      </w:r>
      <w:proofErr w:type="spellStart"/>
      <w:r w:rsidR="00ED3D2D">
        <w:t>Abstalar</w:t>
      </w:r>
      <w:proofErr w:type="spellEnd"/>
      <w:r w:rsidR="00ED3D2D">
        <w:t xml:space="preserve"> had to fill in the gaps.  But basically, </w:t>
      </w:r>
      <w:proofErr w:type="spellStart"/>
      <w:r w:rsidR="00ED3D2D">
        <w:t>Nualia</w:t>
      </w:r>
      <w:proofErr w:type="spellEnd"/>
      <w:r w:rsidR="00ED3D2D">
        <w:t xml:space="preserve"> was the adopted daughter of the last </w:t>
      </w:r>
      <w:proofErr w:type="gramStart"/>
      <w:r w:rsidR="008537D6">
        <w:t>Master,  and</w:t>
      </w:r>
      <w:proofErr w:type="gramEnd"/>
      <w:r w:rsidR="008537D6">
        <w:t xml:space="preserve"> was both </w:t>
      </w:r>
      <w:proofErr w:type="gramStart"/>
      <w:r w:rsidR="008537D6">
        <w:t>god</w:t>
      </w:r>
      <w:proofErr w:type="gramEnd"/>
      <w:r w:rsidR="008537D6">
        <w:t xml:space="preserve"> touched and scorned by the town.  Young and alone, she </w:t>
      </w:r>
      <w:r w:rsidR="003A67C9">
        <w:t xml:space="preserve">had a gift for healing that was most </w:t>
      </w:r>
      <w:r w:rsidR="00FE3101">
        <w:t>useful but</w:t>
      </w:r>
      <w:r w:rsidR="003A67C9">
        <w:t xml:space="preserve"> also frightening to the townsfolk</w:t>
      </w:r>
      <w:r w:rsidR="00D47BDB">
        <w:t xml:space="preserve">. </w:t>
      </w:r>
      <w:r w:rsidR="007A29B4">
        <w:t>They could not eschew her</w:t>
      </w:r>
      <w:r w:rsidR="0077649D">
        <w:t xml:space="preserve"> despite </w:t>
      </w:r>
      <w:r w:rsidR="00F81DCE">
        <w:t>being fearful, which led to even more scorn and callousness</w:t>
      </w:r>
      <w:r w:rsidR="00D27812">
        <w:t xml:space="preserve">.  </w:t>
      </w:r>
      <w:r w:rsidR="00176276">
        <w:t xml:space="preserve">Behind her back, and sometimes to her face, they called her monster, and worse. </w:t>
      </w:r>
      <w:r w:rsidR="00D27812">
        <w:t>None of this of course was understood by her “father”</w:t>
      </w:r>
      <w:r w:rsidR="00D041F7">
        <w:t>.  E</w:t>
      </w:r>
      <w:r w:rsidR="00E575A1">
        <w:t>ventually the loneliness and anger (which she did not unde</w:t>
      </w:r>
      <w:r w:rsidR="001B2BA4">
        <w:t>rstand from the vantage point of a young girl) broke her</w:t>
      </w:r>
      <w:r w:rsidR="009C4491">
        <w:t xml:space="preserve">. She turned to Lamashtu (was she not a monster already?) and </w:t>
      </w:r>
      <w:r w:rsidR="00D2107C">
        <w:t xml:space="preserve">torched the temple, fleeing to the tunnels beneath </w:t>
      </w:r>
      <w:proofErr w:type="spellStart"/>
      <w:r w:rsidR="00D2107C">
        <w:t>Thistletop</w:t>
      </w:r>
      <w:proofErr w:type="spellEnd"/>
      <w:r w:rsidR="00392F9B">
        <w:t xml:space="preserve"> that she had found in her wandering. There she followed Lamashtu’s </w:t>
      </w:r>
      <w:r w:rsidR="00EA49C8">
        <w:t>path and</w:t>
      </w:r>
      <w:r w:rsidR="00392F9B">
        <w:t xml:space="preserve"> convinced the goblins there to </w:t>
      </w:r>
      <w:r w:rsidR="00244E7F">
        <w:t>attack the village</w:t>
      </w:r>
      <w:r w:rsidR="00F25422">
        <w:t xml:space="preserve"> (they were even more mons</w:t>
      </w:r>
      <w:r w:rsidR="0030210F">
        <w:t>ters than she)</w:t>
      </w:r>
      <w:r w:rsidR="00244E7F">
        <w:t xml:space="preserve">. </w:t>
      </w:r>
      <w:r w:rsidR="0031562D">
        <w:t xml:space="preserve">This was the first test of The Pride; they helped thwart the invasion and </w:t>
      </w:r>
      <w:r w:rsidR="00242C7E">
        <w:t xml:space="preserve">eventually found </w:t>
      </w:r>
      <w:r w:rsidR="0019206A">
        <w:t>their</w:t>
      </w:r>
      <w:r w:rsidR="00242C7E">
        <w:t xml:space="preserve"> way </w:t>
      </w:r>
      <w:proofErr w:type="gramStart"/>
      <w:r w:rsidR="00242C7E">
        <w:t>in to</w:t>
      </w:r>
      <w:proofErr w:type="gramEnd"/>
      <w:r w:rsidR="00242C7E">
        <w:t xml:space="preserve"> </w:t>
      </w:r>
      <w:proofErr w:type="spellStart"/>
      <w:r w:rsidR="00242C7E">
        <w:t>Thistletop</w:t>
      </w:r>
      <w:proofErr w:type="spellEnd"/>
      <w:r w:rsidR="00242C7E">
        <w:t xml:space="preserve"> (</w:t>
      </w:r>
      <w:r w:rsidR="00065C17">
        <w:t>at a steep cost</w:t>
      </w:r>
      <w:r w:rsidR="0030547D">
        <w:t>, this was Javis’ first death as well as that of a local ranger)</w:t>
      </w:r>
      <w:r w:rsidR="00EA49C8">
        <w:t xml:space="preserve"> to defeat </w:t>
      </w:r>
      <w:proofErr w:type="spellStart"/>
      <w:r w:rsidR="00EA49C8">
        <w:t>Nualia</w:t>
      </w:r>
      <w:proofErr w:type="spellEnd"/>
      <w:r w:rsidR="00EA49C8">
        <w:t xml:space="preserve">. </w:t>
      </w:r>
    </w:p>
    <w:p w14:paraId="29813351" w14:textId="3DB77BC0" w:rsidR="00EA49C8" w:rsidRDefault="0019206A">
      <w:r>
        <w:t>“And I have been thinking about this for the past 17 years</w:t>
      </w:r>
      <w:r w:rsidR="008A5F76">
        <w:t xml:space="preserve">” concluded </w:t>
      </w:r>
      <w:proofErr w:type="spellStart"/>
      <w:r w:rsidR="008A5F76">
        <w:t>Abstalar</w:t>
      </w:r>
      <w:proofErr w:type="spellEnd"/>
      <w:r w:rsidR="008A5F76">
        <w:t xml:space="preserve"> “and how we, the town, failed that poor young girl. </w:t>
      </w:r>
      <w:r w:rsidR="00441F2D">
        <w:t xml:space="preserve"> </w:t>
      </w:r>
      <w:r w:rsidR="00291F34">
        <w:t>We owe her restless spirit something better than eternal bitterness”</w:t>
      </w:r>
    </w:p>
    <w:p w14:paraId="3B79A2DE" w14:textId="7DCD26B4" w:rsidR="003F456E" w:rsidRDefault="003F456E">
      <w:r>
        <w:t xml:space="preserve">We all agreed this seemed so. Well, that is not entirely true.  I </w:t>
      </w:r>
      <w:proofErr w:type="gramStart"/>
      <w:r>
        <w:t>did,</w:t>
      </w:r>
      <w:proofErr w:type="gramEnd"/>
      <w:r>
        <w:t xml:space="preserve"> Tom was sympathetic</w:t>
      </w:r>
      <w:r w:rsidR="00677A41">
        <w:t xml:space="preserve">-he understood </w:t>
      </w:r>
      <w:r w:rsidR="006109A1">
        <w:t>not having a place</w:t>
      </w:r>
      <w:r>
        <w:t xml:space="preserve">, Zunk agnostic and Hans </w:t>
      </w:r>
      <w:r w:rsidR="00B06BF7">
        <w:t xml:space="preserve">concerned we were making excuses for </w:t>
      </w:r>
      <w:proofErr w:type="spellStart"/>
      <w:r w:rsidR="00B06BF7">
        <w:t>Nualia’s</w:t>
      </w:r>
      <w:proofErr w:type="spellEnd"/>
      <w:r w:rsidR="00B06BF7">
        <w:t xml:space="preserve"> exercise of freewill. </w:t>
      </w:r>
    </w:p>
    <w:p w14:paraId="135F6590" w14:textId="4DE3DC6C" w:rsidR="009126C5" w:rsidRDefault="00376EEC">
      <w:r>
        <w:lastRenderedPageBreak/>
        <w:t>“</w:t>
      </w:r>
      <w:r w:rsidR="005E1B2B">
        <w:t xml:space="preserve">A gesture of reconciliation is for the town as much as </w:t>
      </w:r>
      <w:proofErr w:type="spellStart"/>
      <w:r w:rsidR="005E1B2B">
        <w:t>Nualia</w:t>
      </w:r>
      <w:proofErr w:type="spellEnd"/>
      <w:r w:rsidR="00D44C09">
        <w:t xml:space="preserve">, my </w:t>
      </w:r>
      <w:proofErr w:type="spellStart"/>
      <w:r w:rsidR="00D44C09">
        <w:t>gnomeish</w:t>
      </w:r>
      <w:proofErr w:type="spellEnd"/>
      <w:r w:rsidR="00D44C09">
        <w:t xml:space="preserve"> friend. Her </w:t>
      </w:r>
      <w:r w:rsidR="00A00BEF">
        <w:t xml:space="preserve">actions are her own, just as of course, were ours. </w:t>
      </w:r>
      <w:r w:rsidR="004A485A">
        <w:t xml:space="preserve">And they were not without </w:t>
      </w:r>
      <w:proofErr w:type="gramStart"/>
      <w:r w:rsidR="004A485A">
        <w:t>effect”.</w:t>
      </w:r>
      <w:proofErr w:type="gramEnd"/>
    </w:p>
    <w:p w14:paraId="492EAC9C" w14:textId="6617A089" w:rsidR="004A485A" w:rsidRDefault="004A485A">
      <w:r>
        <w:t xml:space="preserve">“Jah, okay. </w:t>
      </w:r>
      <w:r w:rsidR="00FA734C">
        <w:t xml:space="preserve">This is an intellectually consistent argument at least. </w:t>
      </w:r>
      <w:proofErr w:type="gramStart"/>
      <w:r w:rsidR="00FA734C">
        <w:t>So</w:t>
      </w:r>
      <w:proofErr w:type="gramEnd"/>
      <w:r w:rsidR="00FA734C">
        <w:t xml:space="preserve"> what-build her </w:t>
      </w:r>
      <w:r w:rsidR="00190245">
        <w:t>stature</w:t>
      </w:r>
      <w:r w:rsidR="00FA734C">
        <w:t xml:space="preserve"> in memorial?  And what have we to do with </w:t>
      </w:r>
      <w:proofErr w:type="gramStart"/>
      <w:r w:rsidR="00FA734C">
        <w:t>this”?</w:t>
      </w:r>
      <w:proofErr w:type="gramEnd"/>
    </w:p>
    <w:p w14:paraId="157CADE0" w14:textId="7DF928BC" w:rsidR="00FA734C" w:rsidRDefault="00091651">
      <w:r>
        <w:t xml:space="preserve">“Well, an excellent question” replies </w:t>
      </w:r>
      <w:proofErr w:type="spellStart"/>
      <w:r>
        <w:t>Abstalar</w:t>
      </w:r>
      <w:proofErr w:type="spellEnd"/>
      <w:r>
        <w:t xml:space="preserve"> “We uh, need you to recover her bones</w:t>
      </w:r>
      <w:r w:rsidR="00CD36FC">
        <w:t xml:space="preserve">. We needed a physical link to her, </w:t>
      </w:r>
      <w:r w:rsidR="00017B18">
        <w:t xml:space="preserve">you see, to perform a cleansing ritual and when we raised her </w:t>
      </w:r>
      <w:proofErr w:type="gramStart"/>
      <w:r w:rsidR="00017B18">
        <w:t>coffin</w:t>
      </w:r>
      <w:proofErr w:type="gramEnd"/>
      <w:r w:rsidR="00017B18">
        <w:t xml:space="preserve"> we dis</w:t>
      </w:r>
      <w:r w:rsidR="000F4E6F">
        <w:t xml:space="preserve">covered what </w:t>
      </w:r>
      <w:proofErr w:type="gramStart"/>
      <w:r w:rsidR="000F4E6F">
        <w:t>looks</w:t>
      </w:r>
      <w:proofErr w:type="gramEnd"/>
      <w:r w:rsidR="000F4E6F">
        <w:t xml:space="preserve"> like a ghoul tunnel into the grave. They do that sometimes to find bones to gnaw on. It is a ghoul thing. Anyway, her bones are </w:t>
      </w:r>
      <w:proofErr w:type="gramStart"/>
      <w:r w:rsidR="000F4E6F">
        <w:t>gone</w:t>
      </w:r>
      <w:proofErr w:type="gramEnd"/>
      <w:r w:rsidR="00D32B97">
        <w:t xml:space="preserve"> and I was erm, hoping you would investigate and hopefully rec</w:t>
      </w:r>
      <w:r w:rsidR="004E64FA">
        <w:t xml:space="preserve">over them for </w:t>
      </w:r>
      <w:proofErr w:type="gramStart"/>
      <w:r w:rsidR="004E64FA">
        <w:t>us.”</w:t>
      </w:r>
      <w:proofErr w:type="gramEnd"/>
    </w:p>
    <w:p w14:paraId="45E2A58F" w14:textId="2179D606" w:rsidR="004E64FA" w:rsidRDefault="004E64FA">
      <w:r>
        <w:t xml:space="preserve">You </w:t>
      </w:r>
      <w:proofErr w:type="spellStart"/>
      <w:r>
        <w:t>betch</w:t>
      </w:r>
      <w:r w:rsidR="008872AB">
        <w:t>a</w:t>
      </w:r>
      <w:proofErr w:type="spellEnd"/>
      <w:r w:rsidR="008872AB">
        <w:t xml:space="preserve">. Although again it took a little discussion. “She was just a little </w:t>
      </w:r>
      <w:proofErr w:type="gramStart"/>
      <w:r w:rsidR="008872AB" w:rsidRPr="00D04491">
        <w:rPr>
          <w:i/>
          <w:iCs/>
        </w:rPr>
        <w:t>girl</w:t>
      </w:r>
      <w:r w:rsidR="00D000F8">
        <w:t>”  was</w:t>
      </w:r>
      <w:proofErr w:type="gramEnd"/>
      <w:r w:rsidR="00D000F8">
        <w:t xml:space="preserve"> my </w:t>
      </w:r>
      <w:proofErr w:type="gramStart"/>
      <w:r w:rsidR="00D000F8">
        <w:t xml:space="preserve">opinion </w:t>
      </w:r>
      <w:r w:rsidR="00D04491">
        <w:t xml:space="preserve"> </w:t>
      </w:r>
      <w:r w:rsidR="00D000F8">
        <w:t>“</w:t>
      </w:r>
      <w:proofErr w:type="gramEnd"/>
      <w:r w:rsidR="00D04491">
        <w:t>and this will give her and the town a way to go forward.</w:t>
      </w:r>
      <w:r w:rsidR="00D000F8">
        <w:t>”</w:t>
      </w:r>
      <w:r w:rsidR="00EF432F">
        <w:t xml:space="preserve"> Tom was firmly in my corner, Zunk shrugged. “Jah, okay, well </w:t>
      </w:r>
      <w:proofErr w:type="spellStart"/>
      <w:r w:rsidR="00EF432F">
        <w:t>Brodert</w:t>
      </w:r>
      <w:proofErr w:type="spellEnd"/>
      <w:r w:rsidR="00EF432F">
        <w:t xml:space="preserve"> told us to keep our head down, and underground is definitely down”</w:t>
      </w:r>
      <w:r w:rsidR="000B2B6E">
        <w:t xml:space="preserve"> was how Hans considered it.</w:t>
      </w:r>
    </w:p>
    <w:p w14:paraId="5DBF095F" w14:textId="08A1B91C" w:rsidR="00EF432F" w:rsidRDefault="00005A5C">
      <w:r>
        <w:t>“So, priest” said Tom “what threats do ghouls represent</w:t>
      </w:r>
      <w:r w:rsidR="00C87311">
        <w:t>?</w:t>
      </w:r>
      <w:r>
        <w:t xml:space="preserve"> We might as well be prepared”</w:t>
      </w:r>
    </w:p>
    <w:p w14:paraId="2549686D" w14:textId="6D1F4867" w:rsidR="00005A5C" w:rsidRDefault="00005A5C">
      <w:r>
        <w:t xml:space="preserve">This set off a round of conversation that ended with </w:t>
      </w:r>
      <w:proofErr w:type="spellStart"/>
      <w:r>
        <w:t>Ab</w:t>
      </w:r>
      <w:r w:rsidR="00FA078E">
        <w:t>stalar</w:t>
      </w:r>
      <w:proofErr w:type="spellEnd"/>
      <w:r w:rsidR="00D834B5">
        <w:t xml:space="preserve"> excusing himself to rummage around for </w:t>
      </w:r>
      <w:proofErr w:type="gramStart"/>
      <w:r w:rsidR="00D834B5">
        <w:t>some  things</w:t>
      </w:r>
      <w:proofErr w:type="gramEnd"/>
      <w:r w:rsidR="00D834B5">
        <w:t xml:space="preserve"> </w:t>
      </w:r>
      <w:r w:rsidR="0072278F">
        <w:t xml:space="preserve">to help. He </w:t>
      </w:r>
      <w:r w:rsidR="000F12EE">
        <w:t xml:space="preserve">returned with an assortment of potions, </w:t>
      </w:r>
      <w:r w:rsidR="006573C5">
        <w:t xml:space="preserve">and a bow and a very lovely </w:t>
      </w:r>
      <w:proofErr w:type="spellStart"/>
      <w:r w:rsidR="006573C5">
        <w:t>morningstar</w:t>
      </w:r>
      <w:proofErr w:type="spellEnd"/>
      <w:r w:rsidR="006573C5">
        <w:t xml:space="preserve">. </w:t>
      </w:r>
      <w:r w:rsidR="00482055">
        <w:t>“Healing draughts,</w:t>
      </w:r>
      <w:proofErr w:type="gramStart"/>
      <w:r w:rsidR="00482055">
        <w:t xml:space="preserve"> he</w:t>
      </w:r>
      <w:proofErr w:type="gramEnd"/>
      <w:r w:rsidR="00482055">
        <w:t xml:space="preserve"> explained, </w:t>
      </w:r>
      <w:r w:rsidR="004B535B">
        <w:t xml:space="preserve">“and some weapons that might be more effective than what you </w:t>
      </w:r>
      <w:r w:rsidR="00BE65DF">
        <w:t>possess</w:t>
      </w:r>
      <w:r w:rsidR="004B535B">
        <w:t>.</w:t>
      </w:r>
      <w:r w:rsidR="00DC5AEC">
        <w:t xml:space="preserve"> </w:t>
      </w:r>
      <w:proofErr w:type="gramStart"/>
      <w:r w:rsidR="00DC5AEC">
        <w:t>You</w:t>
      </w:r>
      <w:proofErr w:type="gramEnd"/>
      <w:r w:rsidR="00DC5AEC">
        <w:t xml:space="preserve"> Tom, look well equipped, especially for a </w:t>
      </w:r>
      <w:r w:rsidR="00DC5AEC" w:rsidRPr="00BE65DF">
        <w:rPr>
          <w:i/>
          <w:iCs/>
        </w:rPr>
        <w:t>farmer</w:t>
      </w:r>
      <w:r w:rsidR="00DC5AEC">
        <w:t xml:space="preserve">. </w:t>
      </w:r>
      <w:r w:rsidR="00F507EC">
        <w:t xml:space="preserve">We keep them for our defense now” he added somewhat sadly </w:t>
      </w:r>
      <w:proofErr w:type="gramStart"/>
      <w:r w:rsidR="00F507EC">
        <w:t>“ so</w:t>
      </w:r>
      <w:proofErr w:type="gramEnd"/>
      <w:r w:rsidR="00F507EC">
        <w:t xml:space="preserve"> please return them when you return. And those tonics will help prevent disease</w:t>
      </w:r>
      <w:r w:rsidR="00265F24">
        <w:t xml:space="preserve"> that will turn you, so try not to get bit or scratched</w:t>
      </w:r>
      <w:r w:rsidR="009501D8">
        <w:t xml:space="preserve"> by the ghouls”</w:t>
      </w:r>
    </w:p>
    <w:p w14:paraId="01D60746" w14:textId="60A72439" w:rsidR="00265F24" w:rsidRDefault="00265F24">
      <w:r>
        <w:t xml:space="preserve">You </w:t>
      </w:r>
      <w:proofErr w:type="spellStart"/>
      <w:r>
        <w:t>bet</w:t>
      </w:r>
      <w:r w:rsidR="009501D8">
        <w:t>cha</w:t>
      </w:r>
      <w:proofErr w:type="spellEnd"/>
      <w:r w:rsidR="009501D8">
        <w:t>.</w:t>
      </w:r>
    </w:p>
    <w:p w14:paraId="5D27492C" w14:textId="77777777" w:rsidR="007D46DF" w:rsidRDefault="008F688A">
      <w:r>
        <w:t>His Grace</w:t>
      </w:r>
      <w:r w:rsidR="00B2733D">
        <w:t xml:space="preserve"> showed us to </w:t>
      </w:r>
      <w:proofErr w:type="spellStart"/>
      <w:r w:rsidR="00B2733D">
        <w:t>Nualia’s</w:t>
      </w:r>
      <w:proofErr w:type="spellEnd"/>
      <w:r w:rsidR="00B2733D">
        <w:t xml:space="preserve"> grave, alone at the corner of the yard</w:t>
      </w:r>
      <w:r>
        <w:t xml:space="preserve">. “It was the only place the </w:t>
      </w:r>
      <w:r w:rsidR="00490A22">
        <w:t xml:space="preserve">townsfolk would </w:t>
      </w:r>
      <w:proofErr w:type="gramStart"/>
      <w:r w:rsidR="00490A22">
        <w:t>accept”  he</w:t>
      </w:r>
      <w:proofErr w:type="gramEnd"/>
      <w:r w:rsidR="00490A22">
        <w:t xml:space="preserve"> offered. “Hopefully we will set this bad business aright, with your help</w:t>
      </w:r>
      <w:r w:rsidR="0020213A">
        <w:t>. Godspeed</w:t>
      </w:r>
      <w:r w:rsidR="00490A22">
        <w:t>”</w:t>
      </w:r>
      <w:r w:rsidR="007D46DF">
        <w:t xml:space="preserve"> he added as he left.</w:t>
      </w:r>
    </w:p>
    <w:p w14:paraId="4714FBEC" w14:textId="0928A3A2" w:rsidR="009501D8" w:rsidRDefault="00686246">
      <w:r>
        <w:t xml:space="preserve"> A small shaft led from a corner of the grave sloping down. Zunk crept down, set the rope, and we descended into a </w:t>
      </w:r>
      <w:r w:rsidR="0020213A">
        <w:t xml:space="preserve">cramped tunnel. </w:t>
      </w:r>
      <w:r w:rsidR="003A5D33">
        <w:t xml:space="preserve">Zunk ranged forward so he could </w:t>
      </w:r>
      <w:r w:rsidR="00293F41">
        <w:t xml:space="preserve">scout without our light to reveal him, went some distance ahead, </w:t>
      </w:r>
      <w:r w:rsidR="00BB2FB1">
        <w:t>and then returned to bring us forward, and we repeated this several times</w:t>
      </w:r>
      <w:r w:rsidR="00F46718">
        <w:t xml:space="preserve">. He was </w:t>
      </w:r>
      <w:r w:rsidR="0018464E">
        <w:t xml:space="preserve">nearly </w:t>
      </w:r>
      <w:r w:rsidR="00F46718">
        <w:t>out of my sight when I heard him whisper “</w:t>
      </w:r>
      <w:proofErr w:type="spellStart"/>
      <w:r w:rsidR="00F46718">
        <w:t>shhhh</w:t>
      </w:r>
      <w:proofErr w:type="spellEnd"/>
      <w:r w:rsidR="00F46718">
        <w:t xml:space="preserve">” </w:t>
      </w:r>
      <w:r w:rsidR="00794E03">
        <w:t>which was confusing</w:t>
      </w:r>
      <w:r w:rsidR="00535301">
        <w:t xml:space="preserve"> as </w:t>
      </w:r>
      <w:r w:rsidR="00794E03">
        <w:t xml:space="preserve">we knew to be </w:t>
      </w:r>
      <w:r w:rsidR="003B00C9">
        <w:t>silent, until</w:t>
      </w:r>
      <w:r w:rsidR="00B63F07">
        <w:t xml:space="preserve"> I </w:t>
      </w:r>
      <w:r w:rsidR="00334572">
        <w:t xml:space="preserve">heard some </w:t>
      </w:r>
      <w:proofErr w:type="gramStart"/>
      <w:r w:rsidR="00334572">
        <w:t>high pitched</w:t>
      </w:r>
      <w:proofErr w:type="gramEnd"/>
      <w:r w:rsidR="00334572">
        <w:t xml:space="preserve"> voices, followed by Zunk saying something like </w:t>
      </w:r>
      <w:proofErr w:type="gramStart"/>
      <w:r w:rsidR="00334572">
        <w:t xml:space="preserve">“ </w:t>
      </w:r>
      <w:r w:rsidR="00867FB0">
        <w:t>your</w:t>
      </w:r>
      <w:proofErr w:type="gramEnd"/>
      <w:r w:rsidR="00867FB0">
        <w:t xml:space="preserve"> leader has returned” and more skittering words.</w:t>
      </w:r>
      <w:r w:rsidR="00334572">
        <w:t xml:space="preserve"> </w:t>
      </w:r>
      <w:r w:rsidR="00CD44B7">
        <w:t xml:space="preserve"> This did not seem promising, and sure enough two figures appeared at the range of my vision</w:t>
      </w:r>
      <w:r w:rsidR="007A2E97">
        <w:t xml:space="preserve"> to threaten Zunk.  </w:t>
      </w:r>
    </w:p>
    <w:p w14:paraId="0FE0461F" w14:textId="031E9297" w:rsidR="007A2E97" w:rsidRDefault="009E3E49">
      <w:r>
        <w:lastRenderedPageBreak/>
        <w:t xml:space="preserve">I </w:t>
      </w:r>
      <w:r w:rsidR="009C0D2C">
        <w:t>stung</w:t>
      </w:r>
      <w:r>
        <w:t xml:space="preserve"> one with a beam of holy light</w:t>
      </w:r>
      <w:r w:rsidR="00993240">
        <w:t>, and closer now, I could see the</w:t>
      </w:r>
      <w:r w:rsidR="00A37281">
        <w:t>y</w:t>
      </w:r>
      <w:r w:rsidR="00993240">
        <w:t xml:space="preserve"> looked much like Zunk, except very pale and scraggly</w:t>
      </w:r>
      <w:r w:rsidR="004C4394">
        <w:t xml:space="preserve">. They stank of undeath. Goblin ghouls. </w:t>
      </w:r>
      <w:proofErr w:type="spellStart"/>
      <w:r w:rsidR="004C4394">
        <w:t>Ghoublins</w:t>
      </w:r>
      <w:proofErr w:type="spellEnd"/>
      <w:r w:rsidR="004C4394">
        <w:t xml:space="preserve">, I guess. </w:t>
      </w:r>
      <w:proofErr w:type="gramStart"/>
      <w:r w:rsidR="00A861B2">
        <w:t>“</w:t>
      </w:r>
      <w:r w:rsidR="004C4394">
        <w:t xml:space="preserve"> Don’t</w:t>
      </w:r>
      <w:proofErr w:type="gramEnd"/>
      <w:r w:rsidR="004C4394">
        <w:t xml:space="preserve"> </w:t>
      </w:r>
      <w:r w:rsidR="009C0D2C">
        <w:t xml:space="preserve">get </w:t>
      </w:r>
      <w:proofErr w:type="gramStart"/>
      <w:r w:rsidR="009C0D2C">
        <w:t>bit</w:t>
      </w:r>
      <w:r w:rsidR="00A861B2">
        <w:t xml:space="preserve">” </w:t>
      </w:r>
      <w:r w:rsidR="009C0D2C">
        <w:t xml:space="preserve"> I</w:t>
      </w:r>
      <w:proofErr w:type="gramEnd"/>
      <w:r w:rsidR="009C0D2C">
        <w:t xml:space="preserve"> murmured</w:t>
      </w:r>
      <w:r w:rsidR="006900A7">
        <w:t xml:space="preserve"> to myself</w:t>
      </w:r>
      <w:r w:rsidR="009C0D2C">
        <w:t xml:space="preserve">. </w:t>
      </w:r>
    </w:p>
    <w:p w14:paraId="023B6863" w14:textId="28607E21" w:rsidR="00A37281" w:rsidRDefault="00A37281">
      <w:r>
        <w:t xml:space="preserve">Tom stepped up </w:t>
      </w:r>
      <w:proofErr w:type="gramStart"/>
      <w:r>
        <w:t>to trip</w:t>
      </w:r>
      <w:proofErr w:type="gramEnd"/>
      <w:r>
        <w:t xml:space="preserve"> the one I had burnt, a</w:t>
      </w:r>
      <w:r w:rsidR="00E15B32">
        <w:t xml:space="preserve">nd a bolt of electricity from Hans </w:t>
      </w:r>
      <w:proofErr w:type="gramStart"/>
      <w:r w:rsidR="00E15B32">
        <w:t>fried</w:t>
      </w:r>
      <w:proofErr w:type="gramEnd"/>
      <w:r w:rsidR="00E15B32">
        <w:t xml:space="preserve"> them. The </w:t>
      </w:r>
      <w:proofErr w:type="spellStart"/>
      <w:r w:rsidR="00E15B32">
        <w:t>ghoublins</w:t>
      </w:r>
      <w:proofErr w:type="spellEnd"/>
      <w:r w:rsidR="00E15B32">
        <w:t xml:space="preserve"> seemed fixed on Zunk, but he evaded their blows and ended the one on the </w:t>
      </w:r>
      <w:r w:rsidR="00A11DB4">
        <w:t>ground, while Tom tripped the other one as I flailed about</w:t>
      </w:r>
      <w:r w:rsidR="00275095">
        <w:t xml:space="preserve"> poorly. </w:t>
      </w:r>
      <w:r w:rsidR="0003221E">
        <w:t xml:space="preserve"> Bolts from Hans chunked into </w:t>
      </w:r>
      <w:r w:rsidR="0086380D">
        <w:t xml:space="preserve">the one on the ground, and then it was encompassed with a dark energy </w:t>
      </w:r>
      <w:r w:rsidR="00484A10">
        <w:t xml:space="preserve">from one we had not noticed; unhealing.  </w:t>
      </w:r>
    </w:p>
    <w:p w14:paraId="13337AFD" w14:textId="267D9DA1" w:rsidR="0087328B" w:rsidRDefault="00292A18">
      <w:r>
        <w:t>The on</w:t>
      </w:r>
      <w:r w:rsidR="0093639D">
        <w:t>e</w:t>
      </w:r>
      <w:r>
        <w:t xml:space="preserve"> the ground made whole was joined by another</w:t>
      </w:r>
      <w:r w:rsidR="009C64C6">
        <w:t>. Zunk st</w:t>
      </w:r>
      <w:r w:rsidR="00B82971">
        <w:t>r</w:t>
      </w:r>
      <w:r w:rsidR="009C64C6">
        <w:t>u</w:t>
      </w:r>
      <w:r w:rsidR="00B82971">
        <w:t>ck</w:t>
      </w:r>
      <w:r w:rsidR="009C64C6">
        <w:t xml:space="preserve"> one of them hard, </w:t>
      </w:r>
      <w:r w:rsidR="00B82971">
        <w:t xml:space="preserve">while Tom pushed it back and then tripped the second. </w:t>
      </w:r>
      <w:r w:rsidR="00C46D04">
        <w:t xml:space="preserve">I did much damage to the air, but the </w:t>
      </w:r>
      <w:proofErr w:type="spellStart"/>
      <w:r w:rsidR="00C46D04">
        <w:t>ghoublins</w:t>
      </w:r>
      <w:proofErr w:type="spellEnd"/>
      <w:r w:rsidR="00C46D04">
        <w:t xml:space="preserve"> </w:t>
      </w:r>
      <w:r w:rsidR="00A63D31">
        <w:t xml:space="preserve">couldn’t hit us either, so there it stood.  The </w:t>
      </w:r>
      <w:proofErr w:type="spellStart"/>
      <w:r w:rsidR="00FE7445">
        <w:t>ghoublin</w:t>
      </w:r>
      <w:proofErr w:type="spellEnd"/>
      <w:r w:rsidR="00FE7445">
        <w:t xml:space="preserve"> in the corner, which </w:t>
      </w:r>
      <w:r w:rsidR="00DA7E6C">
        <w:t xml:space="preserve">we </w:t>
      </w:r>
      <w:r w:rsidR="00FE7445">
        <w:t xml:space="preserve">now </w:t>
      </w:r>
      <w:r w:rsidR="00DA7E6C">
        <w:t>c</w:t>
      </w:r>
      <w:r w:rsidR="00AC7CBB">
        <w:t>ould</w:t>
      </w:r>
      <w:r w:rsidR="00FE7445">
        <w:t xml:space="preserve"> see, looked </w:t>
      </w:r>
      <w:proofErr w:type="gramStart"/>
      <w:r w:rsidR="00FE7445">
        <w:t>different</w:t>
      </w:r>
      <w:proofErr w:type="gramEnd"/>
      <w:r w:rsidR="00FE7445">
        <w:t xml:space="preserve"> the other</w:t>
      </w:r>
      <w:r w:rsidR="00DA7E6C">
        <w:t>s</w:t>
      </w:r>
      <w:r w:rsidR="00FE7445">
        <w:t xml:space="preserve">, </w:t>
      </w:r>
      <w:r w:rsidR="00516B50">
        <w:t xml:space="preserve">waved its hands and the one on the ground was unhealed. </w:t>
      </w:r>
      <w:r w:rsidR="00AC7CBB">
        <w:t>Another one joined the fray.</w:t>
      </w:r>
    </w:p>
    <w:p w14:paraId="41428706" w14:textId="148ACE16" w:rsidR="00F97EA9" w:rsidRDefault="00F97EA9">
      <w:r>
        <w:t xml:space="preserve">Emboldened by the energy it had received, the prone </w:t>
      </w:r>
      <w:proofErr w:type="spellStart"/>
      <w:r>
        <w:t>ghoublin</w:t>
      </w:r>
      <w:proofErr w:type="spellEnd"/>
      <w:r>
        <w:t xml:space="preserve"> arose, </w:t>
      </w:r>
      <w:r w:rsidR="00C5010B">
        <w:t>and Tom’s blade turned swift as a snake and stuck it down.  “Fuck that guy” he muttered “I told him to lie still”.</w:t>
      </w:r>
    </w:p>
    <w:p w14:paraId="5156D8F1" w14:textId="44F3050F" w:rsidR="00144B99" w:rsidRDefault="00AC7CBB">
      <w:r>
        <w:t xml:space="preserve">Zunk </w:t>
      </w:r>
      <w:r w:rsidR="0098734B">
        <w:t xml:space="preserve">reversed </w:t>
      </w:r>
      <w:r w:rsidR="008B48DE">
        <w:t>their</w:t>
      </w:r>
      <w:r w:rsidR="0098734B">
        <w:t xml:space="preserve"> dagger in a blink and stuck down, driving </w:t>
      </w:r>
      <w:r w:rsidR="008B48DE">
        <w:t>the</w:t>
      </w:r>
      <w:r w:rsidR="0098734B">
        <w:t xml:space="preserve"> blade into th</w:t>
      </w:r>
      <w:r w:rsidR="00CD5679">
        <w:t xml:space="preserve">e </w:t>
      </w:r>
      <w:proofErr w:type="spellStart"/>
      <w:r w:rsidR="00CD5679">
        <w:t>ghoublins</w:t>
      </w:r>
      <w:proofErr w:type="spellEnd"/>
      <w:r w:rsidR="00CD5679">
        <w:t xml:space="preserve"> neck and then reversed </w:t>
      </w:r>
      <w:r w:rsidR="008B48DE">
        <w:t>their</w:t>
      </w:r>
      <w:r w:rsidR="00CD5679">
        <w:t xml:space="preserve"> blade again</w:t>
      </w:r>
      <w:r w:rsidR="00DC1907">
        <w:t xml:space="preserve"> as </w:t>
      </w:r>
      <w:r w:rsidR="008B48DE">
        <w:t>they</w:t>
      </w:r>
      <w:r w:rsidR="00DC1907">
        <w:t xml:space="preserve"> slid towards the other, </w:t>
      </w:r>
      <w:r w:rsidR="00BE110D">
        <w:t xml:space="preserve">and drove </w:t>
      </w:r>
      <w:r w:rsidR="008B48DE">
        <w:t>the</w:t>
      </w:r>
      <w:r w:rsidR="00BE110D">
        <w:t xml:space="preserve"> dagger up through the chin.</w:t>
      </w:r>
    </w:p>
    <w:p w14:paraId="63C92F50" w14:textId="16C582A6" w:rsidR="00BE110D" w:rsidRDefault="00DE1F91">
      <w:r>
        <w:t>Another foe appeared</w:t>
      </w:r>
      <w:r w:rsidR="00D13259">
        <w:t xml:space="preserve"> (I sw</w:t>
      </w:r>
      <w:r w:rsidR="00D23B34">
        <w:t>u</w:t>
      </w:r>
      <w:r w:rsidR="00D13259">
        <w:t>ng and miss</w:t>
      </w:r>
      <w:r w:rsidR="00266ABC">
        <w:t>ed</w:t>
      </w:r>
      <w:r w:rsidR="00D13259">
        <w:t>, naturally)</w:t>
      </w:r>
      <w:r>
        <w:t xml:space="preserve"> as </w:t>
      </w:r>
      <w:r w:rsidR="00CD5B67">
        <w:t>electricity from Hans flicker</w:t>
      </w:r>
      <w:r w:rsidR="00D23B34">
        <w:t>ed</w:t>
      </w:r>
      <w:r w:rsidR="008B48DE">
        <w:t>. C</w:t>
      </w:r>
      <w:r>
        <w:t xml:space="preserve">aster </w:t>
      </w:r>
      <w:proofErr w:type="spellStart"/>
      <w:r>
        <w:t>ghoublin</w:t>
      </w:r>
      <w:proofErr w:type="spellEnd"/>
      <w:r w:rsidR="00D13259">
        <w:t xml:space="preserve"> steps b</w:t>
      </w:r>
      <w:r w:rsidR="002F2EA2">
        <w:t xml:space="preserve">ack and unleashes a terrible </w:t>
      </w:r>
      <w:r w:rsidR="00F40BCD">
        <w:t xml:space="preserve">painful </w:t>
      </w:r>
      <w:r w:rsidR="002F2EA2">
        <w:t>sound</w:t>
      </w:r>
      <w:r w:rsidR="004C6C62">
        <w:t xml:space="preserve"> so intense it did us harm</w:t>
      </w:r>
      <w:r w:rsidR="00F3139A">
        <w:t xml:space="preserve">. Tom </w:t>
      </w:r>
      <w:r w:rsidR="00B605C2">
        <w:t xml:space="preserve">is flanked so Zunk </w:t>
      </w:r>
      <w:r w:rsidR="00EF2950">
        <w:t xml:space="preserve">steps, </w:t>
      </w:r>
      <w:proofErr w:type="gramStart"/>
      <w:r w:rsidR="00EF2950">
        <w:t>makes to</w:t>
      </w:r>
      <w:proofErr w:type="gramEnd"/>
      <w:r w:rsidR="00EF2950">
        <w:t xml:space="preserve"> stab high but at the last second, takes advantage of </w:t>
      </w:r>
      <w:r w:rsidR="00C02269">
        <w:t xml:space="preserve">the off balance </w:t>
      </w:r>
      <w:proofErr w:type="spellStart"/>
      <w:r w:rsidR="00C02269">
        <w:t>ghoublin</w:t>
      </w:r>
      <w:proofErr w:type="spellEnd"/>
      <w:r w:rsidR="00C02269">
        <w:t xml:space="preserve"> and guts it</w:t>
      </w:r>
      <w:r w:rsidR="00305F62">
        <w:t xml:space="preserve"> from below</w:t>
      </w:r>
      <w:r w:rsidR="00C02269">
        <w:t>.  I sw</w:t>
      </w:r>
      <w:r w:rsidR="006804B1">
        <w:t>u</w:t>
      </w:r>
      <w:r w:rsidR="00C02269">
        <w:t xml:space="preserve">ng at the one behind Tom, </w:t>
      </w:r>
      <w:r w:rsidR="0056135D">
        <w:t>hoping to distract it, but some</w:t>
      </w:r>
      <w:r w:rsidR="000E2707">
        <w:t>how it blunder</w:t>
      </w:r>
      <w:r w:rsidR="006804B1">
        <w:t>ed</w:t>
      </w:r>
      <w:r w:rsidR="000E2707">
        <w:t xml:space="preserve"> into my </w:t>
      </w:r>
      <w:proofErr w:type="gramStart"/>
      <w:r w:rsidR="000E2707">
        <w:t>arc</w:t>
      </w:r>
      <w:proofErr w:type="gramEnd"/>
      <w:r w:rsidR="000E2707">
        <w:t xml:space="preserve"> and </w:t>
      </w:r>
      <w:r w:rsidR="00DD2844">
        <w:t>I</w:t>
      </w:r>
      <w:r w:rsidR="000E2707">
        <w:t xml:space="preserve"> </w:t>
      </w:r>
      <w:r w:rsidR="006804B1">
        <w:t>stove</w:t>
      </w:r>
      <w:r w:rsidR="000E2707">
        <w:t xml:space="preserve"> its head in. </w:t>
      </w:r>
      <w:r w:rsidR="00DD2844">
        <w:t>I don’t love killing undead to be honest, but at least there is no blood and gore.</w:t>
      </w:r>
    </w:p>
    <w:p w14:paraId="06F673C9" w14:textId="4223AE23" w:rsidR="00DD2844" w:rsidRDefault="00FE1A59">
      <w:r>
        <w:t>Only the strange one left, which hisse</w:t>
      </w:r>
      <w:r w:rsidR="006804B1">
        <w:t>d</w:t>
      </w:r>
      <w:r>
        <w:t xml:space="preserve"> at </w:t>
      </w:r>
      <w:r w:rsidR="009252CC">
        <w:t>Zunk</w:t>
      </w:r>
      <w:r>
        <w:t xml:space="preserve"> </w:t>
      </w:r>
      <w:r w:rsidR="003529F2">
        <w:t xml:space="preserve">“Imposter! </w:t>
      </w:r>
      <w:r w:rsidR="00A604A1">
        <w:t xml:space="preserve">Our leader will </w:t>
      </w:r>
      <w:r w:rsidR="00E43A20">
        <w:t>kill you for</w:t>
      </w:r>
      <w:r w:rsidR="00C911F4">
        <w:t xml:space="preserve"> your lie” and ma</w:t>
      </w:r>
      <w:r w:rsidR="00AD6D0E">
        <w:t>de</w:t>
      </w:r>
      <w:r w:rsidR="00C911F4">
        <w:t xml:space="preserve"> to strike</w:t>
      </w:r>
      <w:r w:rsidR="00E43A20">
        <w:t>.</w:t>
      </w:r>
      <w:r w:rsidR="00A25C9A">
        <w:t xml:space="preserve"> </w:t>
      </w:r>
      <w:proofErr w:type="gramStart"/>
      <w:r w:rsidR="00A25C9A">
        <w:t>instead</w:t>
      </w:r>
      <w:proofErr w:type="gramEnd"/>
      <w:r w:rsidR="00A25C9A">
        <w:t>, I club</w:t>
      </w:r>
      <w:r w:rsidR="006804B1">
        <w:t>be</w:t>
      </w:r>
      <w:r w:rsidR="00557605">
        <w:t>d</w:t>
      </w:r>
      <w:r w:rsidR="00A25C9A">
        <w:t xml:space="preserve"> it </w:t>
      </w:r>
      <w:proofErr w:type="gramStart"/>
      <w:r w:rsidR="00A25C9A">
        <w:t>pretty hard</w:t>
      </w:r>
      <w:proofErr w:type="gramEnd"/>
      <w:r w:rsidR="00A25C9A">
        <w:t xml:space="preserve">, and </w:t>
      </w:r>
      <w:r w:rsidR="00B5074A">
        <w:t xml:space="preserve">it is not clear who </w:t>
      </w:r>
      <w:r w:rsidR="00A15D85">
        <w:t>wa</w:t>
      </w:r>
      <w:r w:rsidR="00B5074A">
        <w:t>s more surprised.  I</w:t>
      </w:r>
      <w:r w:rsidR="00557605">
        <w:t>t</w:t>
      </w:r>
      <w:r w:rsidR="00B5074A">
        <w:t>s look of shock increase</w:t>
      </w:r>
      <w:r w:rsidR="00557605">
        <w:t>d</w:t>
      </w:r>
      <w:r w:rsidR="00B5074A">
        <w:t xml:space="preserve"> </w:t>
      </w:r>
      <w:r w:rsidR="000867BF">
        <w:t>as Tom burie</w:t>
      </w:r>
      <w:r w:rsidR="00557605">
        <w:t>d</w:t>
      </w:r>
      <w:r w:rsidR="000867BF">
        <w:t xml:space="preserve"> his blade in its chest and the mil</w:t>
      </w:r>
      <w:r w:rsidR="009F6C6D">
        <w:t>ky eyes close</w:t>
      </w:r>
      <w:r w:rsidR="001A7597">
        <w:t>d</w:t>
      </w:r>
      <w:r w:rsidR="009F6C6D">
        <w:t xml:space="preserve"> forever.</w:t>
      </w:r>
    </w:p>
    <w:p w14:paraId="3E15C08A" w14:textId="522B69A0" w:rsidR="009F6C6D" w:rsidRDefault="009F6C6D">
      <w:r>
        <w:t xml:space="preserve">“Huh, those are ghouls, </w:t>
      </w:r>
      <w:r w:rsidR="007D32D3">
        <w:t xml:space="preserve">eh?” I </w:t>
      </w:r>
      <w:proofErr w:type="gramStart"/>
      <w:r w:rsidR="00C07C8B">
        <w:t>say</w:t>
      </w:r>
      <w:proofErr w:type="gramEnd"/>
      <w:r w:rsidR="007D32D3">
        <w:t>. “</w:t>
      </w:r>
      <w:r w:rsidR="00C07C8B">
        <w:t xml:space="preserve">They were horrible little creatures. </w:t>
      </w:r>
      <w:r w:rsidR="00045EA7">
        <w:t>Ah, no offense, Zunk”.</w:t>
      </w:r>
    </w:p>
    <w:p w14:paraId="56ACEB55" w14:textId="5A937308" w:rsidR="00045EA7" w:rsidRDefault="00045EA7">
      <w:r>
        <w:t xml:space="preserve">“None taken, </w:t>
      </w:r>
      <w:proofErr w:type="spellStart"/>
      <w:r>
        <w:t>m’am</w:t>
      </w:r>
      <w:proofErr w:type="spellEnd"/>
      <w:r>
        <w:t xml:space="preserve">” he replied </w:t>
      </w:r>
      <w:r w:rsidR="00293F49">
        <w:t>courteously</w:t>
      </w:r>
      <w:r>
        <w:t>.</w:t>
      </w:r>
    </w:p>
    <w:p w14:paraId="7A06C9FE" w14:textId="6781D04A" w:rsidR="00045EA7" w:rsidRDefault="00293F49">
      <w:pPr>
        <w:pBdr>
          <w:bottom w:val="single" w:sz="6" w:space="1" w:color="auto"/>
        </w:pBdr>
      </w:pPr>
      <w:r>
        <w:lastRenderedPageBreak/>
        <w:t xml:space="preserve">“Now Tom, let me </w:t>
      </w:r>
      <w:proofErr w:type="gramStart"/>
      <w:r>
        <w:t>take a look</w:t>
      </w:r>
      <w:proofErr w:type="gramEnd"/>
      <w:r>
        <w:t xml:space="preserve"> at that bite to make sure it’s not infected. You would be an awful goblin”</w:t>
      </w:r>
    </w:p>
    <w:p w14:paraId="281CB78A" w14:textId="2BC584C8" w:rsidR="00A43A0A" w:rsidRDefault="00A43A0A">
      <w:r>
        <w:t>S2E3:</w:t>
      </w:r>
      <w:r w:rsidR="00417ECE">
        <w:t xml:space="preserve"> Flame On!</w:t>
      </w:r>
    </w:p>
    <w:p w14:paraId="4EB6D014" w14:textId="6D09B2C9" w:rsidR="001A7597" w:rsidRDefault="008E4AFE">
      <w:r>
        <w:t>After a time, we explore</w:t>
      </w:r>
      <w:r w:rsidR="00525CD5">
        <w:t>d</w:t>
      </w:r>
      <w:r>
        <w:t xml:space="preserve"> our surroundings and </w:t>
      </w:r>
      <w:proofErr w:type="gramStart"/>
      <w:r>
        <w:t>spied</w:t>
      </w:r>
      <w:proofErr w:type="gramEnd"/>
      <w:r>
        <w:t xml:space="preserve"> a tunnel leading to a small alcove</w:t>
      </w:r>
      <w:r w:rsidR="00D24989">
        <w:t xml:space="preserve"> containing an altar, something shrouded atop it.</w:t>
      </w:r>
      <w:r w:rsidR="00717B3E">
        <w:t xml:space="preserve"> Bones it turned out, not gnawed, of a human.</w:t>
      </w:r>
      <w:r w:rsidR="00227BFC">
        <w:t xml:space="preserve"> </w:t>
      </w:r>
      <w:proofErr w:type="spellStart"/>
      <w:r w:rsidR="00227BFC">
        <w:t>Nualia’s</w:t>
      </w:r>
      <w:proofErr w:type="spellEnd"/>
      <w:r w:rsidR="00227BFC">
        <w:t xml:space="preserve">? Even if not, this was an ill place for a final </w:t>
      </w:r>
      <w:proofErr w:type="gramStart"/>
      <w:r w:rsidR="00227BFC">
        <w:t>rest</w:t>
      </w:r>
      <w:proofErr w:type="gramEnd"/>
      <w:r w:rsidR="00227BFC">
        <w:t xml:space="preserve"> so</w:t>
      </w:r>
      <w:r w:rsidR="00717B3E">
        <w:t xml:space="preserve"> </w:t>
      </w:r>
      <w:r w:rsidR="004E33E5">
        <w:t xml:space="preserve">I wrapped them carefully in the shroud and placed them in the strange satchel </w:t>
      </w:r>
      <w:r w:rsidR="00826F61">
        <w:t xml:space="preserve">Hans had obtained from Javis. They fit </w:t>
      </w:r>
      <w:proofErr w:type="gramStart"/>
      <w:r w:rsidR="00826F61">
        <w:t>easily-</w:t>
      </w:r>
      <w:proofErr w:type="gramEnd"/>
      <w:r w:rsidR="00826F61">
        <w:t xml:space="preserve">the thing was somehow bigger on the inside. </w:t>
      </w:r>
      <w:r w:rsidR="005F3218">
        <w:t xml:space="preserve"> Thank you Javis.</w:t>
      </w:r>
    </w:p>
    <w:p w14:paraId="561E90D6" w14:textId="40BA14B3" w:rsidR="003F2F1A" w:rsidRDefault="009977D8">
      <w:r>
        <w:t>We followed Zunk</w:t>
      </w:r>
      <w:r w:rsidR="0070098C">
        <w:t xml:space="preserve"> through a chamber </w:t>
      </w:r>
      <w:r w:rsidR="00F754FD">
        <w:t>where a</w:t>
      </w:r>
      <w:r w:rsidR="008F5D72">
        <w:t xml:space="preserve"> pile of wood leaned against one of the walls, a crude barricade it seemed. Tom shushed </w:t>
      </w:r>
      <w:r w:rsidR="00CD3406">
        <w:t xml:space="preserve">us “I hear something on the other side”. </w:t>
      </w:r>
      <w:r w:rsidR="009D13FA">
        <w:t xml:space="preserve"> He called out, and a weak voice croaked in return </w:t>
      </w:r>
      <w:proofErr w:type="gramStart"/>
      <w:r w:rsidR="009D13FA">
        <w:t>“ Quiet</w:t>
      </w:r>
      <w:proofErr w:type="gramEnd"/>
      <w:r w:rsidR="009D13FA">
        <w:t>” it pleaded “don’t wake the fire monster</w:t>
      </w:r>
      <w:r w:rsidR="00F118A1">
        <w:t>. I</w:t>
      </w:r>
      <w:r w:rsidR="00652ADE">
        <w:t>f it finds us it</w:t>
      </w:r>
      <w:r w:rsidR="00F118A1">
        <w:t xml:space="preserve"> will </w:t>
      </w:r>
      <w:r w:rsidR="00652ADE">
        <w:t>burn us to a crisp</w:t>
      </w:r>
      <w:r w:rsidR="00F118A1">
        <w:t xml:space="preserve"> a second</w:t>
      </w:r>
      <w:r w:rsidR="00E7091C">
        <w:t>”</w:t>
      </w:r>
      <w:r w:rsidR="00F118A1">
        <w:t xml:space="preserve">. </w:t>
      </w:r>
    </w:p>
    <w:p w14:paraId="1AE6DCF4" w14:textId="77629540" w:rsidR="00E7091C" w:rsidRDefault="00E7091C">
      <w:r>
        <w:t xml:space="preserve">It was hard to understand </w:t>
      </w:r>
      <w:r w:rsidR="005F2827">
        <w:t>the voice b</w:t>
      </w:r>
      <w:r>
        <w:t xml:space="preserve">etween its panic, and </w:t>
      </w:r>
      <w:r w:rsidR="005F2827">
        <w:t xml:space="preserve">the muffling from the </w:t>
      </w:r>
      <w:r w:rsidR="003142E8">
        <w:t xml:space="preserve">barrier. All we could make out was it was </w:t>
      </w:r>
      <w:r w:rsidR="00DD0EB4">
        <w:t>scared and</w:t>
      </w:r>
      <w:r w:rsidR="003142E8">
        <w:t xml:space="preserve"> trapped </w:t>
      </w:r>
      <w:r w:rsidR="009977D8">
        <w:t>by some aw</w:t>
      </w:r>
      <w:r w:rsidR="0094031B">
        <w:t>ful creature born of fire</w:t>
      </w:r>
      <w:r w:rsidR="00EF3746">
        <w:t xml:space="preserve"> that killed his comrades. He thought its den was northwest of him</w:t>
      </w:r>
      <w:r w:rsidR="00AA5CF9">
        <w:t xml:space="preserve">. It would be well against Milani’s wishes for me to leave him there, </w:t>
      </w:r>
      <w:r w:rsidR="00711F98">
        <w:t xml:space="preserve">and fortunately we all seemed of the same mind, although Zunk muttered “Aye, there’s something </w:t>
      </w:r>
      <w:proofErr w:type="spellStart"/>
      <w:r w:rsidR="008132CD">
        <w:t>scyvey</w:t>
      </w:r>
      <w:proofErr w:type="spellEnd"/>
      <w:r w:rsidR="008132CD">
        <w:t xml:space="preserve"> about that one. I don’t trust him” </w:t>
      </w:r>
      <w:r w:rsidR="00BB619B">
        <w:t>We promised we would try to find this creature and come back for him.</w:t>
      </w:r>
    </w:p>
    <w:p w14:paraId="27C6957F" w14:textId="36DEB71E" w:rsidR="00263642" w:rsidRDefault="00E742AC">
      <w:r>
        <w:t xml:space="preserve">It seemed our best hope was to go north from the room with the </w:t>
      </w:r>
      <w:proofErr w:type="spellStart"/>
      <w:r>
        <w:t>ghoublins</w:t>
      </w:r>
      <w:proofErr w:type="spellEnd"/>
      <w:r>
        <w:t>, so that’s what we did in the same manner as before with Zunk lead</w:t>
      </w:r>
      <w:r w:rsidR="000B571D">
        <w:t>ing. The corridor looped north and then south, I think. Not obviously in the wrong direction.</w:t>
      </w:r>
    </w:p>
    <w:p w14:paraId="0A00A1C2" w14:textId="36B840A6" w:rsidR="00D62192" w:rsidRDefault="00AF5D4E">
      <w:r>
        <w:t xml:space="preserve">Zunk led us through a chamber that </w:t>
      </w:r>
      <w:r w:rsidR="000B26EC">
        <w:t xml:space="preserve">had been </w:t>
      </w:r>
      <w:r w:rsidR="00920EDF">
        <w:t>breached</w:t>
      </w:r>
      <w:r w:rsidR="000B26EC">
        <w:t xml:space="preserve"> by a recent tunnel in one wall, and into another</w:t>
      </w:r>
      <w:r w:rsidR="00125D5B">
        <w:t xml:space="preserve"> half taken up by a pile of rubble that blocked the far doo</w:t>
      </w:r>
      <w:r w:rsidR="006C352C">
        <w:t>r</w:t>
      </w:r>
      <w:r w:rsidR="00E53B6E">
        <w:t xml:space="preserve">. </w:t>
      </w:r>
      <w:r w:rsidR="00FD2BED">
        <w:t>Zun</w:t>
      </w:r>
      <w:r w:rsidR="00920EDF">
        <w:t>K</w:t>
      </w:r>
      <w:r w:rsidR="00FD2BED">
        <w:t xml:space="preserve"> studi</w:t>
      </w:r>
      <w:r w:rsidR="00844A6E">
        <w:t>ed the scene for a moment then stepped back and looked. Point</w:t>
      </w:r>
      <w:r w:rsidR="003573C2">
        <w:t>ing up,</w:t>
      </w:r>
      <w:r w:rsidR="00844A6E">
        <w:t xml:space="preserve"> he said</w:t>
      </w:r>
      <w:r w:rsidR="003573C2">
        <w:t>, “Now that’s what you call</w:t>
      </w:r>
      <w:r w:rsidR="004A3B5E">
        <w:t xml:space="preserve"> a trap door</w:t>
      </w:r>
      <w:r w:rsidR="00520B28">
        <w:t>.</w:t>
      </w:r>
      <w:r w:rsidR="00D05F6D">
        <w:t xml:space="preserve">” I was impressed he managed it with a straight </w:t>
      </w:r>
      <w:proofErr w:type="gramStart"/>
      <w:r w:rsidR="00D05F6D">
        <w:t>face</w:t>
      </w:r>
      <w:r w:rsidR="004019AC">
        <w:t>, and</w:t>
      </w:r>
      <w:proofErr w:type="gramEnd"/>
      <w:r w:rsidR="004019AC">
        <w:t xml:space="preserve"> shocked I could find this funny</w:t>
      </w:r>
      <w:r w:rsidR="00D05F6D">
        <w:t xml:space="preserve">. He </w:t>
      </w:r>
      <w:r w:rsidR="00AA37C7">
        <w:t>continued</w:t>
      </w:r>
      <w:r w:rsidR="00520B28">
        <w:t xml:space="preserve"> </w:t>
      </w:r>
      <w:r w:rsidR="004B6343">
        <w:t>“</w:t>
      </w:r>
      <w:r w:rsidR="00520B28">
        <w:t>They must have tripped it</w:t>
      </w:r>
      <w:r w:rsidR="00180746">
        <w:t xml:space="preserve"> trying to go through</w:t>
      </w:r>
      <w:r w:rsidR="004B6343">
        <w:t xml:space="preserve"> that door</w:t>
      </w:r>
      <w:r w:rsidR="000304F6">
        <w:t xml:space="preserve">. I’m beginning to wonder a little bit more about our friend back </w:t>
      </w:r>
      <w:proofErr w:type="gramStart"/>
      <w:r w:rsidR="000304F6">
        <w:t>there”.</w:t>
      </w:r>
      <w:proofErr w:type="gramEnd"/>
    </w:p>
    <w:p w14:paraId="43C4FDC6" w14:textId="51663EDB" w:rsidR="00B255A2" w:rsidRDefault="00B255A2">
      <w:r>
        <w:t xml:space="preserve">Yeah, maybe Rule #2 again. But still, we couldn’t leave him there. </w:t>
      </w:r>
    </w:p>
    <w:p w14:paraId="3928DBD7" w14:textId="5A3D01BB" w:rsidR="00575B73" w:rsidRDefault="00416FDE">
      <w:r>
        <w:t>We cleared the rubble</w:t>
      </w:r>
      <w:r w:rsidR="00E55347">
        <w:t xml:space="preserve"> and there was a body just as Zunk</w:t>
      </w:r>
      <w:r w:rsidR="00227A21">
        <w:t xml:space="preserve"> predicted. </w:t>
      </w:r>
      <w:r w:rsidR="008D0A06">
        <w:t xml:space="preserve">It was too crushed to be readily recognizable </w:t>
      </w:r>
      <w:r w:rsidR="002D44E0">
        <w:t>beyond something</w:t>
      </w:r>
      <w:r w:rsidR="008D0A06">
        <w:t xml:space="preserve"> having two arms and two </w:t>
      </w:r>
      <w:r w:rsidR="002D44E0">
        <w:t xml:space="preserve">legs. </w:t>
      </w:r>
      <w:r w:rsidR="001A5B20">
        <w:t>We carefully set it aside and then opened the door</w:t>
      </w:r>
      <w:r w:rsidR="00A003F9">
        <w:t xml:space="preserve">.  </w:t>
      </w:r>
      <w:r w:rsidR="005B4566">
        <w:t>We followed</w:t>
      </w:r>
      <w:r w:rsidR="00A003F9">
        <w:t xml:space="preserve"> hallway </w:t>
      </w:r>
      <w:proofErr w:type="gramStart"/>
      <w:r w:rsidR="005B4566">
        <w:t>around</w:t>
      </w:r>
      <w:r w:rsidR="00F74D1F">
        <w:t xml:space="preserve">  until</w:t>
      </w:r>
      <w:proofErr w:type="gramEnd"/>
      <w:r w:rsidR="00F74D1F">
        <w:t xml:space="preserve"> eventually we found a door in a b</w:t>
      </w:r>
      <w:r w:rsidR="009B5584">
        <w:t>l</w:t>
      </w:r>
      <w:r w:rsidR="00F74D1F">
        <w:t>ind alcove. And not just any door</w:t>
      </w:r>
      <w:r w:rsidR="00C8535E">
        <w:t xml:space="preserve">, but one scrawled with terrible runes. </w:t>
      </w:r>
      <w:r w:rsidR="00446D11">
        <w:t>They were fascinating in</w:t>
      </w:r>
      <w:r w:rsidR="006726D7">
        <w:t xml:space="preserve"> </w:t>
      </w:r>
      <w:r w:rsidR="008F46EA">
        <w:t>a horrible</w:t>
      </w:r>
      <w:r w:rsidR="00446D11">
        <w:t xml:space="preserve"> way, of evil intent but </w:t>
      </w:r>
      <w:r w:rsidR="006726D7">
        <w:t xml:space="preserve">hard to look away-like an accident that </w:t>
      </w:r>
      <w:r w:rsidR="006726D7">
        <w:lastRenderedPageBreak/>
        <w:t xml:space="preserve">you know is coming.  I could not read them precisely, but I could tell their </w:t>
      </w:r>
      <w:r w:rsidR="00070A33">
        <w:t>form and the direction of their intent.</w:t>
      </w:r>
    </w:p>
    <w:p w14:paraId="145609BE" w14:textId="025478B0" w:rsidR="00070A33" w:rsidRDefault="00070A33">
      <w:r>
        <w:t>“</w:t>
      </w:r>
      <w:proofErr w:type="spellStart"/>
      <w:r>
        <w:t>Uhh</w:t>
      </w:r>
      <w:proofErr w:type="spellEnd"/>
      <w:r>
        <w:t xml:space="preserve">, this may sound crazy” I stammered, ‘but I think I </w:t>
      </w:r>
      <w:r w:rsidR="000D3255">
        <w:t>can thwart it with Milani’s grace</w:t>
      </w:r>
      <w:r w:rsidR="00C82395">
        <w:t>. But I have never channeled in this way.</w:t>
      </w:r>
      <w:r w:rsidR="00E036CA">
        <w:t xml:space="preserve"> Anyone, uh, have other ideas</w:t>
      </w:r>
      <w:r w:rsidR="008C4114">
        <w:t>”? They did not. But Hans used his wan</w:t>
      </w:r>
      <w:r w:rsidR="0024796F">
        <w:t>d</w:t>
      </w:r>
      <w:r w:rsidR="008C4114">
        <w:t xml:space="preserve"> to protect me from fire “Just in case, </w:t>
      </w:r>
      <w:proofErr w:type="spellStart"/>
      <w:r w:rsidR="008C4114">
        <w:t>jah</w:t>
      </w:r>
      <w:proofErr w:type="spellEnd"/>
      <w:r w:rsidR="008C4114">
        <w:t xml:space="preserve">, to be on the safe side.  Okey </w:t>
      </w:r>
      <w:proofErr w:type="spellStart"/>
      <w:r w:rsidR="008C4114">
        <w:t>dokey</w:t>
      </w:r>
      <w:proofErr w:type="spellEnd"/>
      <w:r w:rsidR="008C4114">
        <w:t xml:space="preserve"> then.</w:t>
      </w:r>
    </w:p>
    <w:p w14:paraId="7EBC5F1A" w14:textId="0C98F26F" w:rsidR="000A6F6C" w:rsidRDefault="008F46EA">
      <w:r>
        <w:t>I knelt and began to sing. Milani</w:t>
      </w:r>
      <w:r w:rsidR="00B438A3">
        <w:t xml:space="preserve">’s hymns have no words as such, but syllables and melody and rhythm, up and down and </w:t>
      </w:r>
      <w:r w:rsidR="005C4FFD">
        <w:t>meandering, like through a dreamy moon lit meadow</w:t>
      </w:r>
      <w:r w:rsidR="00A74FAB">
        <w:t xml:space="preserve"> bathed by t</w:t>
      </w:r>
      <w:r w:rsidR="00022B4F">
        <w:t>he light that help</w:t>
      </w:r>
      <w:r w:rsidR="00A74FAB">
        <w:t>s</w:t>
      </w:r>
      <w:r w:rsidR="00022B4F">
        <w:t xml:space="preserve"> the innocent and hea</w:t>
      </w:r>
      <w:r w:rsidR="00A74FAB">
        <w:t>ls</w:t>
      </w:r>
      <w:r w:rsidR="00022B4F">
        <w:t xml:space="preserve"> the </w:t>
      </w:r>
      <w:r w:rsidR="00A74FAB">
        <w:t>infirm</w:t>
      </w:r>
      <w:r w:rsidR="00022B4F">
        <w:t xml:space="preserve">. </w:t>
      </w:r>
      <w:r w:rsidR="005C4FFD">
        <w:t>The</w:t>
      </w:r>
      <w:r w:rsidR="00022B4F">
        <w:t xml:space="preserve">se songs were </w:t>
      </w:r>
      <w:r w:rsidR="00F612E1">
        <w:t xml:space="preserve">not </w:t>
      </w:r>
      <w:r w:rsidR="005C4FFD">
        <w:t xml:space="preserve">designed to </w:t>
      </w:r>
      <w:r w:rsidR="00F612E1">
        <w:t xml:space="preserve">summon her, for she is always here, but </w:t>
      </w:r>
      <w:r w:rsidR="00B5479B">
        <w:t xml:space="preserve">to </w:t>
      </w:r>
      <w:r w:rsidR="005C4FFD">
        <w:t xml:space="preserve">free the mind and open one </w:t>
      </w:r>
      <w:r w:rsidR="00E33C5D">
        <w:t xml:space="preserve">up to </w:t>
      </w:r>
      <w:r w:rsidR="006056F0">
        <w:t>her ever-present grace so that it might be directed, with of course her consent.</w:t>
      </w:r>
    </w:p>
    <w:p w14:paraId="4570C73F" w14:textId="225C6AB5" w:rsidR="00F2473B" w:rsidRDefault="00F2473B">
      <w:r>
        <w:t xml:space="preserve">As I sang, </w:t>
      </w:r>
      <w:r w:rsidR="00E34EC0">
        <w:t>a soft light gathered around the door</w:t>
      </w:r>
      <w:r w:rsidR="008964E3">
        <w:t xml:space="preserve"> and resisting</w:t>
      </w:r>
      <w:r w:rsidR="00E51454">
        <w:t xml:space="preserve"> this, </w:t>
      </w:r>
      <w:r>
        <w:t xml:space="preserve">the runes began first to glow, in </w:t>
      </w:r>
      <w:r w:rsidR="00034014">
        <w:t>vile sharp colors, and then squirm</w:t>
      </w:r>
      <w:r w:rsidR="008964E3">
        <w:t xml:space="preserve"> as the two energies contested</w:t>
      </w:r>
      <w:r w:rsidR="00D07187">
        <w:t>. I increased my voice and focused</w:t>
      </w:r>
      <w:r w:rsidR="00F52043">
        <w:t xml:space="preserve"> and the colors became brighter and more threatening, and so on until I could not sing any louder or with more </w:t>
      </w:r>
      <w:r w:rsidR="009A6E76">
        <w:t xml:space="preserve">conviction. </w:t>
      </w:r>
      <w:r w:rsidR="00E55912">
        <w:t>Please Milani</w:t>
      </w:r>
      <w:r w:rsidR="004F4368">
        <w:t xml:space="preserve"> I </w:t>
      </w:r>
      <w:proofErr w:type="spellStart"/>
      <w:r w:rsidR="004F4368">
        <w:t>wispered</w:t>
      </w:r>
      <w:proofErr w:type="spellEnd"/>
      <w:r w:rsidR="00490E83">
        <w:t>, there are innocents at stake</w:t>
      </w:r>
      <w:r w:rsidR="004F4368">
        <w:t>.</w:t>
      </w:r>
      <w:r w:rsidR="000A731C">
        <w:t xml:space="preserve"> The pressure was </w:t>
      </w:r>
      <w:r w:rsidR="00353EA4">
        <w:t xml:space="preserve">nearly </w:t>
      </w:r>
      <w:proofErr w:type="gramStart"/>
      <w:r w:rsidR="00C327F4">
        <w:t>unbearable,</w:t>
      </w:r>
      <w:proofErr w:type="gramEnd"/>
      <w:r w:rsidR="00C327F4">
        <w:t xml:space="preserve"> I was at my end.</w:t>
      </w:r>
      <w:r w:rsidR="00353EA4">
        <w:t xml:space="preserve"> </w:t>
      </w:r>
      <w:r w:rsidR="00E55912">
        <w:t xml:space="preserve"> </w:t>
      </w:r>
      <w:r w:rsidR="00FC5860">
        <w:t>A bright flicker, almost overtipping</w:t>
      </w:r>
      <w:r w:rsidR="0054624F">
        <w:t xml:space="preserve">, and then the glow slowly faded and the runes quieted, looking somehow lifeless </w:t>
      </w:r>
      <w:r w:rsidR="00D1410A">
        <w:t xml:space="preserve">even though they were </w:t>
      </w:r>
      <w:proofErr w:type="spellStart"/>
      <w:proofErr w:type="gramStart"/>
      <w:r w:rsidR="00D1410A">
        <w:t>just..</w:t>
      </w:r>
      <w:proofErr w:type="gramEnd"/>
      <w:r w:rsidR="00D1410A">
        <w:t>runes</w:t>
      </w:r>
      <w:proofErr w:type="spellEnd"/>
      <w:r w:rsidR="00D1410A">
        <w:t>. I guess.</w:t>
      </w:r>
    </w:p>
    <w:p w14:paraId="082F060D" w14:textId="43714A66" w:rsidR="00D1410A" w:rsidRDefault="001051CA">
      <w:r>
        <w:t xml:space="preserve">I took a long breath. </w:t>
      </w:r>
      <w:r w:rsidR="00A64FAA">
        <w:t>“</w:t>
      </w:r>
      <w:r>
        <w:t xml:space="preserve">Thank you Milani, </w:t>
      </w:r>
      <w:r w:rsidR="00A46818">
        <w:t xml:space="preserve">I whispered </w:t>
      </w:r>
      <w:r w:rsidR="00B5479B">
        <w:t>I think it is safe now</w:t>
      </w:r>
      <w:r w:rsidR="00A64FAA">
        <w:t>”</w:t>
      </w:r>
      <w:r w:rsidR="00B5479B">
        <w:t>. I shall open the door.</w:t>
      </w:r>
      <w:r w:rsidR="00A64FAA">
        <w:t>”</w:t>
      </w:r>
    </w:p>
    <w:p w14:paraId="2D3AFF8B" w14:textId="54330D8E" w:rsidR="00B5479B" w:rsidRDefault="00524A88">
      <w:pPr>
        <w:pBdr>
          <w:bottom w:val="single" w:sz="6" w:space="1" w:color="auto"/>
        </w:pBdr>
      </w:pPr>
      <w:r>
        <w:t xml:space="preserve">And the horned figure with the flaming sword who was </w:t>
      </w:r>
      <w:r w:rsidR="00A64FAA">
        <w:t>behind</w:t>
      </w:r>
      <w:r w:rsidR="00606BED">
        <w:t xml:space="preserve"> the door conjured a fire ball </w:t>
      </w:r>
      <w:r w:rsidR="00A64FAA">
        <w:t xml:space="preserve">and threw it into our midst, </w:t>
      </w:r>
      <w:r w:rsidR="00606BED">
        <w:t>scorch</w:t>
      </w:r>
      <w:r w:rsidR="00A64FAA">
        <w:t>ing</w:t>
      </w:r>
      <w:r w:rsidR="00606BED">
        <w:t xml:space="preserve"> us badly. “Run” Zunk yelled, and we did.</w:t>
      </w:r>
    </w:p>
    <w:p w14:paraId="70C71959" w14:textId="6D50D344" w:rsidR="00127229" w:rsidRDefault="008D40C1">
      <w:r>
        <w:t xml:space="preserve">Well, the others </w:t>
      </w:r>
      <w:r w:rsidR="00013F38">
        <w:t>did, around</w:t>
      </w:r>
      <w:r>
        <w:t xml:space="preserve"> the corner. I lumbered </w:t>
      </w:r>
      <w:r w:rsidR="00BF0A41">
        <w:t>into the hallway</w:t>
      </w:r>
      <w:r w:rsidR="002D7346">
        <w:t xml:space="preserve"> and thinking </w:t>
      </w:r>
      <w:r w:rsidR="00013F38">
        <w:t>my friends</w:t>
      </w:r>
      <w:r w:rsidR="002D7346">
        <w:t xml:space="preserve"> were around the far corner of the hallway, I stopped in an </w:t>
      </w:r>
      <w:r w:rsidR="000E2DD6">
        <w:t>alcove</w:t>
      </w:r>
      <w:r w:rsidR="00FD4198">
        <w:t xml:space="preserve"> and drank a healing draught</w:t>
      </w:r>
      <w:r w:rsidR="000E2DD6">
        <w:t xml:space="preserve">-there was no sense in grouping up, and I was the </w:t>
      </w:r>
      <w:r w:rsidR="00FD4198">
        <w:t xml:space="preserve">most </w:t>
      </w:r>
      <w:proofErr w:type="gramStart"/>
      <w:r w:rsidR="00FD4198">
        <w:t>fire proof</w:t>
      </w:r>
      <w:proofErr w:type="gramEnd"/>
      <w:r w:rsidR="00FD4198">
        <w:t xml:space="preserve">. </w:t>
      </w:r>
      <w:r w:rsidR="00696D3F">
        <w:t xml:space="preserve">I guess I hoped it would come for me, which it did, </w:t>
      </w:r>
      <w:r w:rsidR="003B11B2">
        <w:t>blazing</w:t>
      </w:r>
      <w:r w:rsidR="00726403">
        <w:t xml:space="preserve"> around the corridor enwreathed in flame. It was ugly and </w:t>
      </w:r>
      <w:r w:rsidR="00301F82">
        <w:t xml:space="preserve">violent looking, goat horned and </w:t>
      </w:r>
      <w:r w:rsidR="00A11510">
        <w:t>hoove</w:t>
      </w:r>
      <w:r w:rsidR="008B41F4">
        <w:t>s clacking</w:t>
      </w:r>
      <w:r w:rsidR="00A11510">
        <w:t xml:space="preserve">, </w:t>
      </w:r>
      <w:r w:rsidR="00D47B7C">
        <w:t xml:space="preserve">flames licking the </w:t>
      </w:r>
      <w:proofErr w:type="spellStart"/>
      <w:r w:rsidR="00D47B7C">
        <w:t>greatsword</w:t>
      </w:r>
      <w:proofErr w:type="spellEnd"/>
      <w:r w:rsidR="00D47B7C">
        <w:t xml:space="preserve"> it carried</w:t>
      </w:r>
      <w:r w:rsidR="0045776A">
        <w:t xml:space="preserve"> and </w:t>
      </w:r>
      <w:r w:rsidR="00D47B7C">
        <w:t>trailing around its arm like a deadly garland</w:t>
      </w:r>
      <w:r w:rsidR="0045776A">
        <w:t>.</w:t>
      </w:r>
      <w:r w:rsidR="00127229">
        <w:t xml:space="preserve">  Tom move</w:t>
      </w:r>
      <w:r w:rsidR="003B11B2">
        <w:t>d</w:t>
      </w:r>
      <w:r w:rsidR="00127229">
        <w:t xml:space="preserve"> i</w:t>
      </w:r>
      <w:r w:rsidR="0023692D">
        <w:t xml:space="preserve">n (I had forgotten the room to our north, where he must have sheltered and hopefully </w:t>
      </w:r>
      <w:r w:rsidR="00163050">
        <w:t xml:space="preserve">healed himself with a potion), and </w:t>
      </w:r>
      <w:r w:rsidR="00B278DF">
        <w:t>tripped</w:t>
      </w:r>
      <w:r w:rsidR="00163050">
        <w:t xml:space="preserve"> it, allowing me a slight advantage so I </w:t>
      </w:r>
      <w:proofErr w:type="spellStart"/>
      <w:r w:rsidR="00163050">
        <w:t>thunked</w:t>
      </w:r>
      <w:proofErr w:type="spellEnd"/>
      <w:r w:rsidR="00163050">
        <w:t xml:space="preserve"> it</w:t>
      </w:r>
      <w:r w:rsidR="001E59D3">
        <w:t>.</w:t>
      </w:r>
    </w:p>
    <w:p w14:paraId="0A16B359" w14:textId="63CB8ED3" w:rsidR="00E9614D" w:rsidRDefault="0045776A">
      <w:r>
        <w:t>It spat some kind o</w:t>
      </w:r>
      <w:r w:rsidR="00590FFA">
        <w:t xml:space="preserve">f </w:t>
      </w:r>
      <w:r w:rsidR="00A50B78">
        <w:t xml:space="preserve">smoke that expanded greatly and was lost </w:t>
      </w:r>
      <w:proofErr w:type="gramStart"/>
      <w:r w:rsidR="00A50B78">
        <w:t>to</w:t>
      </w:r>
      <w:proofErr w:type="gramEnd"/>
      <w:r w:rsidR="00A50B78">
        <w:t xml:space="preserve"> my sight. I felt sick and heard someone c</w:t>
      </w:r>
      <w:r w:rsidR="00F16950">
        <w:t>hoking, probably Tom. But my previous fight with the demon in Iron</w:t>
      </w:r>
      <w:r w:rsidR="00223E91">
        <w:t xml:space="preserve"> H</w:t>
      </w:r>
      <w:r w:rsidR="00F16950">
        <w:t>arbo</w:t>
      </w:r>
      <w:r w:rsidR="00223E91">
        <w:t>ur had not been lost on me</w:t>
      </w:r>
      <w:r w:rsidR="00DE5630">
        <w:t xml:space="preserve">. </w:t>
      </w:r>
      <w:r w:rsidR="00223E91">
        <w:t xml:space="preserve">I had researched rituals on the boat, finding one that cleansed the air of poison, and </w:t>
      </w:r>
      <w:r w:rsidR="00AB7716">
        <w:t xml:space="preserve">so I channeled power and </w:t>
      </w:r>
      <w:r w:rsidR="00DD50C9">
        <w:t xml:space="preserve">clapped my hands. The smoke </w:t>
      </w:r>
      <w:r w:rsidR="00DD50C9">
        <w:lastRenderedPageBreak/>
        <w:t xml:space="preserve">around me </w:t>
      </w:r>
      <w:r w:rsidR="008C51BD">
        <w:t xml:space="preserve">dissipated and a ring of clear air </w:t>
      </w:r>
      <w:r w:rsidR="005E3F2A">
        <w:t xml:space="preserve">travelled away from me like the ripples made by </w:t>
      </w:r>
      <w:r w:rsidR="001E3AC2">
        <w:t xml:space="preserve">a </w:t>
      </w:r>
      <w:r w:rsidR="004B420C">
        <w:t>skipping stone slung into water</w:t>
      </w:r>
      <w:r w:rsidR="00F17A15">
        <w:t>. T</w:t>
      </w:r>
      <w:r w:rsidR="004B420C">
        <w:t>he clou</w:t>
      </w:r>
      <w:r w:rsidR="00236C87">
        <w:t>d</w:t>
      </w:r>
      <w:r w:rsidR="004B420C">
        <w:t xml:space="preserve"> faded away </w:t>
      </w:r>
      <w:r w:rsidR="00236C87">
        <w:t>from Milani’s grace.</w:t>
      </w:r>
      <w:r w:rsidR="00C065EF">
        <w:t xml:space="preserve"> </w:t>
      </w:r>
    </w:p>
    <w:p w14:paraId="1E9AE731" w14:textId="5B41445D" w:rsidR="00236C87" w:rsidRDefault="00EF7204">
      <w:r>
        <w:t xml:space="preserve">The demon </w:t>
      </w:r>
      <w:r w:rsidR="00236C87">
        <w:t xml:space="preserve">spit a stream of fire striking Tom full in the chest and he went down, </w:t>
      </w:r>
      <w:r>
        <w:t xml:space="preserve">and </w:t>
      </w:r>
      <w:r w:rsidR="009A2A70">
        <w:t>it</w:t>
      </w:r>
      <w:r w:rsidR="00236C87">
        <w:t xml:space="preserve"> </w:t>
      </w:r>
      <w:proofErr w:type="spellStart"/>
      <w:r w:rsidR="00236C87">
        <w:t>thunked</w:t>
      </w:r>
      <w:proofErr w:type="spellEnd"/>
      <w:r w:rsidR="00236C87">
        <w:t xml:space="preserve"> me with its fiery sword for good measure.</w:t>
      </w:r>
      <w:r w:rsidR="00C065EF">
        <w:t xml:space="preserve"> Zunk </w:t>
      </w:r>
      <w:r w:rsidR="009A2A70">
        <w:t xml:space="preserve">appeared </w:t>
      </w:r>
      <w:r w:rsidR="00A84AC9">
        <w:t>behind</w:t>
      </w:r>
      <w:r w:rsidR="00904C54">
        <w:t xml:space="preserve"> it, probably</w:t>
      </w:r>
      <w:r w:rsidR="00B024E4">
        <w:t xml:space="preserve"> hidden by the smoke I had just cleansed, and stuck it with </w:t>
      </w:r>
      <w:r w:rsidR="00DE5630">
        <w:t>their</w:t>
      </w:r>
      <w:r w:rsidR="00B024E4">
        <w:t xml:space="preserve"> blade, unleashing a gout of burning blood that smoked Zunk’s arm. </w:t>
      </w:r>
      <w:r w:rsidR="0015738B">
        <w:t xml:space="preserve">Hans emerges from around the corner down the </w:t>
      </w:r>
      <w:r w:rsidR="006B1A3F">
        <w:t>hall and</w:t>
      </w:r>
      <w:r w:rsidR="0015738B">
        <w:t xml:space="preserve"> taps his spell </w:t>
      </w:r>
      <w:proofErr w:type="gramStart"/>
      <w:r w:rsidR="0015738B">
        <w:t>book</w:t>
      </w:r>
      <w:proofErr w:type="gramEnd"/>
      <w:r w:rsidR="0015738B">
        <w:t xml:space="preserve"> releasing a ghostly page that seem</w:t>
      </w:r>
      <w:r w:rsidR="005C22EB">
        <w:t xml:space="preserve">ed to flow into him. He </w:t>
      </w:r>
      <w:r w:rsidR="002E5949">
        <w:t xml:space="preserve">cast some </w:t>
      </w:r>
      <w:proofErr w:type="gramStart"/>
      <w:r w:rsidR="002E5949">
        <w:t>spell</w:t>
      </w:r>
      <w:proofErr w:type="gramEnd"/>
      <w:r w:rsidR="002E5949">
        <w:t xml:space="preserve"> and I saw the demon smile. “</w:t>
      </w:r>
      <w:proofErr w:type="gramStart"/>
      <w:r w:rsidR="002E5949">
        <w:t>oh</w:t>
      </w:r>
      <w:proofErr w:type="gramEnd"/>
      <w:r w:rsidR="002E5949">
        <w:t xml:space="preserve"> funny, little tasty mage” it growled “I was alread</w:t>
      </w:r>
      <w:r w:rsidR="008F6110">
        <w:t>y enjoying this-but you have added to my good humor</w:t>
      </w:r>
      <w:r w:rsidR="00FE6392">
        <w:t xml:space="preserve">. </w:t>
      </w:r>
      <w:r w:rsidR="00DD5BC7">
        <w:t>I shall save you for last</w:t>
      </w:r>
      <w:r w:rsidR="007E2B0E">
        <w:t xml:space="preserve"> as a token of my appreciation</w:t>
      </w:r>
      <w:r w:rsidR="00D343C2">
        <w:t>.” I was pretty sure this was not what Hans was expecting,</w:t>
      </w:r>
    </w:p>
    <w:p w14:paraId="284901B7" w14:textId="2F54D01B" w:rsidR="00675D89" w:rsidRDefault="00D343C2">
      <w:r>
        <w:t xml:space="preserve">I channeled more </w:t>
      </w:r>
      <w:r w:rsidR="00675D89">
        <w:t xml:space="preserve">of Milani’s </w:t>
      </w:r>
      <w:r w:rsidR="00E94167">
        <w:t xml:space="preserve">light into a </w:t>
      </w:r>
      <w:r w:rsidR="000608DF">
        <w:t xml:space="preserve">shield, </w:t>
      </w:r>
      <w:r w:rsidR="00B35C82">
        <w:t xml:space="preserve">as it </w:t>
      </w:r>
      <w:r w:rsidR="00EC50B0">
        <w:t>struck</w:t>
      </w:r>
      <w:r w:rsidR="00B35C82">
        <w:t xml:space="preserve"> at me and missing, </w:t>
      </w:r>
      <w:r w:rsidR="00940F53">
        <w:t>withdrew</w:t>
      </w:r>
      <w:r w:rsidR="00B35C82">
        <w:t>.</w:t>
      </w:r>
      <w:r w:rsidR="00A81ACF">
        <w:t xml:space="preserve"> I step back and see Tom in the room above, looking very grave. If he feels like me, </w:t>
      </w:r>
      <w:r w:rsidR="00E559D8">
        <w:t xml:space="preserve">he can’t stand to drink a healing draught, so use my power and make him nearly whole. </w:t>
      </w:r>
      <w:r w:rsidR="00733BC1">
        <w:t xml:space="preserve">He proceeds to </w:t>
      </w:r>
      <w:proofErr w:type="gramStart"/>
      <w:r w:rsidR="00733BC1">
        <w:t>vomit out</w:t>
      </w:r>
      <w:proofErr w:type="gramEnd"/>
      <w:r w:rsidR="00733BC1">
        <w:t xml:space="preserve"> black smoke</w:t>
      </w:r>
      <w:r w:rsidR="001808D2">
        <w:t xml:space="preserve"> and rasps at me to do it too, which I do</w:t>
      </w:r>
      <w:r w:rsidR="007D34B8">
        <w:t xml:space="preserve"> and </w:t>
      </w:r>
      <w:proofErr w:type="gramStart"/>
      <w:r w:rsidR="007D34B8">
        <w:t>am able to</w:t>
      </w:r>
      <w:proofErr w:type="gramEnd"/>
      <w:r w:rsidR="007D34B8">
        <w:t xml:space="preserve"> drink a potion myself. Too little too late-the thing spits fire at me and the next </w:t>
      </w:r>
      <w:r w:rsidR="00DE7194">
        <w:t xml:space="preserve">thing I know, Zunk is reviving me. </w:t>
      </w:r>
      <w:r w:rsidR="00ED1108">
        <w:t xml:space="preserve"> </w:t>
      </w:r>
      <w:r w:rsidR="007140A5">
        <w:t>“</w:t>
      </w:r>
      <w:r w:rsidR="00ED1108">
        <w:t>Ouch-that hurt</w:t>
      </w:r>
      <w:r w:rsidR="007140A5">
        <w:t>”</w:t>
      </w:r>
      <w:r w:rsidR="00ED1108">
        <w:t xml:space="preserve"> was all I could say as I stand up. </w:t>
      </w:r>
      <w:r w:rsidR="00622094">
        <w:t xml:space="preserve">Magic darts from </w:t>
      </w:r>
      <w:proofErr w:type="gramStart"/>
      <w:r w:rsidR="00622094">
        <w:t>Hans</w:t>
      </w:r>
      <w:proofErr w:type="gramEnd"/>
      <w:r w:rsidR="00622094">
        <w:t xml:space="preserve"> </w:t>
      </w:r>
      <w:r w:rsidR="00F25567">
        <w:t xml:space="preserve">strike </w:t>
      </w:r>
      <w:r w:rsidR="00A927C2">
        <w:t>goat head a</w:t>
      </w:r>
      <w:r w:rsidR="001D1ADC">
        <w:t xml:space="preserve">s Tom trips it. </w:t>
      </w:r>
      <w:r w:rsidR="003575CE">
        <w:t>Nobody other than me is hurt</w:t>
      </w:r>
      <w:r w:rsidR="00FB1A17">
        <w:t xml:space="preserve">. I think one of the things </w:t>
      </w:r>
      <w:proofErr w:type="spellStart"/>
      <w:r w:rsidR="00FB1A17">
        <w:t>Vist</w:t>
      </w:r>
      <w:r w:rsidR="000165CE">
        <w:t>ro</w:t>
      </w:r>
      <w:proofErr w:type="spellEnd"/>
      <w:r w:rsidR="000165CE">
        <w:t xml:space="preserve"> was trying to tell me was that among my many duties, I must include myself. I can’t protect them if </w:t>
      </w:r>
      <w:r w:rsidR="00233E5F">
        <w:t xml:space="preserve">I am dead, so I grant myself Milan’s boon. </w:t>
      </w:r>
    </w:p>
    <w:p w14:paraId="0EAD5FEC" w14:textId="6D94E52C" w:rsidR="00835151" w:rsidRDefault="00835151">
      <w:r>
        <w:t>The thing stands on its cloven hooves, a</w:t>
      </w:r>
      <w:r w:rsidR="006402C8">
        <w:t xml:space="preserve">llowing Tom to land a massive blow, but </w:t>
      </w:r>
      <w:proofErr w:type="gramStart"/>
      <w:r w:rsidR="006402C8">
        <w:t>still</w:t>
      </w:r>
      <w:proofErr w:type="gramEnd"/>
      <w:r w:rsidR="006402C8">
        <w:t xml:space="preserve"> it rises and lands an equally deadly strike on Tom</w:t>
      </w:r>
      <w:r w:rsidR="00F2726F">
        <w:t>, cutting and burning. And then stomps him to the ground with</w:t>
      </w:r>
      <w:r w:rsidR="00256754">
        <w:t xml:space="preserve"> cloven hoof.</w:t>
      </w:r>
      <w:r w:rsidR="00E91B5F">
        <w:t xml:space="preserve"> But I am ready.</w:t>
      </w:r>
    </w:p>
    <w:p w14:paraId="10B2B749" w14:textId="49C55322" w:rsidR="00256754" w:rsidRDefault="00256754">
      <w:r>
        <w:t xml:space="preserve">Zunk closes and </w:t>
      </w:r>
      <w:r w:rsidR="00C300AA">
        <w:t>slices it, while Hans steps around the corner again</w:t>
      </w:r>
      <w:r w:rsidR="00FC076B">
        <w:t>, and looking at the bloody scene, blanches. Still, he casts his bolts</w:t>
      </w:r>
      <w:r w:rsidR="004E716A">
        <w:t xml:space="preserve"> of cold iron</w:t>
      </w:r>
      <w:r w:rsidR="00FC076B">
        <w:t xml:space="preserve">, </w:t>
      </w:r>
      <w:r w:rsidR="000E5034">
        <w:t>muttering “Suck on this you bastard”</w:t>
      </w:r>
      <w:r w:rsidR="00001F90">
        <w:t xml:space="preserve">.  Two strike </w:t>
      </w:r>
      <w:r w:rsidR="00E91B5F">
        <w:t xml:space="preserve">demon </w:t>
      </w:r>
      <w:r w:rsidR="00001F90">
        <w:t xml:space="preserve">eyes, and two more plunge into the snarling screaming mouth and its head snaps </w:t>
      </w:r>
      <w:r w:rsidR="00361F2A">
        <w:t xml:space="preserve">back. “You were funnier before” </w:t>
      </w:r>
      <w:r w:rsidR="00225AAA">
        <w:t>it</w:t>
      </w:r>
      <w:r w:rsidR="00361F2A">
        <w:t xml:space="preserve"> </w:t>
      </w:r>
      <w:r w:rsidR="00D656CD">
        <w:t>choked and</w:t>
      </w:r>
      <w:r w:rsidR="00361F2A">
        <w:t xml:space="preserve"> then </w:t>
      </w:r>
      <w:r w:rsidR="004E716A">
        <w:t>keel</w:t>
      </w:r>
      <w:r w:rsidR="00D656CD">
        <w:t>s</w:t>
      </w:r>
      <w:r w:rsidR="004E716A">
        <w:t xml:space="preserve"> over.  Cold iron runs from the eyes and ears, and mouth, pooling on the floor and then </w:t>
      </w:r>
      <w:r w:rsidR="009C1264">
        <w:t>congeal</w:t>
      </w:r>
      <w:r w:rsidR="00D656CD">
        <w:t xml:space="preserve">s </w:t>
      </w:r>
      <w:r w:rsidR="009C1264">
        <w:t xml:space="preserve">into a chunk that rolls back to Hans. </w:t>
      </w:r>
      <w:r w:rsidR="00D9056F">
        <w:t xml:space="preserve">“Jah, well” he </w:t>
      </w:r>
      <w:r w:rsidR="001359CB">
        <w:t>says, looking at the guttering flames flickering out on</w:t>
      </w:r>
      <w:r w:rsidR="00FF6712">
        <w:t xml:space="preserve"> </w:t>
      </w:r>
      <w:proofErr w:type="spellStart"/>
      <w:r w:rsidR="00FF6712">
        <w:t>goathead’s</w:t>
      </w:r>
      <w:proofErr w:type="spellEnd"/>
      <w:r w:rsidR="00FF6712">
        <w:t xml:space="preserve"> </w:t>
      </w:r>
      <w:proofErr w:type="gramStart"/>
      <w:r w:rsidR="00FF6712">
        <w:t xml:space="preserve">corpse </w:t>
      </w:r>
      <w:r w:rsidR="00D9056F">
        <w:t xml:space="preserve"> </w:t>
      </w:r>
      <w:r w:rsidR="00FF6712">
        <w:t>“</w:t>
      </w:r>
      <w:proofErr w:type="gramEnd"/>
      <w:r w:rsidR="00D9056F">
        <w:t xml:space="preserve">that just shows </w:t>
      </w:r>
      <w:r w:rsidR="00E548DB">
        <w:t xml:space="preserve">you </w:t>
      </w:r>
      <w:r w:rsidR="00D9056F">
        <w:t xml:space="preserve">demons have a </w:t>
      </w:r>
      <w:r w:rsidR="00A373B1">
        <w:t>terrible</w:t>
      </w:r>
      <w:r w:rsidR="00D9056F">
        <w:t xml:space="preserve"> sense o</w:t>
      </w:r>
      <w:r w:rsidR="00A373B1">
        <w:t>f</w:t>
      </w:r>
      <w:r w:rsidR="00D9056F">
        <w:t xml:space="preserve"> humor”</w:t>
      </w:r>
    </w:p>
    <w:p w14:paraId="0B36E627" w14:textId="4C154C61" w:rsidR="00013F38" w:rsidRDefault="007677F4">
      <w:r>
        <w:t xml:space="preserve">We took some time while I </w:t>
      </w:r>
      <w:r w:rsidR="000F1F91">
        <w:t>attended</w:t>
      </w:r>
      <w:r>
        <w:t xml:space="preserve"> </w:t>
      </w:r>
      <w:r w:rsidR="000F1F91">
        <w:t xml:space="preserve">wounds and </w:t>
      </w:r>
      <w:r w:rsidR="00A33E4A">
        <w:t>burns and</w:t>
      </w:r>
      <w:r w:rsidR="000F1F91">
        <w:t xml:space="preserve"> were finally able to look </w:t>
      </w:r>
      <w:r w:rsidR="00A34F2D">
        <w:t xml:space="preserve">around. The room </w:t>
      </w:r>
      <w:r w:rsidR="00B30DCF">
        <w:t xml:space="preserve">previously occupied by the demon </w:t>
      </w:r>
      <w:r w:rsidR="00A34F2D">
        <w:t>was lit by</w:t>
      </w:r>
      <w:r w:rsidR="00CC690E">
        <w:t xml:space="preserve"> </w:t>
      </w:r>
      <w:r w:rsidR="00F27ABF">
        <w:t xml:space="preserve">a flame on the ceiling, </w:t>
      </w:r>
      <w:r w:rsidR="00113B17">
        <w:t xml:space="preserve">framed by a </w:t>
      </w:r>
      <w:proofErr w:type="spellStart"/>
      <w:r w:rsidR="00113B17">
        <w:t>sihedron</w:t>
      </w:r>
      <w:proofErr w:type="spellEnd"/>
      <w:r w:rsidR="00113B17">
        <w:t xml:space="preserve"> and by the somewhat </w:t>
      </w:r>
      <w:r w:rsidR="00D762C3">
        <w:t>baleful light</w:t>
      </w:r>
      <w:r w:rsidR="007512FF">
        <w:t xml:space="preserve"> we examined a small altar holding a bowl with </w:t>
      </w:r>
      <w:r w:rsidR="00AF7F63">
        <w:t xml:space="preserve">a knife resting on its rim. </w:t>
      </w:r>
      <w:r w:rsidR="00B30DCF">
        <w:t xml:space="preserve"> Tom and I </w:t>
      </w:r>
      <w:r w:rsidR="00A33E4A">
        <w:t>conferred and</w:t>
      </w:r>
      <w:r w:rsidR="00CF3EC5">
        <w:t xml:space="preserve"> agreed</w:t>
      </w:r>
      <w:r w:rsidR="00E62475">
        <w:t xml:space="preserve"> (well I took his word for it), that </w:t>
      </w:r>
      <w:r w:rsidR="00CA5AF1">
        <w:t>th</w:t>
      </w:r>
      <w:r w:rsidR="008058B4">
        <w:t xml:space="preserve">e altar was dedicated to </w:t>
      </w:r>
      <w:proofErr w:type="spellStart"/>
      <w:r w:rsidR="008058B4">
        <w:t>Abra</w:t>
      </w:r>
      <w:r w:rsidR="00CA5AF1">
        <w:t>xsis</w:t>
      </w:r>
      <w:proofErr w:type="spellEnd"/>
      <w:r w:rsidR="00CA5AF1">
        <w:t xml:space="preserve"> </w:t>
      </w:r>
      <w:r w:rsidR="00985398">
        <w:t>w</w:t>
      </w:r>
      <w:r w:rsidR="00CA5AF1">
        <w:t>ho presided over torture and obsession</w:t>
      </w:r>
      <w:r w:rsidR="00985398">
        <w:t xml:space="preserve"> and related woes. Not a pleasant </w:t>
      </w:r>
      <w:r w:rsidR="007B6354">
        <w:t>on</w:t>
      </w:r>
      <w:r w:rsidR="001A167F">
        <w:t xml:space="preserve">e to have as a patron. </w:t>
      </w:r>
      <w:r w:rsidR="001E4091">
        <w:t>There didn’t seem to b</w:t>
      </w:r>
      <w:r w:rsidR="009F48E0">
        <w:t>e</w:t>
      </w:r>
      <w:r w:rsidR="001E4091">
        <w:t xml:space="preserve"> anything </w:t>
      </w:r>
      <w:r w:rsidR="001E4091">
        <w:lastRenderedPageBreak/>
        <w:t xml:space="preserve">actively </w:t>
      </w:r>
      <w:r w:rsidR="00400390">
        <w:t>malevolent,</w:t>
      </w:r>
      <w:r w:rsidR="00C04B32">
        <w:t xml:space="preserve"> but the evil was </w:t>
      </w:r>
      <w:proofErr w:type="spellStart"/>
      <w:r w:rsidR="00F2599D">
        <w:t>perceptable</w:t>
      </w:r>
      <w:proofErr w:type="spellEnd"/>
      <w:r w:rsidR="00C21852">
        <w:t>. I suggested we cleanse the altar if we could, and so Zunk poured some holy water in</w:t>
      </w:r>
      <w:r w:rsidR="00A33E4A">
        <w:t xml:space="preserve">to the bowl and </w:t>
      </w:r>
      <w:r w:rsidR="004E1539">
        <w:t xml:space="preserve">then onto the altar. There was no obvious effect, but I still </w:t>
      </w:r>
      <w:r w:rsidR="00B565EB">
        <w:t>felt better.</w:t>
      </w:r>
      <w:r w:rsidR="00133351">
        <w:t xml:space="preserve"> There was not much else of interest, although we found</w:t>
      </w:r>
      <w:r w:rsidR="00400390">
        <w:t xml:space="preserve"> a cowl</w:t>
      </w:r>
      <w:r w:rsidR="00853CB1">
        <w:t xml:space="preserve"> that granted some spiritual insight. I had the symbol of </w:t>
      </w:r>
      <w:proofErr w:type="spellStart"/>
      <w:r w:rsidR="00853CB1">
        <w:t>Abraxsis</w:t>
      </w:r>
      <w:proofErr w:type="spellEnd"/>
      <w:r w:rsidR="00853CB1">
        <w:t xml:space="preserve"> </w:t>
      </w:r>
      <w:r w:rsidR="00C72CC2">
        <w:t>woven into it, and I was against putting it on until Tom</w:t>
      </w:r>
      <w:r w:rsidR="00390891">
        <w:t xml:space="preserve"> explained it would reflect the wearer</w:t>
      </w:r>
      <w:r w:rsidR="00641F0A">
        <w:t xml:space="preserve">’s </w:t>
      </w:r>
      <w:r w:rsidR="005F59E7">
        <w:t>fai</w:t>
      </w:r>
      <w:r w:rsidR="001E6F72">
        <w:t xml:space="preserve">th. Sure enough, when I touched it, </w:t>
      </w:r>
      <w:r w:rsidR="00842C48">
        <w:t xml:space="preserve">the runes on it disappeared and were replaced with the </w:t>
      </w:r>
      <w:r w:rsidR="00AA2048">
        <w:t>symbol of Milani. “My dad told me about these” he said by way of explanation.</w:t>
      </w:r>
    </w:p>
    <w:p w14:paraId="3C8E13C7" w14:textId="34B1B69E" w:rsidR="00AA0274" w:rsidRDefault="00522CDA">
      <w:r>
        <w:t>We came into</w:t>
      </w:r>
      <w:r w:rsidR="00697206">
        <w:t xml:space="preserve"> </w:t>
      </w:r>
      <w:r w:rsidR="002D002D">
        <w:t xml:space="preserve">another room with a cold blue </w:t>
      </w:r>
      <w:r>
        <w:t xml:space="preserve">light </w:t>
      </w:r>
      <w:r w:rsidR="00CE6906">
        <w:t xml:space="preserve">emitted by </w:t>
      </w:r>
      <w:r w:rsidR="00BB0952">
        <w:t xml:space="preserve">another </w:t>
      </w:r>
      <w:proofErr w:type="gramStart"/>
      <w:r w:rsidR="00BB0952">
        <w:t xml:space="preserve">seven </w:t>
      </w:r>
      <w:r w:rsidR="002D002D">
        <w:t>pointed</w:t>
      </w:r>
      <w:proofErr w:type="gramEnd"/>
      <w:r w:rsidR="002D002D">
        <w:t xml:space="preserve"> </w:t>
      </w:r>
      <w:r w:rsidR="007174A0">
        <w:t>star, and</w:t>
      </w:r>
      <w:r w:rsidR="00BB0952">
        <w:t xml:space="preserve"> it again seemed only for dec</w:t>
      </w:r>
      <w:r w:rsidR="007174A0">
        <w:t>oration. So</w:t>
      </w:r>
      <w:r w:rsidR="00D01779">
        <w:t xml:space="preserve">me weapons, old </w:t>
      </w:r>
      <w:r w:rsidR="00F2599D">
        <w:t>with the normal kind of</w:t>
      </w:r>
      <w:r w:rsidR="00D01779">
        <w:t xml:space="preserve"> </w:t>
      </w:r>
      <w:proofErr w:type="gramStart"/>
      <w:r w:rsidR="00D01779">
        <w:t xml:space="preserve">rust  </w:t>
      </w:r>
      <w:r w:rsidR="00170AFA">
        <w:t>sat</w:t>
      </w:r>
      <w:proofErr w:type="gramEnd"/>
      <w:r w:rsidR="00170AFA">
        <w:t xml:space="preserve"> on a she</w:t>
      </w:r>
      <w:r w:rsidR="00E82798">
        <w:t xml:space="preserve">lf, </w:t>
      </w:r>
      <w:r w:rsidR="002D002D">
        <w:t xml:space="preserve">and </w:t>
      </w:r>
      <w:r w:rsidR="003619BB">
        <w:t>Zunk grabbed a couple of things they found interesting.</w:t>
      </w:r>
      <w:r w:rsidR="00DD0513">
        <w:t xml:space="preserve"> </w:t>
      </w:r>
      <w:r w:rsidR="003619BB">
        <w:t xml:space="preserve">The </w:t>
      </w:r>
      <w:r w:rsidR="00D05C25">
        <w:t>far door</w:t>
      </w:r>
      <w:r w:rsidR="003619BB">
        <w:t xml:space="preserve"> opened i</w:t>
      </w:r>
      <w:r w:rsidR="008E3C8D">
        <w:t>nto a long corridor</w:t>
      </w:r>
      <w:r w:rsidR="00C31C1E">
        <w:t xml:space="preserve"> covered in ash. Perhaps some bones lying </w:t>
      </w:r>
      <w:r w:rsidR="008C31F3">
        <w:t>on the floor, pale ends sticking out. I decided not to look so clos</w:t>
      </w:r>
      <w:r w:rsidR="00A235DD">
        <w:t xml:space="preserve">ely. </w:t>
      </w:r>
      <w:r w:rsidR="008C31F3">
        <w:t xml:space="preserve"> </w:t>
      </w:r>
      <w:r w:rsidR="001F433B">
        <w:t xml:space="preserve">It </w:t>
      </w:r>
      <w:r w:rsidR="00D05C25">
        <w:t>led</w:t>
      </w:r>
      <w:r w:rsidR="001F433B">
        <w:t xml:space="preserve"> in</w:t>
      </w:r>
      <w:r w:rsidR="00A23E42">
        <w:t>to</w:t>
      </w:r>
      <w:r w:rsidR="001F433B">
        <w:t xml:space="preserve"> a </w:t>
      </w:r>
      <w:r w:rsidR="00923B4F">
        <w:t xml:space="preserve">large empty </w:t>
      </w:r>
      <w:r w:rsidR="001F433B">
        <w:t>room</w:t>
      </w:r>
      <w:r w:rsidR="00F039FD">
        <w:t>,</w:t>
      </w:r>
      <w:r w:rsidR="00923B4F">
        <w:t xml:space="preserve"> </w:t>
      </w:r>
      <w:r w:rsidR="00570063">
        <w:t xml:space="preserve">and it was hard not to notice the scorch marks </w:t>
      </w:r>
      <w:r w:rsidR="006D5EE1">
        <w:t xml:space="preserve">on </w:t>
      </w:r>
      <w:r w:rsidR="00F84828">
        <w:t>floor where</w:t>
      </w:r>
      <w:r w:rsidR="006D5EE1">
        <w:t xml:space="preserve"> the </w:t>
      </w:r>
      <w:r w:rsidR="00DD0513">
        <w:t xml:space="preserve">corridor </w:t>
      </w:r>
      <w:r w:rsidR="006D5EE1">
        <w:t>ended</w:t>
      </w:r>
      <w:r w:rsidR="00F84828">
        <w:t xml:space="preserve">. Zunk gazed carefully around and </w:t>
      </w:r>
      <w:r w:rsidR="00605D83">
        <w:t>pointed to a portion of the far wall</w:t>
      </w:r>
      <w:r w:rsidR="00E045C0">
        <w:t xml:space="preserve"> that on inspection seemed, </w:t>
      </w:r>
      <w:r w:rsidR="006C149E">
        <w:t xml:space="preserve">scorchier. </w:t>
      </w:r>
      <w:r w:rsidR="00DE14BA">
        <w:t xml:space="preserve">Not a door, exactly, but </w:t>
      </w:r>
      <w:r w:rsidR="00E2178C">
        <w:t>regular and door shaped. T</w:t>
      </w:r>
      <w:r w:rsidR="007C60A1">
        <w:t>om</w:t>
      </w:r>
      <w:r w:rsidR="00E2178C">
        <w:t xml:space="preserve"> shrugs,</w:t>
      </w:r>
      <w:r w:rsidR="007C60A1">
        <w:t xml:space="preserve"> puts his shoulder into this and it disintegrates </w:t>
      </w:r>
      <w:r w:rsidR="00AA0274">
        <w:t xml:space="preserve">in a cloud of ash as </w:t>
      </w:r>
      <w:r w:rsidR="00E44FAC">
        <w:t>he</w:t>
      </w:r>
      <w:r w:rsidR="004514FF">
        <w:t xml:space="preserve"> </w:t>
      </w:r>
      <w:r w:rsidR="00B04576">
        <w:t>stumbles in</w:t>
      </w:r>
      <w:r w:rsidR="00AA0274">
        <w:t>to the room beyond.</w:t>
      </w:r>
    </w:p>
    <w:p w14:paraId="04C5A400" w14:textId="198C949B" w:rsidR="00CD7198" w:rsidRDefault="00296A87">
      <w:r>
        <w:t xml:space="preserve">I caught a glimpse of red stones </w:t>
      </w:r>
      <w:r w:rsidR="00363A16">
        <w:t xml:space="preserve">in a largeish room, and perhaps a red stone altar, and then all could see was fire. </w:t>
      </w:r>
      <w:r w:rsidR="00444DCF">
        <w:t xml:space="preserve">Three </w:t>
      </w:r>
      <w:proofErr w:type="spellStart"/>
      <w:r w:rsidR="00444DCF">
        <w:t>manshapes</w:t>
      </w:r>
      <w:proofErr w:type="spellEnd"/>
      <w:r w:rsidR="00444DCF">
        <w:t xml:space="preserve"> of </w:t>
      </w:r>
      <w:proofErr w:type="gramStart"/>
      <w:r w:rsidR="00444DCF">
        <w:t>flame</w:t>
      </w:r>
      <w:r w:rsidR="00B34BBF">
        <w:t>,  li</w:t>
      </w:r>
      <w:r w:rsidR="00FA151F">
        <w:t>ke</w:t>
      </w:r>
      <w:proofErr w:type="gramEnd"/>
      <w:r w:rsidR="00FA151F">
        <w:t xml:space="preserve"> </w:t>
      </w:r>
      <w:r w:rsidR="00805763">
        <w:t xml:space="preserve">a </w:t>
      </w:r>
      <w:r w:rsidR="00FA151F">
        <w:t>burning scarecrow without the straw,</w:t>
      </w:r>
      <w:r w:rsidR="00444DCF">
        <w:t xml:space="preserve"> rushed Tom, who swiped a</w:t>
      </w:r>
      <w:r w:rsidR="00A37FF0">
        <w:t>t one and stepped back</w:t>
      </w:r>
      <w:r w:rsidR="00FF2E32">
        <w:t xml:space="preserve"> </w:t>
      </w:r>
      <w:r w:rsidR="00805763">
        <w:t>as</w:t>
      </w:r>
      <w:r w:rsidR="00FF2E32">
        <w:t xml:space="preserve"> Zunk s</w:t>
      </w:r>
      <w:r w:rsidR="00D172C1">
        <w:t>tepped forward to meet them.</w:t>
      </w:r>
    </w:p>
    <w:p w14:paraId="472E1D33" w14:textId="75819A2C" w:rsidR="00D172C1" w:rsidRDefault="00DF37C2">
      <w:r>
        <w:t>I was some distance and even then, the heat was</w:t>
      </w:r>
      <w:r w:rsidR="00496431">
        <w:t xml:space="preserve"> almost too much to bear; </w:t>
      </w:r>
      <w:r w:rsidR="0094160E">
        <w:t xml:space="preserve">it must be like being in a </w:t>
      </w:r>
      <w:r w:rsidR="00AD37F8">
        <w:t xml:space="preserve">great furnace for </w:t>
      </w:r>
      <w:r w:rsidR="00496431">
        <w:t>Tom and Zunk</w:t>
      </w:r>
      <w:r w:rsidR="00AD37F8">
        <w:t xml:space="preserve">. Two of the </w:t>
      </w:r>
      <w:proofErr w:type="spellStart"/>
      <w:r w:rsidR="00AD37F8">
        <w:t>flamemen</w:t>
      </w:r>
      <w:proofErr w:type="spellEnd"/>
      <w:r w:rsidR="00AD37F8">
        <w:t xml:space="preserve"> </w:t>
      </w:r>
      <w:r w:rsidR="00277CEB">
        <w:t xml:space="preserve">closed with my friends and let off a blast of heat that blistered their skin. </w:t>
      </w:r>
      <w:r>
        <w:t xml:space="preserve">Tom is </w:t>
      </w:r>
      <w:proofErr w:type="gramStart"/>
      <w:r w:rsidR="009B693F">
        <w:t>f</w:t>
      </w:r>
      <w:r>
        <w:t>laying</w:t>
      </w:r>
      <w:proofErr w:type="gramEnd"/>
      <w:r>
        <w:t xml:space="preserve"> </w:t>
      </w:r>
      <w:proofErr w:type="gramStart"/>
      <w:r>
        <w:t>about</w:t>
      </w:r>
      <w:proofErr w:type="gramEnd"/>
      <w:r w:rsidR="009B693F">
        <w:t xml:space="preserve"> but the flames must be affecting him as his blade </w:t>
      </w:r>
      <w:r w:rsidR="00514266">
        <w:t>finds</w:t>
      </w:r>
      <w:r w:rsidR="009B693F">
        <w:t xml:space="preserve"> nothing but air. </w:t>
      </w:r>
      <w:r w:rsidR="00592FC9">
        <w:t xml:space="preserve">I smelled burning wood and sulfur, </w:t>
      </w:r>
      <w:r w:rsidR="00EB7C1B">
        <w:t xml:space="preserve">with overtones of undeath. </w:t>
      </w:r>
    </w:p>
    <w:p w14:paraId="7CEF440F" w14:textId="5BF7D549" w:rsidR="00E7510A" w:rsidRDefault="00E7510A">
      <w:r>
        <w:t xml:space="preserve">Tom is getting shredded by </w:t>
      </w:r>
      <w:r w:rsidR="00EB7C1B">
        <w:t xml:space="preserve">the </w:t>
      </w:r>
      <w:r>
        <w:t xml:space="preserve">two </w:t>
      </w:r>
      <w:r w:rsidR="00EB7C1B">
        <w:t>foes in front of him</w:t>
      </w:r>
      <w:r w:rsidR="00996760">
        <w:t>,</w:t>
      </w:r>
      <w:r w:rsidR="001D001D">
        <w:t xml:space="preserve"> and each terrible swipe left a burning </w:t>
      </w:r>
      <w:r w:rsidR="008279BD">
        <w:t xml:space="preserve">gash. </w:t>
      </w:r>
      <w:r w:rsidR="00996760">
        <w:t xml:space="preserve"> Hans makes a funny wavy motion with his hands, and a gout of water rushed forth dousing one. It screamed in some weird way, the roar of a great fire throttled up in pitch</w:t>
      </w:r>
      <w:r w:rsidR="00BA7A8A">
        <w:t xml:space="preserve">, as a third </w:t>
      </w:r>
      <w:proofErr w:type="spellStart"/>
      <w:r w:rsidR="00BA7A8A">
        <w:t>flameman</w:t>
      </w:r>
      <w:proofErr w:type="spellEnd"/>
      <w:r w:rsidR="00BA7A8A">
        <w:t xml:space="preserve"> runs into the room</w:t>
      </w:r>
      <w:r w:rsidR="005E4AE5">
        <w:t xml:space="preserve"> letting loose another </w:t>
      </w:r>
      <w:r w:rsidR="004514FF">
        <w:t>burst</w:t>
      </w:r>
      <w:r w:rsidR="005E4AE5">
        <w:t xml:space="preserve"> of burning heat</w:t>
      </w:r>
      <w:r w:rsidR="00996760">
        <w:t xml:space="preserve">.  </w:t>
      </w:r>
      <w:r w:rsidR="006379A5">
        <w:t>Tom</w:t>
      </w:r>
      <w:r w:rsidR="00185BC7">
        <w:t xml:space="preserve">, perhaps seeing the effects of Hans’ water spell, pulls out a bottle of </w:t>
      </w:r>
      <w:r w:rsidR="00514266">
        <w:t>holy water</w:t>
      </w:r>
      <w:r w:rsidR="005E4AE5">
        <w:t xml:space="preserve"> and throws it at the </w:t>
      </w:r>
      <w:proofErr w:type="spellStart"/>
      <w:r w:rsidR="005E4AE5">
        <w:t>flameman</w:t>
      </w:r>
      <w:proofErr w:type="spellEnd"/>
      <w:r w:rsidR="005E4AE5">
        <w:t xml:space="preserve"> in the middle, I guess hoping to splash them all. </w:t>
      </w:r>
      <w:r w:rsidR="00357F15">
        <w:t>The effect was minimal.</w:t>
      </w:r>
    </w:p>
    <w:p w14:paraId="6D91C3A4" w14:textId="36C07567" w:rsidR="007F361A" w:rsidRDefault="00752D50">
      <w:r>
        <w:t xml:space="preserve">Zunk and Tom are holding, but just barely. Between the burning wounds and the terrible heat, they </w:t>
      </w:r>
      <w:r w:rsidR="00284B05">
        <w:t xml:space="preserve">are in very dire </w:t>
      </w:r>
      <w:r w:rsidR="00641ED4">
        <w:t>straits</w:t>
      </w:r>
      <w:r w:rsidR="00284B05">
        <w:t>.</w:t>
      </w:r>
      <w:r w:rsidR="00EC345B">
        <w:t xml:space="preserve"> Going down in the heat and flame would be deadly for either and both are </w:t>
      </w:r>
      <w:r w:rsidR="00EA3F87">
        <w:t>nearly</w:t>
      </w:r>
      <w:r w:rsidR="007F361A">
        <w:t xml:space="preserve"> there, so I do the only thing I can, praying for Milani’s guidance. I </w:t>
      </w:r>
      <w:r w:rsidR="007F361A">
        <w:lastRenderedPageBreak/>
        <w:t>have not used power like this before and I do not know if it is enough, or even if I have it in m</w:t>
      </w:r>
      <w:r w:rsidR="00CF1C4F">
        <w:t>e</w:t>
      </w:r>
      <w:r w:rsidR="007F361A">
        <w:t xml:space="preserve">. But I </w:t>
      </w:r>
      <w:proofErr w:type="gramStart"/>
      <w:r w:rsidR="007F361A">
        <w:t>have to</w:t>
      </w:r>
      <w:proofErr w:type="gramEnd"/>
      <w:r w:rsidR="007F361A">
        <w:t xml:space="preserve"> try.</w:t>
      </w:r>
    </w:p>
    <w:p w14:paraId="3A441E93" w14:textId="7AEFF908" w:rsidR="00357F15" w:rsidRDefault="007629D6">
      <w:r>
        <w:t>I channel power, squeezing it hard and cast</w:t>
      </w:r>
      <w:r w:rsidR="00A37A55">
        <w:t>ing</w:t>
      </w:r>
      <w:r>
        <w:t xml:space="preserve"> it into the middle of Tom, Zunk and the three foes</w:t>
      </w:r>
      <w:r w:rsidR="00442EFF">
        <w:t xml:space="preserve">, hoping </w:t>
      </w:r>
      <w:r w:rsidR="00406078">
        <w:t>Milina’s light</w:t>
      </w:r>
      <w:r w:rsidR="00442EFF">
        <w:t xml:space="preserve"> </w:t>
      </w:r>
      <w:r w:rsidR="00406078">
        <w:t xml:space="preserve">will </w:t>
      </w:r>
      <w:r w:rsidR="00442EFF">
        <w:t xml:space="preserve">heal both Tom </w:t>
      </w:r>
      <w:r w:rsidR="002A5F20">
        <w:t xml:space="preserve">and Zunk, while injuring the </w:t>
      </w:r>
      <w:proofErr w:type="spellStart"/>
      <w:r w:rsidR="002A5F20">
        <w:t>flamemen</w:t>
      </w:r>
      <w:proofErr w:type="spellEnd"/>
      <w:r w:rsidR="00406078">
        <w:t xml:space="preserve">. </w:t>
      </w:r>
      <w:r w:rsidR="00C652E4">
        <w:t xml:space="preserve">It worked well enough, as Tom and Zunk </w:t>
      </w:r>
      <w:proofErr w:type="gramStart"/>
      <w:r w:rsidR="00C652E4">
        <w:t>stand</w:t>
      </w:r>
      <w:proofErr w:type="gramEnd"/>
      <w:r w:rsidR="00C652E4">
        <w:t xml:space="preserve"> taller and the </w:t>
      </w:r>
      <w:proofErr w:type="spellStart"/>
      <w:r w:rsidR="00C652E4">
        <w:t>flamemen</w:t>
      </w:r>
      <w:proofErr w:type="spellEnd"/>
      <w:r w:rsidR="00C652E4">
        <w:t xml:space="preserve"> </w:t>
      </w:r>
      <w:proofErr w:type="gramStart"/>
      <w:r w:rsidR="00C652E4">
        <w:t>scream</w:t>
      </w:r>
      <w:proofErr w:type="gramEnd"/>
      <w:r w:rsidR="00C652E4">
        <w:t xml:space="preserve"> their weird screams.  It bought us some time at least</w:t>
      </w:r>
      <w:r w:rsidR="00CF1C4F">
        <w:t xml:space="preserve">. </w:t>
      </w:r>
    </w:p>
    <w:p w14:paraId="3A778A12" w14:textId="430AAFBC" w:rsidR="009A0F27" w:rsidRPr="009A0F27" w:rsidRDefault="009A0F27" w:rsidP="009A0F27">
      <w:r w:rsidRPr="009A0F27">
        <w:t xml:space="preserve">Hans reaches </w:t>
      </w:r>
      <w:r w:rsidR="009741D6">
        <w:t xml:space="preserve">out and makes the wavy motions with his hands </w:t>
      </w:r>
      <w:r w:rsidRPr="009A0F27">
        <w:t xml:space="preserve">as he </w:t>
      </w:r>
      <w:proofErr w:type="gramStart"/>
      <w:r w:rsidRPr="009A0F27">
        <w:t>incants</w:t>
      </w:r>
      <w:proofErr w:type="gramEnd"/>
      <w:r w:rsidRPr="009A0F27">
        <w:t xml:space="preserve"> a mystic verse. The air ripples before him and water burbles spill upon the ground in fits like an old man trying to pee. Hans quickly incants again to the same effect. His hands fall to his side as he looks </w:t>
      </w:r>
      <w:r w:rsidR="009741D6">
        <w:t xml:space="preserve">glumly </w:t>
      </w:r>
      <w:r w:rsidRPr="009A0F27">
        <w:t xml:space="preserve">at the enemy in front of him and </w:t>
      </w:r>
      <w:r w:rsidR="0079411A">
        <w:t xml:space="preserve">the </w:t>
      </w:r>
      <w:r w:rsidRPr="009A0F27">
        <w:t>water gush</w:t>
      </w:r>
      <w:r w:rsidR="0079411A">
        <w:t>ing</w:t>
      </w:r>
      <w:r w:rsidRPr="009A0F27">
        <w:t xml:space="preserve"> down his trouser legs</w:t>
      </w:r>
      <w:r w:rsidR="00FA1E6E">
        <w:t xml:space="preserve">, </w:t>
      </w:r>
      <w:r w:rsidRPr="009A0F27">
        <w:t>splash</w:t>
      </w:r>
      <w:r w:rsidR="00FA1E6E">
        <w:t>ing</w:t>
      </w:r>
      <w:r w:rsidRPr="009A0F27">
        <w:t xml:space="preserve"> out from beneath his robes</w:t>
      </w:r>
      <w:r w:rsidR="00FA1E6E">
        <w:t>. “Jah” he mutters “</w:t>
      </w:r>
      <w:r w:rsidR="00462B45">
        <w:t>t</w:t>
      </w:r>
      <w:r w:rsidRPr="009A0F27">
        <w:t xml:space="preserve">hat would be hilarious, were this a comedy act and not an omen of </w:t>
      </w:r>
      <w:r w:rsidR="00FA1E6E">
        <w:t>my</w:t>
      </w:r>
      <w:r w:rsidRPr="009A0F27">
        <w:t xml:space="preserve"> imminent demise."</w:t>
      </w:r>
      <w:r w:rsidR="00462B45">
        <w:t xml:space="preserve"> Poor Hans-he is having a really bad day.</w:t>
      </w:r>
    </w:p>
    <w:p w14:paraId="3AA8A548" w14:textId="5D3D1819" w:rsidR="00606BED" w:rsidRDefault="00A14261">
      <w:r>
        <w:t>Zunk</w:t>
      </w:r>
      <w:r w:rsidR="00B95221">
        <w:t>’</w:t>
      </w:r>
      <w:r>
        <w:t>s clever blade swipe</w:t>
      </w:r>
      <w:r w:rsidR="00C144A7">
        <w:t xml:space="preserve">s through the flame and then </w:t>
      </w:r>
      <w:proofErr w:type="gramStart"/>
      <w:r w:rsidR="00C144A7">
        <w:t>again and</w:t>
      </w:r>
      <w:proofErr w:type="gramEnd"/>
      <w:r w:rsidR="00383BC4">
        <w:t xml:space="preserve"> </w:t>
      </w:r>
      <w:r w:rsidR="00FE4F72">
        <w:t xml:space="preserve">one of the </w:t>
      </w:r>
      <w:r w:rsidR="00977078">
        <w:t xml:space="preserve">burning enemies </w:t>
      </w:r>
      <w:r w:rsidR="00D95FE8">
        <w:t>explodes into a cloud of ash to be swept away in the updraft</w:t>
      </w:r>
      <w:r w:rsidR="00B95221">
        <w:t xml:space="preserve"> of its kin. </w:t>
      </w:r>
      <w:r w:rsidR="0058052E">
        <w:t>Despite th</w:t>
      </w:r>
      <w:r w:rsidR="001E480F">
        <w:t xml:space="preserve">is small victory, we are losing. </w:t>
      </w:r>
      <w:r w:rsidR="00D01BD0">
        <w:t>Between the terrific heat and the burning wounds, Z</w:t>
      </w:r>
      <w:r w:rsidR="00D54A48">
        <w:t xml:space="preserve">unk is about to </w:t>
      </w:r>
      <w:proofErr w:type="gramStart"/>
      <w:r w:rsidR="00306CD4">
        <w:t>die</w:t>
      </w:r>
      <w:proofErr w:type="gramEnd"/>
      <w:r w:rsidR="00306CD4">
        <w:t xml:space="preserve"> and </w:t>
      </w:r>
      <w:r w:rsidR="00D01BD0">
        <w:t>T</w:t>
      </w:r>
      <w:r w:rsidR="00306CD4">
        <w:t>om is about to die</w:t>
      </w:r>
      <w:r w:rsidR="00F76FBB">
        <w:t xml:space="preserve"> too</w:t>
      </w:r>
      <w:r w:rsidR="00977078">
        <w:t xml:space="preserve">. </w:t>
      </w:r>
      <w:r w:rsidR="00F76FBB">
        <w:t>T</w:t>
      </w:r>
      <w:r w:rsidR="00285746">
        <w:t xml:space="preserve">om </w:t>
      </w:r>
      <w:r w:rsidR="00F76FBB">
        <w:t xml:space="preserve">lands a </w:t>
      </w:r>
      <w:r w:rsidR="001B3EC8">
        <w:t xml:space="preserve">powerful blow and </w:t>
      </w:r>
      <w:r w:rsidR="008F51D4">
        <w:t xml:space="preserve">for a moment I think we might be all right, </w:t>
      </w:r>
      <w:r w:rsidR="006D48CF">
        <w:t xml:space="preserve">but </w:t>
      </w:r>
      <w:r w:rsidR="001B3EC8">
        <w:t xml:space="preserve">the </w:t>
      </w:r>
      <w:proofErr w:type="spellStart"/>
      <w:r w:rsidR="001B3EC8">
        <w:t>flamething</w:t>
      </w:r>
      <w:proofErr w:type="spellEnd"/>
      <w:r w:rsidR="001B3EC8">
        <w:t xml:space="preserve"> </w:t>
      </w:r>
      <w:r w:rsidR="006D48CF">
        <w:t xml:space="preserve">only </w:t>
      </w:r>
      <w:r w:rsidR="001B3EC8">
        <w:t>flickers but still stand</w:t>
      </w:r>
      <w:r w:rsidR="008524AE">
        <w:t>s</w:t>
      </w:r>
      <w:r w:rsidR="006D48CF">
        <w:t xml:space="preserve">. </w:t>
      </w:r>
      <w:r w:rsidR="008A6922">
        <w:t xml:space="preserve"> </w:t>
      </w:r>
      <w:r w:rsidR="001B3EC8">
        <w:t>Z</w:t>
      </w:r>
      <w:r w:rsidR="008A6922">
        <w:t xml:space="preserve">unk </w:t>
      </w:r>
      <w:r w:rsidR="001B3EC8">
        <w:t xml:space="preserve">is overcome by the heat and </w:t>
      </w:r>
      <w:r w:rsidR="006D48CF">
        <w:t>fire,</w:t>
      </w:r>
      <w:r w:rsidR="001C74D4">
        <w:t xml:space="preserve"> while </w:t>
      </w:r>
      <w:r w:rsidR="006D48CF">
        <w:t>Tom</w:t>
      </w:r>
      <w:r w:rsidR="000A1EA2">
        <w:t xml:space="preserve"> </w:t>
      </w:r>
      <w:r w:rsidR="008F51D4">
        <w:t>evades</w:t>
      </w:r>
      <w:r w:rsidR="005C4C8C">
        <w:t xml:space="preserve"> </w:t>
      </w:r>
      <w:r w:rsidR="00A45748">
        <w:t xml:space="preserve">the strikes of the </w:t>
      </w:r>
      <w:proofErr w:type="spellStart"/>
      <w:r w:rsidR="00A45748">
        <w:t>flamemen</w:t>
      </w:r>
      <w:proofErr w:type="spellEnd"/>
      <w:r w:rsidR="005C4C8C">
        <w:t xml:space="preserve"> that surely would kill him</w:t>
      </w:r>
      <w:r w:rsidR="00A45748">
        <w:t xml:space="preserve">, </w:t>
      </w:r>
      <w:r w:rsidR="00666F4A">
        <w:t xml:space="preserve">and I channel Milani’s power to make Tom </w:t>
      </w:r>
      <w:r w:rsidR="00691DB2">
        <w:t>nearly whole</w:t>
      </w:r>
      <w:r w:rsidR="005C4C8C">
        <w:t>.  B</w:t>
      </w:r>
      <w:r w:rsidR="00691DB2">
        <w:t>ut Zunk</w:t>
      </w:r>
      <w:r w:rsidR="00CA274B">
        <w:t xml:space="preserve"> is still gravely injured</w:t>
      </w:r>
      <w:r w:rsidR="00A3774C">
        <w:t>.</w:t>
      </w:r>
      <w:r w:rsidR="00354C12">
        <w:t xml:space="preserve"> </w:t>
      </w:r>
      <w:r w:rsidR="005C4C8C">
        <w:t>They are</w:t>
      </w:r>
      <w:r w:rsidR="00354C12">
        <w:t xml:space="preserve"> in reach at least, and I take another gamble, trusting in Milani to see me through</w:t>
      </w:r>
      <w:r w:rsidR="004B10C3">
        <w:t xml:space="preserve">. I have no spells to heal the little thief, but I can </w:t>
      </w:r>
      <w:r w:rsidR="0008458E">
        <w:t>stitch</w:t>
      </w:r>
      <w:r w:rsidR="00FE2566">
        <w:t xml:space="preserve"> his wounds, </w:t>
      </w:r>
      <w:r w:rsidR="00A764D5">
        <w:t>and</w:t>
      </w:r>
      <w:r w:rsidR="00FE2566">
        <w:t xml:space="preserve"> I eschew caution </w:t>
      </w:r>
      <w:r w:rsidR="00A764D5">
        <w:t>to</w:t>
      </w:r>
      <w:r w:rsidR="00FE2566">
        <w:t xml:space="preserve"> go for speed</w:t>
      </w:r>
      <w:r w:rsidR="00701BC6">
        <w:t xml:space="preserve"> and maximal effect.</w:t>
      </w:r>
      <w:r w:rsidR="00FE2566">
        <w:t xml:space="preserve"> It is harder</w:t>
      </w:r>
      <w:r w:rsidR="00B127AC">
        <w:t xml:space="preserve">-a single mistake </w:t>
      </w:r>
      <w:r w:rsidR="0091282F">
        <w:t>will undo everything, but my hands are steady and true</w:t>
      </w:r>
      <w:r w:rsidR="001B1EC8">
        <w:t xml:space="preserve">. I staunch the worst of their wounds. Lightning </w:t>
      </w:r>
      <w:r w:rsidR="00063EA9">
        <w:t xml:space="preserve">arcs from </w:t>
      </w:r>
      <w:r w:rsidR="001B1EC8">
        <w:t>Hans</w:t>
      </w:r>
      <w:r w:rsidR="001A6B53">
        <w:t xml:space="preserve"> </w:t>
      </w:r>
      <w:r w:rsidR="00063EA9">
        <w:t xml:space="preserve">and </w:t>
      </w:r>
      <w:r w:rsidR="00827B13">
        <w:t xml:space="preserve">turns the wounded </w:t>
      </w:r>
      <w:proofErr w:type="spellStart"/>
      <w:r w:rsidR="00827B13">
        <w:t>flameman</w:t>
      </w:r>
      <w:proofErr w:type="spellEnd"/>
      <w:r w:rsidR="00827B13">
        <w:t xml:space="preserve"> into a cloud </w:t>
      </w:r>
      <w:r w:rsidR="00B954CB">
        <w:t>of black ash. W</w:t>
      </w:r>
      <w:r w:rsidR="00E10E7A">
        <w:t xml:space="preserve">e have the last one </w:t>
      </w:r>
      <w:r w:rsidR="007569C9">
        <w:t>surrounded</w:t>
      </w:r>
      <w:r w:rsidR="00092462">
        <w:t xml:space="preserve">. </w:t>
      </w:r>
      <w:r w:rsidR="00E10E7A">
        <w:t xml:space="preserve"> I desperately </w:t>
      </w:r>
      <w:r w:rsidR="0008458E">
        <w:t>mend Zunk</w:t>
      </w:r>
      <w:r w:rsidR="007975D6">
        <w:t xml:space="preserve"> ag</w:t>
      </w:r>
      <w:r w:rsidR="00266C86">
        <w:t xml:space="preserve">ain-I </w:t>
      </w:r>
      <w:proofErr w:type="gramStart"/>
      <w:r w:rsidR="00266C86">
        <w:t>have to</w:t>
      </w:r>
      <w:proofErr w:type="gramEnd"/>
      <w:r w:rsidR="00266C86">
        <w:t xml:space="preserve"> keep everyone </w:t>
      </w:r>
      <w:r w:rsidR="00F05658">
        <w:t xml:space="preserve">up until we can </w:t>
      </w:r>
      <w:r w:rsidR="00EC2A04">
        <w:t>end</w:t>
      </w:r>
      <w:r w:rsidR="00F05658">
        <w:t xml:space="preserve"> this last one a</w:t>
      </w:r>
      <w:r w:rsidR="00D83378">
        <w:t xml:space="preserve">nd </w:t>
      </w:r>
      <w:r w:rsidR="00EC2A04">
        <w:t>its</w:t>
      </w:r>
      <w:r w:rsidR="00D83378">
        <w:t xml:space="preserve"> killing heat. </w:t>
      </w:r>
      <w:r w:rsidR="005A65A2">
        <w:t>I have little left but the power in my staff, so it had better be quick</w:t>
      </w:r>
      <w:r w:rsidR="00EA3DD6">
        <w:t xml:space="preserve">, or we are finished. </w:t>
      </w:r>
      <w:r w:rsidR="007E5FB9">
        <w:t xml:space="preserve">Tom lands a flurry of blows that greatly wounds the </w:t>
      </w:r>
      <w:proofErr w:type="spellStart"/>
      <w:r w:rsidR="007E5FB9">
        <w:t>flameman</w:t>
      </w:r>
      <w:proofErr w:type="spellEnd"/>
      <w:r w:rsidR="00FE0DAE">
        <w:t xml:space="preserve"> as I </w:t>
      </w:r>
      <w:r w:rsidR="00F257B6">
        <w:t>use m</w:t>
      </w:r>
      <w:r w:rsidR="00DE4051">
        <w:t xml:space="preserve">y </w:t>
      </w:r>
      <w:r w:rsidR="000170F9">
        <w:t>staff</w:t>
      </w:r>
      <w:r w:rsidR="00DE4051">
        <w:t xml:space="preserve"> and heal </w:t>
      </w:r>
      <w:r w:rsidR="00FE0DAE">
        <w:t>Z</w:t>
      </w:r>
      <w:r w:rsidR="00DE4051">
        <w:t>unk again</w:t>
      </w:r>
      <w:r w:rsidR="00FE0DAE">
        <w:t xml:space="preserve">. </w:t>
      </w:r>
      <w:r w:rsidR="00283834">
        <w:t>It’s now or never</w:t>
      </w:r>
      <w:r w:rsidR="00FB78D1">
        <w:t>.</w:t>
      </w:r>
      <w:r w:rsidR="0005640C">
        <w:t xml:space="preserve"> </w:t>
      </w:r>
      <w:r w:rsidR="000E11C3">
        <w:t xml:space="preserve">As if they heard </w:t>
      </w:r>
      <w:r w:rsidR="0005640C">
        <w:t xml:space="preserve">my </w:t>
      </w:r>
      <w:proofErr w:type="gramStart"/>
      <w:r w:rsidR="0005640C">
        <w:t xml:space="preserve">thoughts, </w:t>
      </w:r>
      <w:r w:rsidR="00FB78D1">
        <w:t xml:space="preserve"> Z</w:t>
      </w:r>
      <w:r w:rsidR="0068635F">
        <w:t>unk</w:t>
      </w:r>
      <w:proofErr w:type="gramEnd"/>
      <w:r w:rsidR="0068635F">
        <w:t xml:space="preserve"> kills it</w:t>
      </w:r>
      <w:r w:rsidR="00EF44A5">
        <w:t xml:space="preserve"> with a </w:t>
      </w:r>
      <w:r w:rsidR="003D586D">
        <w:t xml:space="preserve">blow to the chest and the </w:t>
      </w:r>
      <w:r w:rsidR="00262876">
        <w:t xml:space="preserve">layer of ash on the floor </w:t>
      </w:r>
      <w:r w:rsidR="00357C30">
        <w:t>is a little thicker.</w:t>
      </w:r>
    </w:p>
    <w:p w14:paraId="520FE8C3" w14:textId="1292F974" w:rsidR="00357C30" w:rsidRDefault="000627C7">
      <w:pPr>
        <w:pBdr>
          <w:bottom w:val="single" w:sz="6" w:space="1" w:color="auto"/>
        </w:pBdr>
      </w:pPr>
      <w:r>
        <w:t xml:space="preserve">I am </w:t>
      </w:r>
      <w:r w:rsidR="00FC1FFC">
        <w:t>beyond</w:t>
      </w:r>
      <w:r>
        <w:t xml:space="preserve"> tired, but </w:t>
      </w:r>
      <w:r w:rsidR="00BB46B7">
        <w:t>there are things needing doing. “</w:t>
      </w:r>
      <w:proofErr w:type="gramStart"/>
      <w:r w:rsidR="00BB46B7">
        <w:t>Oh</w:t>
      </w:r>
      <w:proofErr w:type="gramEnd"/>
      <w:r w:rsidR="00BB46B7">
        <w:t xml:space="preserve"> my friends” I cry “</w:t>
      </w:r>
      <w:r w:rsidR="00BB7A7B">
        <w:t xml:space="preserve">thank Milani you all are alive. I am so sorry-those burns look awful. </w:t>
      </w:r>
      <w:r w:rsidR="00A65802">
        <w:t xml:space="preserve">Sit here and rest while I mend </w:t>
      </w:r>
      <w:r w:rsidR="00124D31">
        <w:t>you</w:t>
      </w:r>
      <w:r w:rsidR="00A65802">
        <w:t>.</w:t>
      </w:r>
    </w:p>
    <w:p w14:paraId="50C5C193" w14:textId="77777777" w:rsidR="00417ECE" w:rsidRDefault="00417ECE" w:rsidP="00417ECE">
      <w:r>
        <w:t>S2E4: Hemlocks and Harbingers</w:t>
      </w:r>
    </w:p>
    <w:p w14:paraId="29A854E2" w14:textId="33F8AA6D" w:rsidR="001168CA" w:rsidRDefault="004B2DF3">
      <w:r>
        <w:lastRenderedPageBreak/>
        <w:t xml:space="preserve">It was a lot of mending, and we needed some time. </w:t>
      </w:r>
      <w:r w:rsidR="00126BBF">
        <w:t xml:space="preserve">Hans inspected the stones and </w:t>
      </w:r>
      <w:r w:rsidR="003F038C">
        <w:t>had little to offer only that it was ancient and powerful ma</w:t>
      </w:r>
      <w:r w:rsidR="0048774D">
        <w:t xml:space="preserve">gic that would </w:t>
      </w:r>
      <w:r w:rsidR="0085452E">
        <w:t xml:space="preserve">the best </w:t>
      </w:r>
      <w:proofErr w:type="gramStart"/>
      <w:r w:rsidR="0085452E">
        <w:t>scholars</w:t>
      </w:r>
      <w:proofErr w:type="gramEnd"/>
      <w:r w:rsidR="0085452E">
        <w:t xml:space="preserve"> years to unravel. </w:t>
      </w:r>
      <w:r w:rsidR="00874053">
        <w:t xml:space="preserve">We talked about what </w:t>
      </w:r>
      <w:r w:rsidR="00B90BA3">
        <w:t xml:space="preserve">to do with the thing beyond the barricade. </w:t>
      </w:r>
      <w:r w:rsidR="00321831">
        <w:t>The choices were release it, kill it or let it b</w:t>
      </w:r>
      <w:r w:rsidR="00312F47">
        <w:t xml:space="preserve">e. I was pretty much against the </w:t>
      </w:r>
      <w:proofErr w:type="gramStart"/>
      <w:r w:rsidR="00312F47">
        <w:t>third, and</w:t>
      </w:r>
      <w:proofErr w:type="gramEnd"/>
      <w:r w:rsidR="00312F47">
        <w:t xml:space="preserve"> undecided on the second. </w:t>
      </w:r>
      <w:r w:rsidR="006D74AC">
        <w:t xml:space="preserve">More information seemed necessary-we had never even seen the thing, </w:t>
      </w:r>
      <w:r w:rsidR="007D2E9F">
        <w:t xml:space="preserve">so I offered to go back to the </w:t>
      </w:r>
      <w:r w:rsidR="00C41536">
        <w:t xml:space="preserve">room of the goat-headed fire demon and </w:t>
      </w:r>
      <w:r w:rsidR="00087242">
        <w:t>talk to it through the crack in the wall-maybe we could learn something to help us decide.</w:t>
      </w:r>
    </w:p>
    <w:p w14:paraId="74F9ACAD" w14:textId="0E4C2B7B" w:rsidR="00035482" w:rsidRDefault="009079A3">
      <w:r>
        <w:t xml:space="preserve">After a </w:t>
      </w:r>
      <w:proofErr w:type="gramStart"/>
      <w:r>
        <w:t>time</w:t>
      </w:r>
      <w:proofErr w:type="gramEnd"/>
      <w:r>
        <w:t xml:space="preserve"> we felt ready and headed back to that room with the strange door</w:t>
      </w:r>
      <w:r w:rsidR="0005395A">
        <w:t xml:space="preserve">. It seemed </w:t>
      </w:r>
      <w:r w:rsidR="00FE30BC">
        <w:t xml:space="preserve">I had not dealt with the </w:t>
      </w:r>
      <w:r w:rsidR="00AD5019">
        <w:t>warding magic completely. Tom took a horrible spear to the thigh when he entered</w:t>
      </w:r>
      <w:r w:rsidR="00B26761">
        <w:t>. I apologized to Tom</w:t>
      </w:r>
      <w:r w:rsidR="006129AF">
        <w:t xml:space="preserve"> for my mistake, several times, I think, and used my last spells from </w:t>
      </w:r>
      <w:proofErr w:type="spellStart"/>
      <w:r w:rsidR="006129AF">
        <w:t>V</w:t>
      </w:r>
      <w:r w:rsidR="005A7AED">
        <w:t>istaro’s</w:t>
      </w:r>
      <w:proofErr w:type="spellEnd"/>
      <w:r w:rsidR="005A7AED">
        <w:t xml:space="preserve"> staff</w:t>
      </w:r>
      <w:r w:rsidR="00B71C4F">
        <w:t xml:space="preserve"> to make it nearly right. </w:t>
      </w:r>
      <w:r w:rsidR="001C40D4">
        <w:t>“sorry”, I murmured, for possibly the 4</w:t>
      </w:r>
      <w:r w:rsidR="001C40D4" w:rsidRPr="001C40D4">
        <w:rPr>
          <w:vertAlign w:val="superscript"/>
        </w:rPr>
        <w:t>th</w:t>
      </w:r>
      <w:r w:rsidR="001C40D4">
        <w:t xml:space="preserve"> time. </w:t>
      </w:r>
      <w:r w:rsidR="00241313">
        <w:t>“It</w:t>
      </w:r>
      <w:r w:rsidR="00DC0360">
        <w:t>’</w:t>
      </w:r>
      <w:r w:rsidR="00241313">
        <w:t xml:space="preserve">s alright </w:t>
      </w:r>
      <w:proofErr w:type="spellStart"/>
      <w:r w:rsidR="00241313">
        <w:t>Jhys</w:t>
      </w:r>
      <w:proofErr w:type="spellEnd"/>
      <w:r w:rsidR="00241313">
        <w:t>” he said, ever stoic</w:t>
      </w:r>
      <w:r w:rsidR="00613CB4">
        <w:t xml:space="preserve"> “we probably wouldn’t be here if not for you.” Well, that seemed </w:t>
      </w:r>
      <w:proofErr w:type="gramStart"/>
      <w:r w:rsidR="00613CB4">
        <w:t>true, actually</w:t>
      </w:r>
      <w:proofErr w:type="gramEnd"/>
      <w:r w:rsidR="00613CB4">
        <w:t xml:space="preserve">. </w:t>
      </w:r>
      <w:r w:rsidR="00DC0360">
        <w:t xml:space="preserve"> I think </w:t>
      </w:r>
      <w:proofErr w:type="spellStart"/>
      <w:r w:rsidR="00DC0360">
        <w:t>Vistaro</w:t>
      </w:r>
      <w:proofErr w:type="spellEnd"/>
      <w:r w:rsidR="00DC0360">
        <w:t xml:space="preserve"> would have </w:t>
      </w:r>
      <w:r w:rsidR="00432133">
        <w:t>looked favorably on my</w:t>
      </w:r>
      <w:r w:rsidR="00D01101">
        <w:t xml:space="preserve"> efforts.</w:t>
      </w:r>
    </w:p>
    <w:p w14:paraId="30A308A6" w14:textId="0559C2EF" w:rsidR="007C654E" w:rsidRDefault="007C654E">
      <w:r>
        <w:t xml:space="preserve">Clever Zunk suggested </w:t>
      </w:r>
      <w:proofErr w:type="gramStart"/>
      <w:r>
        <w:t>to offer</w:t>
      </w:r>
      <w:proofErr w:type="gramEnd"/>
      <w:r>
        <w:t xml:space="preserve"> the thing some water, </w:t>
      </w:r>
      <w:r w:rsidR="00141A75">
        <w:t xml:space="preserve">holy water specifically, and that seemed a good way to </w:t>
      </w:r>
      <w:r w:rsidR="00BE2F7F">
        <w:t xml:space="preserve">sort out what </w:t>
      </w:r>
      <w:r w:rsidR="003E34EE">
        <w:t>they</w:t>
      </w:r>
      <w:r w:rsidR="00BE2F7F">
        <w:t xml:space="preserve"> might be</w:t>
      </w:r>
      <w:r w:rsidR="00FA6A68">
        <w:t xml:space="preserve">. I approached the crack in the room trying to get a </w:t>
      </w:r>
      <w:r w:rsidR="00B8707B">
        <w:t xml:space="preserve">look </w:t>
      </w:r>
      <w:r w:rsidR="004B7F69">
        <w:t>at</w:t>
      </w:r>
      <w:r w:rsidR="00B8707B">
        <w:t xml:space="preserve"> who we had been talking to. “Hello” I called through the rent in the stone, “It’s us. We’re back</w:t>
      </w:r>
      <w:r w:rsidR="001300D6">
        <w:t xml:space="preserve">. Can we talk a little bit? </w:t>
      </w:r>
      <w:r w:rsidR="00690D8D">
        <w:t>Come over here so w</w:t>
      </w:r>
      <w:r w:rsidR="00C8456F">
        <w:t>e can chat</w:t>
      </w:r>
      <w:r w:rsidR="00E44606">
        <w:t xml:space="preserve">. What’s you name-mine is </w:t>
      </w:r>
      <w:proofErr w:type="spellStart"/>
      <w:r w:rsidR="00E44606">
        <w:t>Jhys</w:t>
      </w:r>
      <w:proofErr w:type="spellEnd"/>
      <w:r w:rsidR="00D12117">
        <w:t>, and Tom and Zunk and Hans are here too”.</w:t>
      </w:r>
    </w:p>
    <w:p w14:paraId="5C4A1B55" w14:textId="459B6DE2" w:rsidR="00D12117" w:rsidRDefault="00D12117">
      <w:r>
        <w:t xml:space="preserve">The thing </w:t>
      </w:r>
      <w:r w:rsidR="003701C7">
        <w:t xml:space="preserve">was </w:t>
      </w:r>
      <w:r w:rsidR="00B008A5">
        <w:t xml:space="preserve">quite worried about the return of the fire </w:t>
      </w:r>
      <w:proofErr w:type="gramStart"/>
      <w:r w:rsidR="00B008A5">
        <w:t>demon, but</w:t>
      </w:r>
      <w:proofErr w:type="gramEnd"/>
      <w:r w:rsidR="00B008A5">
        <w:t xml:space="preserve"> relaxed when we convinced </w:t>
      </w:r>
      <w:r w:rsidR="004B7F69">
        <w:t>them</w:t>
      </w:r>
      <w:r w:rsidR="00B008A5">
        <w:t xml:space="preserve"> the threat was over. </w:t>
      </w:r>
      <w:r w:rsidR="00C469C4">
        <w:t xml:space="preserve">“I’m </w:t>
      </w:r>
      <w:proofErr w:type="spellStart"/>
      <w:proofErr w:type="gramStart"/>
      <w:r w:rsidR="00C469C4">
        <w:t>Zorph</w:t>
      </w:r>
      <w:proofErr w:type="spellEnd"/>
      <w:r w:rsidR="00E6301D">
        <w:t>”</w:t>
      </w:r>
      <w:r w:rsidR="009E70F0">
        <w:t xml:space="preserve"> </w:t>
      </w:r>
      <w:r w:rsidR="0072552E">
        <w:t xml:space="preserve"> </w:t>
      </w:r>
      <w:r w:rsidR="00E864F7">
        <w:t>they</w:t>
      </w:r>
      <w:proofErr w:type="gramEnd"/>
      <w:r w:rsidR="00C469C4">
        <w:t xml:space="preserve"> said</w:t>
      </w:r>
      <w:r w:rsidR="009E70F0">
        <w:t xml:space="preserve"> as I got a look, and option</w:t>
      </w:r>
      <w:r w:rsidR="00DD3987">
        <w:t xml:space="preserve">s 2 and 3 started </w:t>
      </w:r>
      <w:r w:rsidR="00E864F7">
        <w:t>seeming</w:t>
      </w:r>
      <w:r w:rsidR="00DD3987">
        <w:t xml:space="preserve"> more likely. </w:t>
      </w:r>
      <w:r w:rsidR="0072552E">
        <w:t xml:space="preserve">It was a goblin, at least at some point. Now it was a </w:t>
      </w:r>
      <w:r w:rsidR="007F1870">
        <w:t xml:space="preserve">hacked up </w:t>
      </w:r>
      <w:proofErr w:type="spellStart"/>
      <w:r w:rsidR="007F1870">
        <w:t>ghoublin</w:t>
      </w:r>
      <w:proofErr w:type="spellEnd"/>
      <w:r w:rsidR="007F1870">
        <w:t>, pale, with</w:t>
      </w:r>
      <w:r w:rsidR="00636200">
        <w:t xml:space="preserve"> a huge </w:t>
      </w:r>
      <w:r w:rsidR="00566913">
        <w:t>wound over half</w:t>
      </w:r>
      <w:r w:rsidR="00E864F7">
        <w:t xml:space="preserve"> their</w:t>
      </w:r>
      <w:r w:rsidR="00566913">
        <w:t xml:space="preserve"> face. I caught a whiff of grave scent. </w:t>
      </w:r>
      <w:r w:rsidR="00B97394">
        <w:t xml:space="preserve">“It’s a </w:t>
      </w:r>
      <w:proofErr w:type="spellStart"/>
      <w:r w:rsidR="00B97394">
        <w:t>ghoublin</w:t>
      </w:r>
      <w:proofErr w:type="spellEnd"/>
      <w:r w:rsidR="00B97394">
        <w:t>” I whispered to my friends. Somehow</w:t>
      </w:r>
      <w:r w:rsidR="006E5BE6">
        <w:t>,</w:t>
      </w:r>
      <w:r w:rsidR="00B97394">
        <w:t xml:space="preserve"> I was worried it would feel judged.</w:t>
      </w:r>
      <w:r w:rsidR="002A5D13">
        <w:t xml:space="preserve"> </w:t>
      </w:r>
      <w:proofErr w:type="gramStart"/>
      <w:r w:rsidR="002A5D13">
        <w:t>“ I</w:t>
      </w:r>
      <w:proofErr w:type="gramEnd"/>
      <w:r w:rsidR="002A5D13">
        <w:t xml:space="preserve"> don’t</w:t>
      </w:r>
      <w:r w:rsidR="0070180B">
        <w:t xml:space="preserve"> suppose you want, erm, any water”? “</w:t>
      </w:r>
      <w:proofErr w:type="spellStart"/>
      <w:r w:rsidR="0070180B">
        <w:t>Nahhh</w:t>
      </w:r>
      <w:proofErr w:type="spellEnd"/>
      <w:r w:rsidR="0070180B">
        <w:t xml:space="preserve">, but if </w:t>
      </w:r>
      <w:proofErr w:type="spellStart"/>
      <w:r w:rsidR="0070180B">
        <w:t>ya</w:t>
      </w:r>
      <w:proofErr w:type="spellEnd"/>
      <w:r w:rsidR="0070180B">
        <w:t xml:space="preserve"> got a couple of bones t</w:t>
      </w:r>
      <w:r w:rsidR="003053D2">
        <w:t>o gnaw on, that would hit the spot”.  My friends shifted uneasily.</w:t>
      </w:r>
    </w:p>
    <w:p w14:paraId="5AAE2A07" w14:textId="65BC4915" w:rsidR="00B97394" w:rsidRDefault="00B97394">
      <w:r>
        <w:t xml:space="preserve">But </w:t>
      </w:r>
      <w:proofErr w:type="spellStart"/>
      <w:r>
        <w:t>Zorph</w:t>
      </w:r>
      <w:proofErr w:type="spellEnd"/>
      <w:r>
        <w:t xml:space="preserve"> was talkative now th</w:t>
      </w:r>
      <w:r w:rsidR="00381889">
        <w:t>ey were</w:t>
      </w:r>
      <w:r>
        <w:t xml:space="preserve"> safe,</w:t>
      </w:r>
      <w:r w:rsidR="004432D4">
        <w:t xml:space="preserve"> even friendly,</w:t>
      </w:r>
      <w:r>
        <w:t xml:space="preserve"> and we </w:t>
      </w:r>
      <w:r w:rsidR="00597E5A">
        <w:t xml:space="preserve">coaxed </w:t>
      </w:r>
      <w:r w:rsidR="00381889">
        <w:t>them</w:t>
      </w:r>
      <w:r w:rsidR="00597E5A">
        <w:t xml:space="preserve"> to tell </w:t>
      </w:r>
      <w:r w:rsidR="00381889">
        <w:t xml:space="preserve">their </w:t>
      </w:r>
      <w:r w:rsidR="00597E5A">
        <w:t xml:space="preserve">tale. It was </w:t>
      </w:r>
      <w:r w:rsidR="006E5BE6">
        <w:t xml:space="preserve">quite </w:t>
      </w:r>
      <w:proofErr w:type="gramStart"/>
      <w:r w:rsidR="006E5BE6">
        <w:t>the</w:t>
      </w:r>
      <w:proofErr w:type="gramEnd"/>
      <w:r w:rsidR="006E5BE6">
        <w:t xml:space="preserve"> revelation. </w:t>
      </w:r>
      <w:r w:rsidR="00342860">
        <w:t xml:space="preserve">It was little confusing, working backwards from </w:t>
      </w:r>
      <w:r w:rsidR="00FB1D59">
        <w:t xml:space="preserve">where we found </w:t>
      </w:r>
      <w:r w:rsidR="005665F7">
        <w:t>them</w:t>
      </w:r>
      <w:r w:rsidR="00FB1D59">
        <w:t xml:space="preserve">, but the basics were this. </w:t>
      </w:r>
      <w:r w:rsidR="0044261E">
        <w:t>Their</w:t>
      </w:r>
      <w:r w:rsidR="00FB1D59">
        <w:t xml:space="preserve"> </w:t>
      </w:r>
      <w:proofErr w:type="spellStart"/>
      <w:r w:rsidR="00FB1D59">
        <w:t>ghoublin</w:t>
      </w:r>
      <w:proofErr w:type="spellEnd"/>
      <w:r w:rsidR="00FB1D59">
        <w:t xml:space="preserve"> </w:t>
      </w:r>
      <w:r w:rsidR="006238BA">
        <w:t xml:space="preserve">“friends” threw </w:t>
      </w:r>
      <w:r w:rsidR="0044261E">
        <w:t>them</w:t>
      </w:r>
      <w:r w:rsidR="006238BA">
        <w:t xml:space="preserve"> in this room and shut </w:t>
      </w:r>
      <w:r w:rsidR="005665F7">
        <w:t>them</w:t>
      </w:r>
      <w:r w:rsidR="006238BA">
        <w:t xml:space="preserve"> in to prevent the fire demon from killing everyone. </w:t>
      </w:r>
      <w:r w:rsidR="003D509A">
        <w:t xml:space="preserve"> They (being the </w:t>
      </w:r>
      <w:proofErr w:type="spellStart"/>
      <w:r w:rsidR="003D509A">
        <w:t>ghoublins</w:t>
      </w:r>
      <w:proofErr w:type="spellEnd"/>
      <w:r w:rsidR="003D509A">
        <w:t xml:space="preserve">) </w:t>
      </w:r>
      <w:proofErr w:type="gramStart"/>
      <w:r w:rsidR="003D509A">
        <w:t>accidently</w:t>
      </w:r>
      <w:proofErr w:type="gramEnd"/>
      <w:r w:rsidR="003D509A">
        <w:t xml:space="preserve"> release</w:t>
      </w:r>
      <w:r w:rsidR="00643DC0">
        <w:t>d</w:t>
      </w:r>
      <w:r w:rsidR="003D509A">
        <w:t xml:space="preserve"> </w:t>
      </w:r>
      <w:proofErr w:type="spellStart"/>
      <w:r w:rsidR="00382EF6">
        <w:t>goathead</w:t>
      </w:r>
      <w:proofErr w:type="spellEnd"/>
      <w:r w:rsidR="003D509A">
        <w:t xml:space="preserve"> by </w:t>
      </w:r>
      <w:r w:rsidR="00BC6BF7">
        <w:t>breaching</w:t>
      </w:r>
      <w:r w:rsidR="00945307">
        <w:t xml:space="preserve"> its prison wall. “Demons can</w:t>
      </w:r>
      <w:r w:rsidR="00572FB1">
        <w:t xml:space="preserve"> blip through space” </w:t>
      </w:r>
      <w:r w:rsidR="00BC6BF7">
        <w:t>they</w:t>
      </w:r>
      <w:r w:rsidR="00572FB1">
        <w:t xml:space="preserve"> explained </w:t>
      </w:r>
      <w:proofErr w:type="gramStart"/>
      <w:r w:rsidR="00572FB1">
        <w:t>“ so</w:t>
      </w:r>
      <w:proofErr w:type="gramEnd"/>
      <w:r w:rsidR="00572FB1">
        <w:t xml:space="preserve"> once it could see</w:t>
      </w:r>
      <w:r w:rsidR="00D5732D">
        <w:t xml:space="preserve"> </w:t>
      </w:r>
      <w:r w:rsidR="0044261E">
        <w:t xml:space="preserve">through this teensy crack we be talking </w:t>
      </w:r>
      <w:proofErr w:type="gramStart"/>
      <w:r w:rsidR="0044261E">
        <w:t>through</w:t>
      </w:r>
      <w:r w:rsidR="003205B8">
        <w:t xml:space="preserve">, </w:t>
      </w:r>
      <w:r w:rsidR="0044261E">
        <w:t xml:space="preserve"> </w:t>
      </w:r>
      <w:r w:rsidR="00D5732D">
        <w:t>out</w:t>
      </w:r>
      <w:proofErr w:type="gramEnd"/>
      <w:r w:rsidR="00D5732D">
        <w:t xml:space="preserve"> it popped into this r</w:t>
      </w:r>
      <w:r w:rsidR="00A15074">
        <w:t xml:space="preserve">oom </w:t>
      </w:r>
      <w:r w:rsidR="003205B8">
        <w:t>to roast</w:t>
      </w:r>
      <w:r w:rsidR="00A15074">
        <w:t xml:space="preserve"> a couple of us, so I hid and the others blocked the door</w:t>
      </w:r>
      <w:r w:rsidR="00BA0E08">
        <w:t xml:space="preserve">, trapping me. Luckily the thing went back to </w:t>
      </w:r>
      <w:r w:rsidR="00B52BB3">
        <w:t>wherever it was and left me alone”. Holy smoke</w:t>
      </w:r>
      <w:r w:rsidR="00BE57A1">
        <w:t>s</w:t>
      </w:r>
      <w:r w:rsidR="00B52BB3">
        <w:t xml:space="preserve">, I didn’t know demons could do that. Well, I didn't know anything about them, to be honest, but this was way worse than I had imagined. </w:t>
      </w:r>
    </w:p>
    <w:p w14:paraId="47B4B861" w14:textId="368CBC79" w:rsidR="00FD6D8C" w:rsidRDefault="00FD6D8C">
      <w:proofErr w:type="spellStart"/>
      <w:r>
        <w:lastRenderedPageBreak/>
        <w:t>Zorph</w:t>
      </w:r>
      <w:proofErr w:type="spellEnd"/>
      <w:r>
        <w:t xml:space="preserve"> </w:t>
      </w:r>
      <w:r w:rsidR="00E97329">
        <w:t>was in this position having recently been</w:t>
      </w:r>
      <w:r>
        <w:t xml:space="preserve"> turned into a </w:t>
      </w:r>
      <w:proofErr w:type="spellStart"/>
      <w:r>
        <w:t>ghoublin</w:t>
      </w:r>
      <w:proofErr w:type="spellEnd"/>
      <w:r>
        <w:t xml:space="preserve"> by “some guy </w:t>
      </w:r>
      <w:proofErr w:type="gramStart"/>
      <w:r>
        <w:t>named,,</w:t>
      </w:r>
      <w:proofErr w:type="gramEnd"/>
      <w:r>
        <w:t xml:space="preserve"> </w:t>
      </w:r>
      <w:proofErr w:type="spellStart"/>
      <w:proofErr w:type="gramStart"/>
      <w:r>
        <w:t>er,,</w:t>
      </w:r>
      <w:proofErr w:type="gramEnd"/>
      <w:r>
        <w:t>what</w:t>
      </w:r>
      <w:proofErr w:type="spellEnd"/>
      <w:r>
        <w:t xml:space="preserve"> was it, </w:t>
      </w:r>
      <w:proofErr w:type="spellStart"/>
      <w:r>
        <w:t>Goldnuggget</w:t>
      </w:r>
      <w:proofErr w:type="spellEnd"/>
      <w:r>
        <w:t xml:space="preserve"> or something” “</w:t>
      </w:r>
      <w:proofErr w:type="spellStart"/>
      <w:r>
        <w:t>Ripnugget</w:t>
      </w:r>
      <w:proofErr w:type="spellEnd"/>
      <w:r>
        <w:t>?” I supplied helpfully? “Yeah…that’s it</w:t>
      </w:r>
      <w:r w:rsidR="00CB76EB">
        <w:t xml:space="preserve">, </w:t>
      </w:r>
      <w:proofErr w:type="spellStart"/>
      <w:r w:rsidR="00CB76EB">
        <w:t>Ripnugget</w:t>
      </w:r>
      <w:proofErr w:type="spellEnd"/>
      <w:r w:rsidR="00CB76EB">
        <w:t xml:space="preserve">. I had just come from up north and found a small group </w:t>
      </w:r>
      <w:proofErr w:type="spellStart"/>
      <w:r w:rsidR="00CB76EB">
        <w:t>o’cousins</w:t>
      </w:r>
      <w:proofErr w:type="spellEnd"/>
      <w:r w:rsidR="004D6A89">
        <w:t xml:space="preserve">, camping out in the shadow of some old fort named </w:t>
      </w:r>
      <w:proofErr w:type="spellStart"/>
      <w:r w:rsidR="004D6A89">
        <w:t>Thistletop</w:t>
      </w:r>
      <w:proofErr w:type="spellEnd"/>
      <w:r w:rsidR="00833953">
        <w:t xml:space="preserve"> when we got bushwacked by this </w:t>
      </w:r>
      <w:proofErr w:type="spellStart"/>
      <w:r w:rsidR="00833953">
        <w:t>Ripnugget</w:t>
      </w:r>
      <w:proofErr w:type="spellEnd"/>
      <w:r w:rsidR="00833953">
        <w:t xml:space="preserve"> and a horde of goblin-ghouls</w:t>
      </w:r>
      <w:r w:rsidR="00517AFF">
        <w:t xml:space="preserve">-they killed some and turned the rest of us so we could look down here for some artifact, and </w:t>
      </w:r>
      <w:r w:rsidR="00DA2EAD">
        <w:t xml:space="preserve">Nugget’s sword. Really pissed off about not having it, and well, </w:t>
      </w:r>
      <w:r w:rsidR="00597D86">
        <w:t xml:space="preserve">we did what </w:t>
      </w:r>
      <w:r w:rsidR="00B66E7B">
        <w:t>it</w:t>
      </w:r>
      <w:r w:rsidR="00597D86">
        <w:t xml:space="preserve"> told us. Didn’t have much choice, being turned by </w:t>
      </w:r>
      <w:r w:rsidR="00B66E7B">
        <w:t>it</w:t>
      </w:r>
      <w:r w:rsidR="00597D86">
        <w:t xml:space="preserve"> and all, and well, </w:t>
      </w:r>
      <w:r w:rsidR="00B66E7B">
        <w:t xml:space="preserve">they’re </w:t>
      </w:r>
      <w:r w:rsidR="004703A4">
        <w:t xml:space="preserve">an evil eyed flaming skeleton to boot. Got a </w:t>
      </w:r>
      <w:r w:rsidR="00A77B76">
        <w:t>real thing going on for the town above-</w:t>
      </w:r>
      <w:proofErr w:type="spellStart"/>
      <w:r w:rsidR="00A77B76">
        <w:t>gonna</w:t>
      </w:r>
      <w:proofErr w:type="spellEnd"/>
      <w:r w:rsidR="00A77B76">
        <w:t xml:space="preserve"> raise a host</w:t>
      </w:r>
      <w:r w:rsidR="00665322">
        <w:t xml:space="preserve">, it </w:t>
      </w:r>
      <w:r w:rsidR="00A77B76">
        <w:t>said, to wipe ‘</w:t>
      </w:r>
      <w:proofErr w:type="spellStart"/>
      <w:r w:rsidR="00A77B76">
        <w:t>em</w:t>
      </w:r>
      <w:proofErr w:type="spellEnd"/>
      <w:r w:rsidR="00A77B76">
        <w:t xml:space="preserve"> all out. </w:t>
      </w:r>
      <w:r w:rsidR="00A61FA5">
        <w:t xml:space="preserve">I’m a ghoul, and </w:t>
      </w:r>
      <w:r w:rsidR="00665322">
        <w:t>they</w:t>
      </w:r>
      <w:r w:rsidR="00A61FA5">
        <w:t xml:space="preserve"> scare </w:t>
      </w:r>
      <w:r w:rsidR="00F11BED">
        <w:t xml:space="preserve">the crap </w:t>
      </w:r>
      <w:proofErr w:type="spellStart"/>
      <w:r w:rsidR="00F11BED">
        <w:t>outta</w:t>
      </w:r>
      <w:proofErr w:type="spellEnd"/>
      <w:r w:rsidR="00F11BED">
        <w:t xml:space="preserve"> me. Figuratively </w:t>
      </w:r>
      <w:proofErr w:type="spellStart"/>
      <w:proofErr w:type="gramStart"/>
      <w:r w:rsidR="00F11BED">
        <w:t>speakin</w:t>
      </w:r>
      <w:proofErr w:type="spellEnd"/>
      <w:r w:rsidR="00F11BED">
        <w:t xml:space="preserve"> </w:t>
      </w:r>
      <w:proofErr w:type="spellStart"/>
      <w:r w:rsidR="00F11BED">
        <w:t>o’course</w:t>
      </w:r>
      <w:proofErr w:type="spellEnd"/>
      <w:proofErr w:type="gramEnd"/>
      <w:r w:rsidR="00F11BED">
        <w:t xml:space="preserve">. I don’t think I can shit anymore. </w:t>
      </w:r>
      <w:r w:rsidR="00BE57A1">
        <w:t xml:space="preserve">But I’m just </w:t>
      </w:r>
      <w:r w:rsidR="00665322">
        <w:t>getting the hang of this ghoul thing</w:t>
      </w:r>
      <w:r w:rsidR="000C69D9">
        <w:t xml:space="preserve">. </w:t>
      </w:r>
      <w:proofErr w:type="gramStart"/>
      <w:r w:rsidR="000C69D9">
        <w:t>So</w:t>
      </w:r>
      <w:proofErr w:type="gramEnd"/>
      <w:r w:rsidR="000C69D9">
        <w:t xml:space="preserve"> you guys </w:t>
      </w:r>
      <w:proofErr w:type="spellStart"/>
      <w:r w:rsidR="000C69D9">
        <w:t>gonna</w:t>
      </w:r>
      <w:proofErr w:type="spellEnd"/>
      <w:r w:rsidR="000C69D9">
        <w:t xml:space="preserve"> let me out now? </w:t>
      </w:r>
      <w:r w:rsidR="008031E0">
        <w:t>It’s a little cramped in here.</w:t>
      </w:r>
      <w:r w:rsidR="00614B1E">
        <w:t>”</w:t>
      </w:r>
    </w:p>
    <w:p w14:paraId="111FA29F" w14:textId="45E59741" w:rsidR="001168CA" w:rsidRDefault="00A77211">
      <w:r>
        <w:t xml:space="preserve">“Uh, just, you know, </w:t>
      </w:r>
      <w:r w:rsidR="007C37F5">
        <w:t xml:space="preserve">sit tight a little longer. We’re </w:t>
      </w:r>
      <w:r w:rsidR="00B8755D">
        <w:t>going to</w:t>
      </w:r>
      <w:r w:rsidR="007C37F5">
        <w:t xml:space="preserve"> come around to the barricade”.</w:t>
      </w:r>
      <w:r w:rsidR="00A24632">
        <w:t xml:space="preserve"> I felt a little </w:t>
      </w:r>
      <w:r w:rsidR="001F0C22">
        <w:t>queasy</w:t>
      </w:r>
      <w:r w:rsidR="00A24632">
        <w:t xml:space="preserve"> at saying this, knowing the likely outcome. </w:t>
      </w:r>
      <w:r w:rsidR="007C37F5">
        <w:t xml:space="preserve"> </w:t>
      </w:r>
      <w:r w:rsidR="001F0C22">
        <w:t xml:space="preserve">But </w:t>
      </w:r>
      <w:r w:rsidR="0055291B">
        <w:t>I was still hoping.</w:t>
      </w:r>
    </w:p>
    <w:p w14:paraId="62D18C56" w14:textId="2EF01861" w:rsidR="0055291B" w:rsidRDefault="0055291B">
      <w:r>
        <w:t xml:space="preserve">“Are we really going to kill them?” I whispered as we made </w:t>
      </w:r>
      <w:r w:rsidR="008946F2">
        <w:t xml:space="preserve">our way back. “I mean, </w:t>
      </w:r>
      <w:r w:rsidR="00B85BA1">
        <w:t>they</w:t>
      </w:r>
      <w:r w:rsidR="008946F2">
        <w:t xml:space="preserve"> trusted us and </w:t>
      </w:r>
      <w:r w:rsidR="00D403E0">
        <w:t>t</w:t>
      </w:r>
      <w:r w:rsidR="00EB7910">
        <w:t xml:space="preserve">old us some </w:t>
      </w:r>
      <w:proofErr w:type="gramStart"/>
      <w:r w:rsidR="00EB7910">
        <w:t>really important</w:t>
      </w:r>
      <w:proofErr w:type="gramEnd"/>
      <w:r w:rsidR="00EB7910">
        <w:t xml:space="preserve"> stuff</w:t>
      </w:r>
      <w:r w:rsidR="00E911A4">
        <w:t xml:space="preserve">. </w:t>
      </w:r>
      <w:r w:rsidR="00D403E0">
        <w:t xml:space="preserve">Sorry about your Gran, </w:t>
      </w:r>
      <w:proofErr w:type="gramStart"/>
      <w:r w:rsidR="006642B5">
        <w:t xml:space="preserve">Zunk, </w:t>
      </w:r>
      <w:r w:rsidR="00D403E0">
        <w:t>by the way</w:t>
      </w:r>
      <w:proofErr w:type="gramEnd"/>
      <w:r w:rsidR="00D403E0">
        <w:t xml:space="preserve">. </w:t>
      </w:r>
      <w:r w:rsidR="00E911A4">
        <w:t>And all they’ve done so far is gnaw on some old bones. That</w:t>
      </w:r>
      <w:r w:rsidR="009D57FB">
        <w:t xml:space="preserve">’s not so bad, right?” </w:t>
      </w:r>
    </w:p>
    <w:p w14:paraId="16ACD294" w14:textId="3056F244" w:rsidR="009D57FB" w:rsidRDefault="009D57FB">
      <w:r>
        <w:t>“Well, we can’t exac</w:t>
      </w:r>
      <w:r w:rsidR="00F7656D">
        <w:t xml:space="preserve">tly let him out to do evil things, </w:t>
      </w:r>
      <w:proofErr w:type="spellStart"/>
      <w:r w:rsidR="00F7656D">
        <w:t>jah</w:t>
      </w:r>
      <w:proofErr w:type="spellEnd"/>
      <w:r w:rsidR="00F7656D">
        <w:t xml:space="preserve">?” replied Hans. </w:t>
      </w:r>
      <w:r w:rsidR="00EB525B">
        <w:t xml:space="preserve">“It is clear they have sense of civic responsibility or social compact. Who knows what they would do.” </w:t>
      </w:r>
      <w:r w:rsidR="009C4EFF">
        <w:t xml:space="preserve">The others didn’t say anything, but </w:t>
      </w:r>
      <w:r w:rsidR="00682794">
        <w:t>their body language suggested they agreed</w:t>
      </w:r>
      <w:r w:rsidR="0005749C">
        <w:t>. And democracy and all.</w:t>
      </w:r>
    </w:p>
    <w:p w14:paraId="11D5FF91" w14:textId="134D8D3D" w:rsidR="0005749C" w:rsidRDefault="0005749C">
      <w:r>
        <w:t xml:space="preserve">We </w:t>
      </w:r>
      <w:r w:rsidR="00166338">
        <w:t xml:space="preserve">returned to the room beyond which </w:t>
      </w:r>
      <w:proofErr w:type="spellStart"/>
      <w:r w:rsidR="00166338">
        <w:t>Zorph</w:t>
      </w:r>
      <w:proofErr w:type="spellEnd"/>
      <w:r w:rsidR="00166338">
        <w:t xml:space="preserve"> was trapped, and Tom removed the barricade. </w:t>
      </w:r>
      <w:proofErr w:type="spellStart"/>
      <w:r w:rsidR="00CE1653">
        <w:t>Zorph</w:t>
      </w:r>
      <w:proofErr w:type="spellEnd"/>
      <w:r w:rsidR="00CE1653">
        <w:t xml:space="preserve"> stepped out</w:t>
      </w:r>
      <w:r w:rsidR="00D95E01">
        <w:t xml:space="preserve"> and cautiously looked around, clearly presenting no threat. “Hi</w:t>
      </w:r>
      <w:r w:rsidR="00E0301F">
        <w:t xml:space="preserve">” I smiled hoping it did not look too awkward.  I stepped a little forward, hoping </w:t>
      </w:r>
      <w:r w:rsidR="00A14A88">
        <w:t>it was not too obvious I was in the way of any potential blade work</w:t>
      </w:r>
      <w:r w:rsidR="005877CD">
        <w:t xml:space="preserve">, but everyone seemed to be waiting. </w:t>
      </w:r>
    </w:p>
    <w:p w14:paraId="6296F91E" w14:textId="0902183A" w:rsidR="00387B5F" w:rsidRDefault="00393589">
      <w:r>
        <w:t>“So” I said, hoping to lead the witness, as Da might say. “Wha</w:t>
      </w:r>
      <w:r w:rsidR="00B754CE">
        <w:t>t are you going to do know, that, uh, your free?</w:t>
      </w:r>
      <w:r w:rsidR="00273BB3">
        <w:t xml:space="preserve"> All the others are dead, so you can, well, decide to do anything</w:t>
      </w:r>
      <w:r w:rsidR="00387B5F">
        <w:t>.”</w:t>
      </w:r>
    </w:p>
    <w:p w14:paraId="2757FECC" w14:textId="0D92931C" w:rsidR="00387B5F" w:rsidRDefault="00387B5F">
      <w:r>
        <w:t xml:space="preserve">“Well, free” </w:t>
      </w:r>
      <w:r w:rsidR="00861E09">
        <w:t>they said “is a sort of new concept since I been a, well, you see</w:t>
      </w:r>
      <w:r w:rsidR="003D55AD">
        <w:t xml:space="preserve">. Don’t reckon I like the idea of going back to </w:t>
      </w:r>
      <w:proofErr w:type="spellStart"/>
      <w:r w:rsidR="003D55AD">
        <w:t>Ripnugget</w:t>
      </w:r>
      <w:proofErr w:type="spellEnd"/>
      <w:r w:rsidR="003D55AD">
        <w:t xml:space="preserve">. They </w:t>
      </w:r>
      <w:proofErr w:type="spellStart"/>
      <w:proofErr w:type="gramStart"/>
      <w:r w:rsidR="003D55AD">
        <w:t>gonna</w:t>
      </w:r>
      <w:proofErr w:type="spellEnd"/>
      <w:proofErr w:type="gramEnd"/>
      <w:r w:rsidR="003D55AD">
        <w:t xml:space="preserve"> be </w:t>
      </w:r>
      <w:r w:rsidR="003F6BA2">
        <w:t xml:space="preserve">mad we </w:t>
      </w:r>
      <w:proofErr w:type="spellStart"/>
      <w:r w:rsidR="003F6BA2">
        <w:t>ain’t</w:t>
      </w:r>
      <w:proofErr w:type="spellEnd"/>
      <w:r w:rsidR="003F6BA2">
        <w:t xml:space="preserve"> found </w:t>
      </w:r>
      <w:proofErr w:type="gramStart"/>
      <w:r w:rsidR="003F6BA2">
        <w:t>nothing</w:t>
      </w:r>
      <w:proofErr w:type="gramEnd"/>
      <w:r w:rsidR="003F6BA2">
        <w:t xml:space="preserve">, and I don’t want to see them mad, that’s certain. Maybe I </w:t>
      </w:r>
      <w:r w:rsidR="007127C4">
        <w:t xml:space="preserve">just, you </w:t>
      </w:r>
      <w:proofErr w:type="gramStart"/>
      <w:r w:rsidR="007127C4">
        <w:t>know..</w:t>
      </w:r>
      <w:proofErr w:type="gramEnd"/>
      <w:r w:rsidR="007127C4">
        <w:t>” and they shrug.</w:t>
      </w:r>
    </w:p>
    <w:p w14:paraId="7E5C088B" w14:textId="5A7A2E57" w:rsidR="007127C4" w:rsidRDefault="007127C4">
      <w:r>
        <w:t xml:space="preserve">“Jah, let me ask you a question, </w:t>
      </w:r>
      <w:proofErr w:type="spellStart"/>
      <w:r>
        <w:t>Zorph</w:t>
      </w:r>
      <w:proofErr w:type="spellEnd"/>
      <w:r>
        <w:t xml:space="preserve">. Suppose you found a baby, and there was no one around, and </w:t>
      </w:r>
      <w:r w:rsidR="00E319C6">
        <w:t xml:space="preserve">you knew no one would punish you if </w:t>
      </w:r>
      <w:r w:rsidR="00BC694C">
        <w:t>well, ate the baby?</w:t>
      </w:r>
      <w:r w:rsidR="006C5DAF">
        <w:t xml:space="preserve"> </w:t>
      </w:r>
      <w:r w:rsidR="00BC694C">
        <w:t>What would you do?</w:t>
      </w:r>
      <w:r w:rsidR="006C5DAF">
        <w:t>”</w:t>
      </w:r>
    </w:p>
    <w:p w14:paraId="1184086B" w14:textId="0A440D5F" w:rsidR="001168CA" w:rsidRDefault="006C5DAF">
      <w:proofErr w:type="spellStart"/>
      <w:r>
        <w:lastRenderedPageBreak/>
        <w:t>Zorph</w:t>
      </w:r>
      <w:proofErr w:type="spellEnd"/>
      <w:r>
        <w:t xml:space="preserve"> seemed a little confused by this </w:t>
      </w:r>
      <w:r w:rsidR="0036514C">
        <w:t>hypothetical and strange circumstance. “Answer carefully” I advised.</w:t>
      </w:r>
    </w:p>
    <w:p w14:paraId="765402DC" w14:textId="5CBCDFF4" w:rsidR="0036514C" w:rsidRDefault="0036514C">
      <w:r>
        <w:t xml:space="preserve">“Well, </w:t>
      </w:r>
      <w:r w:rsidR="00F428B8">
        <w:t xml:space="preserve">I guess if I weren’t to be punished, then maybe </w:t>
      </w:r>
      <w:r w:rsidR="00287C51">
        <w:t>I’d nibble a couple of fingers or so</w:t>
      </w:r>
      <w:r w:rsidR="00712D4A">
        <w:t xml:space="preserve">. Yeah, I think they’d be like them little cakes </w:t>
      </w:r>
      <w:r w:rsidR="0038479F">
        <w:t>with stuff inside, what they call lady fingers.”</w:t>
      </w:r>
    </w:p>
    <w:p w14:paraId="75ED6022" w14:textId="41AD9843" w:rsidR="0038479F" w:rsidRDefault="0038479F">
      <w:r>
        <w:t xml:space="preserve">“That is all? Hans replied archly, leading the witness for sure. </w:t>
      </w:r>
    </w:p>
    <w:p w14:paraId="697AC0A8" w14:textId="77D3B4BA" w:rsidR="00E142F5" w:rsidRDefault="00B07F21">
      <w:r>
        <w:t>“</w:t>
      </w:r>
      <w:proofErr w:type="gramStart"/>
      <w:r>
        <w:t>Well</w:t>
      </w:r>
      <w:proofErr w:type="gramEnd"/>
      <w:r>
        <w:t xml:space="preserve">” </w:t>
      </w:r>
      <w:r w:rsidR="00E142F5">
        <w:t xml:space="preserve">stammered Zorph, </w:t>
      </w:r>
      <w:proofErr w:type="gramStart"/>
      <w:r w:rsidR="00E142F5">
        <w:t>definitely blundering</w:t>
      </w:r>
      <w:proofErr w:type="gramEnd"/>
      <w:r w:rsidR="00E142F5">
        <w:t xml:space="preserve"> in the wrong direction “I guess maybe if nobody would mind, I might eat the whole thing, not wanting to waste and all.”</w:t>
      </w:r>
      <w:r w:rsidR="007C158E">
        <w:t xml:space="preserve"> Hans lifted an eyebrow at the other two. Uh oh. </w:t>
      </w:r>
    </w:p>
    <w:p w14:paraId="3795D08A" w14:textId="310534C0" w:rsidR="007C158E" w:rsidRDefault="007C158E">
      <w:r>
        <w:t>“But anyway” continued Zorph, oblivious to the turning wheels o</w:t>
      </w:r>
      <w:r w:rsidR="005A059A">
        <w:t xml:space="preserve">f fate that were about to crush </w:t>
      </w:r>
      <w:proofErr w:type="gramStart"/>
      <w:r w:rsidR="005A059A">
        <w:t>it  “</w:t>
      </w:r>
      <w:proofErr w:type="gramEnd"/>
      <w:r w:rsidR="005A059A">
        <w:t xml:space="preserve">I probably should </w:t>
      </w:r>
      <w:r w:rsidR="00E866DE">
        <w:t xml:space="preserve">be on my way, and you ought to head back up and warn the town there’s </w:t>
      </w:r>
      <w:proofErr w:type="spellStart"/>
      <w:r w:rsidR="00E866DE">
        <w:t>go</w:t>
      </w:r>
      <w:r w:rsidR="008C0D14">
        <w:t>nna</w:t>
      </w:r>
      <w:proofErr w:type="spellEnd"/>
      <w:r w:rsidR="008C0D14">
        <w:t xml:space="preserve"> be a whole </w:t>
      </w:r>
      <w:proofErr w:type="gramStart"/>
      <w:r w:rsidR="008C0D14">
        <w:t>lot</w:t>
      </w:r>
      <w:proofErr w:type="gramEnd"/>
      <w:r w:rsidR="008C0D14">
        <w:t xml:space="preserve"> </w:t>
      </w:r>
      <w:proofErr w:type="spellStart"/>
      <w:r w:rsidR="008C0D14">
        <w:t>o</w:t>
      </w:r>
      <w:proofErr w:type="spellEnd"/>
      <w:r w:rsidR="008C0D14">
        <w:t xml:space="preserve"> blood if they aren’t careful. </w:t>
      </w:r>
      <w:r w:rsidR="000C6766">
        <w:t xml:space="preserve">The sooner the better or it’s </w:t>
      </w:r>
      <w:proofErr w:type="spellStart"/>
      <w:r w:rsidR="000C6766">
        <w:t>gonna</w:t>
      </w:r>
      <w:proofErr w:type="spellEnd"/>
      <w:r w:rsidR="000C6766">
        <w:t xml:space="preserve"> to be bad for them.</w:t>
      </w:r>
      <w:r w:rsidR="00903577">
        <w:t>”</w:t>
      </w:r>
    </w:p>
    <w:p w14:paraId="435F572E" w14:textId="5BAA74A0" w:rsidR="00903577" w:rsidRDefault="00903577">
      <w:r>
        <w:t xml:space="preserve">I pounced, “Now why would you care about that town” I </w:t>
      </w:r>
      <w:r w:rsidR="00C71BEB">
        <w:t xml:space="preserve">asked smiling at Hans “You’re a </w:t>
      </w:r>
      <w:proofErr w:type="spellStart"/>
      <w:r w:rsidR="00C71BEB">
        <w:t>ghoublin</w:t>
      </w:r>
      <w:proofErr w:type="spellEnd"/>
      <w:r w:rsidR="00464173">
        <w:t xml:space="preserve">-don’t you hate them? Who cares what </w:t>
      </w:r>
      <w:proofErr w:type="spellStart"/>
      <w:r w:rsidR="00464173">
        <w:t>Ripnugget</w:t>
      </w:r>
      <w:proofErr w:type="spellEnd"/>
      <w:r w:rsidR="00464173">
        <w:t xml:space="preserve"> </w:t>
      </w:r>
      <w:r w:rsidR="00C92290">
        <w:t>has for them?”</w:t>
      </w:r>
    </w:p>
    <w:p w14:paraId="4E6E4D19" w14:textId="2D9F1B80" w:rsidR="00C92290" w:rsidRDefault="00C92290">
      <w:r>
        <w:t>“</w:t>
      </w:r>
      <w:proofErr w:type="spellStart"/>
      <w:r>
        <w:t>Ahhh</w:t>
      </w:r>
      <w:proofErr w:type="spellEnd"/>
      <w:r>
        <w:t>, no, I don’t hate ‘</w:t>
      </w:r>
      <w:proofErr w:type="spellStart"/>
      <w:r>
        <w:t>em</w:t>
      </w:r>
      <w:proofErr w:type="spellEnd"/>
      <w:r>
        <w:t>” he replied.</w:t>
      </w:r>
      <w:r w:rsidR="006C1002">
        <w:t>”</w:t>
      </w:r>
      <w:r>
        <w:t xml:space="preserve"> It’s kind of </w:t>
      </w:r>
      <w:r w:rsidR="008C4580">
        <w:t xml:space="preserve">a mutually beneficial relationship, I reckon. Like a </w:t>
      </w:r>
      <w:proofErr w:type="spellStart"/>
      <w:r w:rsidR="008C4580">
        <w:t>sym</w:t>
      </w:r>
      <w:r w:rsidR="0035749E">
        <w:t>-bol-icness</w:t>
      </w:r>
      <w:proofErr w:type="spellEnd"/>
      <w:r w:rsidR="0035749E">
        <w:t xml:space="preserve">, they call it. </w:t>
      </w:r>
      <w:r w:rsidR="00DA6D49">
        <w:t xml:space="preserve">We chew on their dead bones, but they </w:t>
      </w:r>
      <w:proofErr w:type="spellStart"/>
      <w:r w:rsidR="00DA6D49">
        <w:t>gotta</w:t>
      </w:r>
      <w:proofErr w:type="spellEnd"/>
      <w:r w:rsidR="00DA6D49">
        <w:t xml:space="preserve"> be alive first to keep on making them bones for us, and </w:t>
      </w:r>
      <w:r w:rsidR="00A80FA5">
        <w:t xml:space="preserve">can you imagine if </w:t>
      </w:r>
      <w:proofErr w:type="gramStart"/>
      <w:r w:rsidR="00A80FA5">
        <w:t>all</w:t>
      </w:r>
      <w:proofErr w:type="gramEnd"/>
      <w:r w:rsidR="00A80FA5">
        <w:t xml:space="preserve"> them bones started piling up everywhere-they </w:t>
      </w:r>
      <w:proofErr w:type="spellStart"/>
      <w:r w:rsidR="00F8396C">
        <w:t>gonna</w:t>
      </w:r>
      <w:proofErr w:type="spellEnd"/>
      <w:r w:rsidR="00F8396C">
        <w:t xml:space="preserve"> run out </w:t>
      </w:r>
      <w:proofErr w:type="spellStart"/>
      <w:r w:rsidR="00F8396C">
        <w:t>o’room</w:t>
      </w:r>
      <w:proofErr w:type="spellEnd"/>
      <w:r w:rsidR="00F8396C">
        <w:t xml:space="preserve">. We </w:t>
      </w:r>
      <w:r w:rsidR="002E33A8">
        <w:t xml:space="preserve">clean the place up in return. I </w:t>
      </w:r>
      <w:proofErr w:type="spellStart"/>
      <w:r w:rsidR="002E33A8">
        <w:t>gotta</w:t>
      </w:r>
      <w:proofErr w:type="spellEnd"/>
      <w:r w:rsidR="002E33A8">
        <w:t xml:space="preserve"> long </w:t>
      </w:r>
      <w:proofErr w:type="spellStart"/>
      <w:r w:rsidR="002E33A8">
        <w:t>unlife</w:t>
      </w:r>
      <w:proofErr w:type="spellEnd"/>
      <w:r w:rsidR="002E33A8">
        <w:t xml:space="preserve"> in front of me, </w:t>
      </w:r>
      <w:r w:rsidR="00155906">
        <w:t xml:space="preserve">so I </w:t>
      </w:r>
      <w:proofErr w:type="spellStart"/>
      <w:r w:rsidR="00155906">
        <w:t>ain’t</w:t>
      </w:r>
      <w:proofErr w:type="spellEnd"/>
      <w:r w:rsidR="00155906">
        <w:t xml:space="preserve"> </w:t>
      </w:r>
      <w:proofErr w:type="spellStart"/>
      <w:r w:rsidR="00155906">
        <w:t>gonna</w:t>
      </w:r>
      <w:proofErr w:type="spellEnd"/>
      <w:r w:rsidR="00155906">
        <w:t xml:space="preserve"> rock the boat none.”</w:t>
      </w:r>
    </w:p>
    <w:p w14:paraId="2D99854D" w14:textId="3A7AC4A0" w:rsidR="00155906" w:rsidRDefault="00155906">
      <w:r>
        <w:t xml:space="preserve">I smiled even more broadly at Hans, who was clearly irritated and confused by </w:t>
      </w:r>
      <w:r w:rsidR="00E10F1A">
        <w:t xml:space="preserve">this display of </w:t>
      </w:r>
      <w:r w:rsidR="00E10F1A" w:rsidRPr="00E10F1A">
        <w:rPr>
          <w:i/>
          <w:iCs/>
        </w:rPr>
        <w:t>civic responsibility</w:t>
      </w:r>
      <w:r w:rsidR="00E10F1A">
        <w:t>.</w:t>
      </w:r>
    </w:p>
    <w:p w14:paraId="767ECDF5" w14:textId="4C8F880A" w:rsidR="004D3542" w:rsidRDefault="004D3542">
      <w:r>
        <w:t>“You make no sense</w:t>
      </w:r>
      <w:r w:rsidR="00D636EA">
        <w:t xml:space="preserve">” he shouted. “You’d eat a baby but </w:t>
      </w:r>
      <w:r w:rsidR="00971C49">
        <w:t>save the village? Like the parents of the baby you eat don’t matter</w:t>
      </w:r>
      <w:r w:rsidR="00504B75">
        <w:t>. Evil I say.”</w:t>
      </w:r>
    </w:p>
    <w:p w14:paraId="1C0CB77C" w14:textId="425EE922" w:rsidR="00504B75" w:rsidRDefault="00504B75">
      <w:r>
        <w:t xml:space="preserve">“But” replied </w:t>
      </w:r>
      <w:proofErr w:type="spellStart"/>
      <w:r>
        <w:t>Zorph</w:t>
      </w:r>
      <w:proofErr w:type="spellEnd"/>
      <w:r w:rsidR="001D366B">
        <w:t xml:space="preserve"> “You said I </w:t>
      </w:r>
      <w:proofErr w:type="spellStart"/>
      <w:r w:rsidR="001D366B">
        <w:t>aint</w:t>
      </w:r>
      <w:proofErr w:type="spellEnd"/>
      <w:r w:rsidR="001D366B">
        <w:t xml:space="preserve"> were to be punished, so I took from that nobody would mind. You didn’t say nothing about parents and all.”</w:t>
      </w:r>
    </w:p>
    <w:p w14:paraId="212E778B" w14:textId="45053EB2" w:rsidR="001D366B" w:rsidRDefault="00216BEE">
      <w:r>
        <w:t>Jah, I said you weren’t to be punished</w:t>
      </w:r>
      <w:r w:rsidR="003413BF">
        <w:t>; you wouldn’t get caught</w:t>
      </w:r>
      <w:r w:rsidR="005418E8">
        <w:t xml:space="preserve"> </w:t>
      </w:r>
      <w:r w:rsidR="006E71BF">
        <w:t xml:space="preserve">and would get away with a horrible deed. You inferred the </w:t>
      </w:r>
      <w:proofErr w:type="gramStart"/>
      <w:r w:rsidR="006E71BF">
        <w:t>rest</w:t>
      </w:r>
      <w:r w:rsidR="003B30EA">
        <w:t>”.</w:t>
      </w:r>
      <w:proofErr w:type="gramEnd"/>
    </w:p>
    <w:p w14:paraId="268036D7" w14:textId="0F3F9164" w:rsidR="003B30EA" w:rsidRDefault="003B30EA">
      <w:r>
        <w:t xml:space="preserve">“Well yeah” replied Zorph, as </w:t>
      </w:r>
      <w:r w:rsidR="009E1EAD">
        <w:t xml:space="preserve">if it were obvious. “You didn’t say one way or the other, so I </w:t>
      </w:r>
      <w:r w:rsidR="0008055A">
        <w:t xml:space="preserve">inferred. </w:t>
      </w:r>
      <w:proofErr w:type="gramStart"/>
      <w:r w:rsidR="00CD66CB">
        <w:t xml:space="preserve">Nought </w:t>
      </w:r>
      <w:r w:rsidR="0008055A">
        <w:t xml:space="preserve"> else</w:t>
      </w:r>
      <w:proofErr w:type="gramEnd"/>
      <w:r w:rsidR="0008055A">
        <w:t xml:space="preserve"> I </w:t>
      </w:r>
      <w:r w:rsidR="00CD66CB">
        <w:t>could</w:t>
      </w:r>
      <w:r w:rsidR="0008055A">
        <w:t xml:space="preserve"> do.”</w:t>
      </w:r>
    </w:p>
    <w:p w14:paraId="2186BF4F" w14:textId="3CE60C78" w:rsidR="0008055A" w:rsidRDefault="00CD66CB">
      <w:r>
        <w:t xml:space="preserve">The logic was beyond </w:t>
      </w:r>
      <w:r w:rsidR="002E3C79">
        <w:t>reproach, and</w:t>
      </w:r>
      <w:r>
        <w:t xml:space="preserve"> </w:t>
      </w:r>
      <w:r w:rsidR="004751C0">
        <w:t>everyone, even Hans, I think, rela</w:t>
      </w:r>
      <w:r w:rsidR="003038FE">
        <w:t xml:space="preserve">xed a little bit as the wheel of fate </w:t>
      </w:r>
      <w:proofErr w:type="gramStart"/>
      <w:r w:rsidR="003038FE">
        <w:t>rolled</w:t>
      </w:r>
      <w:proofErr w:type="gramEnd"/>
      <w:r w:rsidR="003038FE">
        <w:t xml:space="preserve"> by Zorph, missing him </w:t>
      </w:r>
      <w:proofErr w:type="gramStart"/>
      <w:r w:rsidR="003038FE">
        <w:t>by</w:t>
      </w:r>
      <w:proofErr w:type="gramEnd"/>
      <w:r w:rsidR="003038FE">
        <w:t xml:space="preserve"> a whisker. </w:t>
      </w:r>
      <w:r w:rsidR="00266FAA">
        <w:t>I</w:t>
      </w:r>
      <w:r w:rsidR="00657B00">
        <w:t>t</w:t>
      </w:r>
      <w:r w:rsidR="00266FAA">
        <w:t xml:space="preserve"> seemed the right decision, I </w:t>
      </w:r>
      <w:r w:rsidR="00266FAA" w:rsidRPr="00761135">
        <w:rPr>
          <w:i/>
          <w:iCs/>
        </w:rPr>
        <w:t>hoped</w:t>
      </w:r>
      <w:r w:rsidR="00266FAA">
        <w:t xml:space="preserve"> it was the right decision.</w:t>
      </w:r>
      <w:r w:rsidR="00657B00">
        <w:t xml:space="preserve"> </w:t>
      </w:r>
      <w:proofErr w:type="spellStart"/>
      <w:r w:rsidR="00657B00">
        <w:t>Vistaro</w:t>
      </w:r>
      <w:proofErr w:type="spellEnd"/>
      <w:r w:rsidR="00657B00">
        <w:t xml:space="preserve"> didn’t tell me it would be so complicated.</w:t>
      </w:r>
    </w:p>
    <w:p w14:paraId="215406D0" w14:textId="63FF5BE4" w:rsidR="00761135" w:rsidRDefault="004C451B">
      <w:pPr>
        <w:pBdr>
          <w:bottom w:val="single" w:sz="6" w:space="1" w:color="auto"/>
        </w:pBdr>
      </w:pPr>
      <w:r>
        <w:lastRenderedPageBreak/>
        <w:t xml:space="preserve">We agreed, I guess, to let </w:t>
      </w:r>
      <w:proofErr w:type="spellStart"/>
      <w:r>
        <w:t>Zorph</w:t>
      </w:r>
      <w:proofErr w:type="spellEnd"/>
      <w:r>
        <w:t xml:space="preserve"> go with the </w:t>
      </w:r>
      <w:r w:rsidR="00F63BCA">
        <w:t xml:space="preserve">promise there would be no baby eating. </w:t>
      </w:r>
      <w:r w:rsidR="00A52739">
        <w:t xml:space="preserve">And they further agreed to </w:t>
      </w:r>
      <w:r w:rsidR="00BF4F9C">
        <w:t xml:space="preserve">forget we had met, and we agreed, in turn, to forget </w:t>
      </w:r>
      <w:r w:rsidR="00466D7D">
        <w:t xml:space="preserve">as well and not </w:t>
      </w:r>
      <w:r w:rsidR="00ED3668">
        <w:t>mention we had met Zorph or their friend Woog</w:t>
      </w:r>
      <w:r w:rsidR="00E76C8D">
        <w:t xml:space="preserve">ie. Shrug. Something like that. We left them wandering away to search for </w:t>
      </w:r>
      <w:proofErr w:type="spellStart"/>
      <w:r w:rsidR="00E76C8D">
        <w:t>Woogie</w:t>
      </w:r>
      <w:proofErr w:type="spellEnd"/>
      <w:r w:rsidR="00E76C8D">
        <w:t xml:space="preserve"> and some dry bones to gnaw. I wonder what Zunk thought of all this</w:t>
      </w:r>
      <w:r w:rsidR="00040FE8">
        <w:t xml:space="preserve">. Meeting undead cousins and knowing it was the fault of </w:t>
      </w:r>
      <w:r w:rsidR="00E92CC5">
        <w:t>their</w:t>
      </w:r>
      <w:r w:rsidR="00040FE8">
        <w:t xml:space="preserve"> Gran, who</w:t>
      </w:r>
      <w:r w:rsidR="006170D4">
        <w:t xml:space="preserve"> further, seemed bent on the destruction o</w:t>
      </w:r>
      <w:r w:rsidR="00952A13">
        <w:t>f</w:t>
      </w:r>
      <w:r w:rsidR="006170D4">
        <w:t xml:space="preserve"> </w:t>
      </w:r>
      <w:proofErr w:type="spellStart"/>
      <w:r w:rsidR="006170D4">
        <w:t>Sandport</w:t>
      </w:r>
      <w:proofErr w:type="spellEnd"/>
      <w:r w:rsidR="006170D4">
        <w:t>.</w:t>
      </w:r>
      <w:r w:rsidR="002E1086">
        <w:t xml:space="preserve"> Perhaps that was what they were considering as we returned through the </w:t>
      </w:r>
      <w:r w:rsidR="005342E9">
        <w:t xml:space="preserve">tunnels and </w:t>
      </w:r>
      <w:r w:rsidR="00082102">
        <w:t xml:space="preserve">found </w:t>
      </w:r>
      <w:proofErr w:type="spellStart"/>
      <w:r w:rsidR="00082102">
        <w:t>Abstalar</w:t>
      </w:r>
      <w:proofErr w:type="spellEnd"/>
      <w:r w:rsidR="00082102">
        <w:t xml:space="preserve"> </w:t>
      </w:r>
      <w:r w:rsidR="00BF5A94">
        <w:t>having his supper with an elven woman.</w:t>
      </w:r>
    </w:p>
    <w:p w14:paraId="063AB5A0" w14:textId="4D479048" w:rsidR="00632766" w:rsidRDefault="00E30AFA">
      <w:r>
        <w:t xml:space="preserve">Priests ate </w:t>
      </w:r>
      <w:proofErr w:type="gramStart"/>
      <w:r>
        <w:t>well,</w:t>
      </w:r>
      <w:proofErr w:type="gramEnd"/>
      <w:r>
        <w:t xml:space="preserve"> I’ll give them that</w:t>
      </w:r>
      <w:r w:rsidR="00433B69">
        <w:t xml:space="preserve">. He put down </w:t>
      </w:r>
      <w:r w:rsidR="0086633E">
        <w:t>his fork and stared at us a moment. We were whole</w:t>
      </w:r>
      <w:r w:rsidR="002D7513">
        <w:t xml:space="preserve"> more or less (Tom still had a slight limp I had no strength to put </w:t>
      </w:r>
      <w:proofErr w:type="gramStart"/>
      <w:r w:rsidR="002D7513">
        <w:t>aright</w:t>
      </w:r>
      <w:proofErr w:type="gramEnd"/>
      <w:r w:rsidR="002D7513">
        <w:t>)</w:t>
      </w:r>
      <w:r w:rsidR="0086633E">
        <w:t xml:space="preserve">, but </w:t>
      </w:r>
      <w:r w:rsidR="002E1FB4">
        <w:t xml:space="preserve">the scorch marks and smell of smoke </w:t>
      </w:r>
      <w:r w:rsidR="00171364">
        <w:t>told the tale well enough.</w:t>
      </w:r>
    </w:p>
    <w:p w14:paraId="123DBC13" w14:textId="6FBC790C" w:rsidR="00F81FF6" w:rsidRDefault="00F81FF6">
      <w:r>
        <w:t>“Friends, I am so glad to see you</w:t>
      </w:r>
      <w:r w:rsidR="00844C14">
        <w:t xml:space="preserve">, but honestly, you look </w:t>
      </w:r>
      <w:r w:rsidR="00844C14" w:rsidRPr="00844C14">
        <w:rPr>
          <w:i/>
          <w:iCs/>
        </w:rPr>
        <w:t>terrible</w:t>
      </w:r>
      <w:r w:rsidR="00844C14">
        <w:t xml:space="preserve">! Did you find </w:t>
      </w:r>
      <w:proofErr w:type="spellStart"/>
      <w:r w:rsidR="00D90132">
        <w:t>Nualia’s</w:t>
      </w:r>
      <w:proofErr w:type="spellEnd"/>
      <w:r w:rsidR="00D90132">
        <w:t xml:space="preserve"> bones? What transpired with the…” and here </w:t>
      </w:r>
      <w:proofErr w:type="spellStart"/>
      <w:r w:rsidR="00D90132">
        <w:t>Abstalar</w:t>
      </w:r>
      <w:proofErr w:type="spellEnd"/>
      <w:r w:rsidR="00D90132">
        <w:t xml:space="preserve"> gestured vaguely to </w:t>
      </w:r>
      <w:r w:rsidR="002D0D98">
        <w:t xml:space="preserve">the blackened </w:t>
      </w:r>
      <w:r w:rsidR="0074537F">
        <w:t xml:space="preserve">sooty stains we all were marked </w:t>
      </w:r>
      <w:proofErr w:type="gramStart"/>
      <w:r w:rsidR="0074537F">
        <w:t>with..</w:t>
      </w:r>
      <w:proofErr w:type="gramEnd"/>
      <w:r w:rsidR="0074537F">
        <w:t xml:space="preserve"> “fire”</w:t>
      </w:r>
      <w:r w:rsidR="003324F6">
        <w:t xml:space="preserve">? “Tell me all that has happened. And oh, this is </w:t>
      </w:r>
      <w:r w:rsidR="002820C0">
        <w:t xml:space="preserve">Arlen-we were talking over the ritual for </w:t>
      </w:r>
      <w:proofErr w:type="spellStart"/>
      <w:r w:rsidR="002820C0">
        <w:t>Nualia</w:t>
      </w:r>
      <w:proofErr w:type="spellEnd"/>
      <w:r w:rsidR="002820C0">
        <w:t>, but we can discuss this later.</w:t>
      </w:r>
      <w:r w:rsidR="00F5698B">
        <w:t xml:space="preserve">  What happened down </w:t>
      </w:r>
      <w:proofErr w:type="gramStart"/>
      <w:r w:rsidR="00F5698B">
        <w:t>there”?</w:t>
      </w:r>
      <w:proofErr w:type="gramEnd"/>
    </w:p>
    <w:p w14:paraId="3DCD2F8A" w14:textId="23CD47E7" w:rsidR="00803CBB" w:rsidRDefault="001806E3">
      <w:r>
        <w:t xml:space="preserve">We told him pretty much everything, </w:t>
      </w:r>
      <w:r w:rsidR="001C28F3">
        <w:t xml:space="preserve">from </w:t>
      </w:r>
      <w:r w:rsidR="00D83A22">
        <w:t xml:space="preserve">the return of </w:t>
      </w:r>
      <w:proofErr w:type="spellStart"/>
      <w:r w:rsidR="00D83A22">
        <w:t>Ripnugget</w:t>
      </w:r>
      <w:proofErr w:type="spellEnd"/>
      <w:r w:rsidR="00D83A22">
        <w:t xml:space="preserve"> and the </w:t>
      </w:r>
      <w:proofErr w:type="spellStart"/>
      <w:r w:rsidR="00846DCE">
        <w:t>ghoublin</w:t>
      </w:r>
      <w:proofErr w:type="spellEnd"/>
      <w:r w:rsidR="00846DCE">
        <w:t xml:space="preserve"> host </w:t>
      </w:r>
      <w:r w:rsidR="00D04332">
        <w:t>they</w:t>
      </w:r>
      <w:r w:rsidR="00846DCE">
        <w:t xml:space="preserve"> </w:t>
      </w:r>
      <w:r w:rsidR="00D04332">
        <w:t>are</w:t>
      </w:r>
      <w:r w:rsidR="00846DCE">
        <w:t xml:space="preserve"> raising to murder the town, to the </w:t>
      </w:r>
      <w:r w:rsidR="00FA3CBC">
        <w:t xml:space="preserve">artifact and the sword, and </w:t>
      </w:r>
      <w:r w:rsidR="006E2EC7">
        <w:t>the demons</w:t>
      </w:r>
      <w:r w:rsidR="006254B1">
        <w:t xml:space="preserve">. Hans observed somewhat frostily how it was </w:t>
      </w:r>
      <w:r w:rsidR="007F226B">
        <w:t xml:space="preserve">“virtually ineffably </w:t>
      </w:r>
      <w:r w:rsidR="001A1AC0">
        <w:t>inconceivable</w:t>
      </w:r>
      <w:r w:rsidR="00C1420F">
        <w:t xml:space="preserve">” that a </w:t>
      </w:r>
      <w:proofErr w:type="spellStart"/>
      <w:r w:rsidR="00C1420F">
        <w:t>Tha</w:t>
      </w:r>
      <w:r w:rsidR="009443E0">
        <w:t>lass</w:t>
      </w:r>
      <w:r w:rsidR="00C1420F">
        <w:t>onian</w:t>
      </w:r>
      <w:proofErr w:type="spellEnd"/>
      <w:r w:rsidR="00C1420F">
        <w:t xml:space="preserve"> ruin was beneath </w:t>
      </w:r>
      <w:proofErr w:type="gramStart"/>
      <w:r w:rsidR="00C1420F">
        <w:t>church</w:t>
      </w:r>
      <w:proofErr w:type="gramEnd"/>
      <w:r w:rsidR="00C1420F">
        <w:t xml:space="preserve"> and </w:t>
      </w:r>
      <w:r w:rsidR="001A1AC0">
        <w:t xml:space="preserve">nobody knew. </w:t>
      </w:r>
      <w:r w:rsidR="00A36BFB">
        <w:t>“Its and old t</w:t>
      </w:r>
      <w:r w:rsidR="0003215C">
        <w:t xml:space="preserve">own” replied the priest, as if that explained everything. </w:t>
      </w:r>
      <w:r w:rsidR="0010522A">
        <w:t xml:space="preserve">“Anyway” he continued “this is obviously a serious </w:t>
      </w:r>
      <w:proofErr w:type="gramStart"/>
      <w:r w:rsidR="0010522A">
        <w:t>matter</w:t>
      </w:r>
      <w:proofErr w:type="gramEnd"/>
      <w:r w:rsidR="002C43B5">
        <w:t xml:space="preserve"> and the authorities </w:t>
      </w:r>
      <w:r w:rsidR="00430375">
        <w:t>need to hear this ill news. Bu</w:t>
      </w:r>
      <w:r w:rsidR="004468EA">
        <w:t xml:space="preserve">t these appear to be the bones of </w:t>
      </w:r>
      <w:proofErr w:type="spellStart"/>
      <w:r w:rsidR="004468EA">
        <w:t>Nualia</w:t>
      </w:r>
      <w:proofErr w:type="spellEnd"/>
      <w:r w:rsidR="004468EA">
        <w:t xml:space="preserve">-see the elongated left forearm?” (I </w:t>
      </w:r>
      <w:proofErr w:type="gramStart"/>
      <w:r w:rsidR="004468EA">
        <w:t>did, and</w:t>
      </w:r>
      <w:proofErr w:type="gramEnd"/>
      <w:r w:rsidR="004468EA">
        <w:t xml:space="preserve"> was </w:t>
      </w:r>
      <w:r w:rsidR="00F95F63">
        <w:t>embarrassed to have failed to do so earlier) “T</w:t>
      </w:r>
      <w:r w:rsidR="00CE5783">
        <w:t>hat is nearly definitive-she had begun some sort of t</w:t>
      </w:r>
      <w:r w:rsidR="00A859FA">
        <w:t xml:space="preserve">ransformation that the heroes </w:t>
      </w:r>
      <w:r w:rsidR="002041A5">
        <w:t xml:space="preserve">kept her from completing. We </w:t>
      </w:r>
      <w:r w:rsidR="00803CBB">
        <w:t>should perform the ritual soon. Arlen, perhaps you should take it from here.</w:t>
      </w:r>
    </w:p>
    <w:p w14:paraId="620E9AA0" w14:textId="2FF823CF" w:rsidR="00A3073D" w:rsidRDefault="005610FB">
      <w:r>
        <w:t>Arlen, who seemed quite shy, quietly explained the requirements</w:t>
      </w:r>
      <w:r w:rsidR="003F5872">
        <w:t>-a bright moon and cloudless sky were important for her patron</w:t>
      </w:r>
      <w:r w:rsidR="00473B16">
        <w:t xml:space="preserve">. She was somewhat more relaxed once we had </w:t>
      </w:r>
      <w:proofErr w:type="gramStart"/>
      <w:r w:rsidR="00473B16">
        <w:t>established</w:t>
      </w:r>
      <w:proofErr w:type="gramEnd"/>
      <w:r w:rsidR="00473B16">
        <w:t xml:space="preserve"> </w:t>
      </w:r>
      <w:r w:rsidR="0099647C">
        <w:t>I was a devotee of Milani, and we were sisters of a sort, or maybe distant cousins. “We have maybe two days</w:t>
      </w:r>
      <w:r w:rsidR="00D712BB">
        <w:t xml:space="preserve"> that are favorable. </w:t>
      </w:r>
      <w:proofErr w:type="spellStart"/>
      <w:r w:rsidR="00D712BB">
        <w:t>Abstalar</w:t>
      </w:r>
      <w:proofErr w:type="spellEnd"/>
      <w:r w:rsidR="00D712BB">
        <w:t xml:space="preserve"> and I will invoke </w:t>
      </w:r>
      <w:r w:rsidR="005836A6">
        <w:t xml:space="preserve">the gods and seek to call </w:t>
      </w:r>
      <w:proofErr w:type="spellStart"/>
      <w:r w:rsidR="005836A6">
        <w:t>Nualia</w:t>
      </w:r>
      <w:proofErr w:type="spellEnd"/>
      <w:r w:rsidR="005836A6">
        <w:t xml:space="preserve"> to her remains so we may converse. But the ritual can be jarring to those who have passed. </w:t>
      </w:r>
      <w:r w:rsidR="00CE355E">
        <w:t xml:space="preserve">She may </w:t>
      </w:r>
      <w:r w:rsidR="00B26107">
        <w:t xml:space="preserve">still think she is in her death throes, or maybe 1000 years have </w:t>
      </w:r>
      <w:r w:rsidR="00EE0A79">
        <w:t>gone by in bitterness and woe. There is no telling</w:t>
      </w:r>
      <w:r w:rsidR="00A3073D">
        <w:t xml:space="preserve">. </w:t>
      </w:r>
      <w:proofErr w:type="spellStart"/>
      <w:r w:rsidR="00A3073D">
        <w:t>Jhysilein</w:t>
      </w:r>
      <w:proofErr w:type="spellEnd"/>
      <w:r w:rsidR="00A3073D">
        <w:t xml:space="preserve">, I would like it if you </w:t>
      </w:r>
      <w:proofErr w:type="gramStart"/>
      <w:r w:rsidR="00A3073D">
        <w:t>could..</w:t>
      </w:r>
      <w:proofErr w:type="gramEnd"/>
      <w:r w:rsidR="00A3073D">
        <w:t>”</w:t>
      </w:r>
    </w:p>
    <w:p w14:paraId="50E8C6AC" w14:textId="77777777" w:rsidR="000D0E22" w:rsidRDefault="00A3073D">
      <w:r>
        <w:t xml:space="preserve">“Yes! Of course. I will </w:t>
      </w:r>
      <w:r w:rsidR="000D0E22">
        <w:t>help in whatever way I can”</w:t>
      </w:r>
    </w:p>
    <w:p w14:paraId="6D535D50" w14:textId="34C51103" w:rsidR="00F30970" w:rsidRDefault="000D0E22">
      <w:proofErr w:type="gramStart"/>
      <w:r>
        <w:lastRenderedPageBreak/>
        <w:t>“..</w:t>
      </w:r>
      <w:proofErr w:type="gramEnd"/>
      <w:r>
        <w:t xml:space="preserve">and your friends? </w:t>
      </w:r>
      <w:r w:rsidR="00B15D3D">
        <w:t>W</w:t>
      </w:r>
      <w:r w:rsidR="00F30970">
        <w:t xml:space="preserve">ould </w:t>
      </w:r>
      <w:r w:rsidR="00B15D3D">
        <w:t xml:space="preserve">they </w:t>
      </w:r>
      <w:proofErr w:type="gramStart"/>
      <w:r w:rsidR="00F30970">
        <w:t>be..</w:t>
      </w:r>
      <w:proofErr w:type="gramEnd"/>
      <w:r w:rsidR="00F30970">
        <w:t>”</w:t>
      </w:r>
    </w:p>
    <w:p w14:paraId="38ED4108" w14:textId="4FE22004" w:rsidR="00AD645E" w:rsidRDefault="00430375">
      <w:r>
        <w:t xml:space="preserve"> </w:t>
      </w:r>
      <w:r w:rsidR="008A3134">
        <w:t xml:space="preserve">“Uh, yes! </w:t>
      </w:r>
      <w:proofErr w:type="gramStart"/>
      <w:r w:rsidR="00121F46">
        <w:t>Well</w:t>
      </w:r>
      <w:proofErr w:type="gramEnd"/>
      <w:r w:rsidR="00121F46">
        <w:t xml:space="preserve"> I hope so</w:t>
      </w:r>
      <w:r w:rsidR="00A41744">
        <w:t xml:space="preserve"> anyway</w:t>
      </w:r>
      <w:r w:rsidR="00121F46">
        <w:t xml:space="preserve">, I would </w:t>
      </w:r>
      <w:r w:rsidR="00A41744">
        <w:t>feel better if they were</w:t>
      </w:r>
      <w:r w:rsidR="00121F46">
        <w:t xml:space="preserve"> there too”. I smiled </w:t>
      </w:r>
      <w:r w:rsidR="003D15E6">
        <w:t>either hopefully or desperately, I wasn’t sure.</w:t>
      </w:r>
    </w:p>
    <w:p w14:paraId="787CF2D0" w14:textId="31D7A02D" w:rsidR="00A41744" w:rsidRDefault="004C0E73">
      <w:r>
        <w:t xml:space="preserve">“We got your </w:t>
      </w:r>
      <w:r w:rsidR="00D652E6">
        <w:t>back</w:t>
      </w:r>
      <w:r>
        <w:t xml:space="preserve">, </w:t>
      </w:r>
      <w:proofErr w:type="spellStart"/>
      <w:r>
        <w:t>Jhys</w:t>
      </w:r>
      <w:proofErr w:type="spellEnd"/>
      <w:r w:rsidR="00D652E6">
        <w:t xml:space="preserve">. </w:t>
      </w:r>
      <w:proofErr w:type="gramStart"/>
      <w:r w:rsidR="00D652E6">
        <w:t>Says</w:t>
      </w:r>
      <w:proofErr w:type="gramEnd"/>
      <w:r w:rsidR="00D652E6">
        <w:t xml:space="preserve"> Zunk, with a toast. </w:t>
      </w:r>
      <w:r w:rsidR="00EC5DB5">
        <w:t>Tom added “We’re there for you.” Hans nodded</w:t>
      </w:r>
      <w:r w:rsidR="007766A7">
        <w:t xml:space="preserve">. We’re a good </w:t>
      </w:r>
      <w:proofErr w:type="gramStart"/>
      <w:r w:rsidR="007766A7">
        <w:t>team-</w:t>
      </w:r>
      <w:proofErr w:type="gramEnd"/>
      <w:r w:rsidR="00210771">
        <w:t>I’m</w:t>
      </w:r>
      <w:r w:rsidR="007766A7">
        <w:t xml:space="preserve"> lucky to have </w:t>
      </w:r>
      <w:proofErr w:type="gramStart"/>
      <w:r w:rsidR="007766A7">
        <w:t>them</w:t>
      </w:r>
      <w:r w:rsidR="00BF7893">
        <w:t>!</w:t>
      </w:r>
      <w:r w:rsidR="007766A7">
        <w:t>.</w:t>
      </w:r>
      <w:proofErr w:type="gramEnd"/>
      <w:r w:rsidR="007766A7">
        <w:t xml:space="preserve"> </w:t>
      </w:r>
      <w:r w:rsidR="007F2081">
        <w:t xml:space="preserve">How </w:t>
      </w:r>
      <w:r w:rsidR="00503C69">
        <w:t>strange</w:t>
      </w:r>
      <w:r w:rsidR="007F2081">
        <w:t xml:space="preserve"> is it that the people I know </w:t>
      </w:r>
      <w:proofErr w:type="gramStart"/>
      <w:r w:rsidR="007F2081">
        <w:t>least I</w:t>
      </w:r>
      <w:proofErr w:type="gramEnd"/>
      <w:r w:rsidR="007F2081">
        <w:t xml:space="preserve"> trust the most. </w:t>
      </w:r>
      <w:r w:rsidR="00503C69">
        <w:t>Rule #2, I think.</w:t>
      </w:r>
    </w:p>
    <w:p w14:paraId="544D3D3D" w14:textId="057EFB9E" w:rsidR="00F5698B" w:rsidRDefault="002513B0">
      <w:proofErr w:type="gramStart"/>
      <w:r>
        <w:t>So</w:t>
      </w:r>
      <w:proofErr w:type="gramEnd"/>
      <w:r>
        <w:t xml:space="preserve"> it was </w:t>
      </w:r>
      <w:r w:rsidR="002343E2">
        <w:t xml:space="preserve">decided. </w:t>
      </w:r>
      <w:r w:rsidR="00C36286">
        <w:t xml:space="preserve">We </w:t>
      </w:r>
      <w:proofErr w:type="gramStart"/>
      <w:r w:rsidR="00C36286">
        <w:t>would</w:t>
      </w:r>
      <w:proofErr w:type="gramEnd"/>
      <w:r w:rsidR="00C36286">
        <w:t xml:space="preserve"> </w:t>
      </w:r>
      <w:r w:rsidR="00427E37">
        <w:t>rest and</w:t>
      </w:r>
      <w:r w:rsidR="00C36286">
        <w:t xml:space="preserve"> perform the ritual tomorrow. But before that we needed to tell our news to the Cpt of the Guard, </w:t>
      </w:r>
      <w:proofErr w:type="spellStart"/>
      <w:r w:rsidR="0080037B">
        <w:t>Bearm</w:t>
      </w:r>
      <w:proofErr w:type="spellEnd"/>
      <w:r w:rsidR="0080037B">
        <w:t xml:space="preserve"> Hemlock. Oh-so exciting-I knew him </w:t>
      </w:r>
      <w:r w:rsidR="00166DDC">
        <w:t xml:space="preserve">from A Kitty’s Tail. </w:t>
      </w:r>
      <w:proofErr w:type="spellStart"/>
      <w:r w:rsidR="00166DDC">
        <w:t>Promqeth</w:t>
      </w:r>
      <w:proofErr w:type="spellEnd"/>
      <w:r w:rsidR="00166DDC">
        <w:t xml:space="preserve"> thought he was a </w:t>
      </w:r>
      <w:proofErr w:type="gramStart"/>
      <w:r w:rsidR="00166DDC">
        <w:t>ponce, and</w:t>
      </w:r>
      <w:proofErr w:type="gramEnd"/>
      <w:r w:rsidR="00166DDC">
        <w:t xml:space="preserve"> stole his pen! (</w:t>
      </w:r>
      <w:r w:rsidR="00983045">
        <w:t xml:space="preserve">eventually giving it back, to be fair). </w:t>
      </w:r>
      <w:r w:rsidR="00461956">
        <w:t xml:space="preserve">They needed to post guards and </w:t>
      </w:r>
      <w:r w:rsidR="00F1255D">
        <w:t xml:space="preserve">get ready for </w:t>
      </w:r>
      <w:proofErr w:type="spellStart"/>
      <w:r w:rsidR="00F1255D">
        <w:t>Ripnugget</w:t>
      </w:r>
      <w:proofErr w:type="spellEnd"/>
      <w:r w:rsidR="00F1255D">
        <w:t xml:space="preserve">. </w:t>
      </w:r>
      <w:r w:rsidR="00C776BC">
        <w:t xml:space="preserve">We would probably have to venture back down to </w:t>
      </w:r>
      <w:r w:rsidR="008D43DC">
        <w:t xml:space="preserve">the catacombs in search of the artifact. But first things first, so </w:t>
      </w:r>
      <w:proofErr w:type="gramStart"/>
      <w:r w:rsidR="008D43DC">
        <w:t>to Heml</w:t>
      </w:r>
      <w:r w:rsidR="00C72FA9">
        <w:t>ock we went</w:t>
      </w:r>
      <w:proofErr w:type="gramEnd"/>
      <w:r w:rsidR="00C72FA9">
        <w:t>.</w:t>
      </w:r>
    </w:p>
    <w:p w14:paraId="7078BF24" w14:textId="559EDA3E" w:rsidR="00C72FA9" w:rsidRDefault="003B6D61">
      <w:r>
        <w:t xml:space="preserve">We arrived as the guard office began to </w:t>
      </w:r>
      <w:proofErr w:type="gramStart"/>
      <w:r>
        <w:t>close up</w:t>
      </w:r>
      <w:proofErr w:type="gramEnd"/>
      <w:r>
        <w:t xml:space="preserve">. </w:t>
      </w:r>
      <w:r w:rsidR="00A909E5">
        <w:t xml:space="preserve">The men in front were reluctant to bother </w:t>
      </w:r>
      <w:r w:rsidR="00F24529">
        <w:t>Hemlock</w:t>
      </w:r>
      <w:r w:rsidR="00A641BB">
        <w:t xml:space="preserve"> who was “putting on his coat” which from the stress on the </w:t>
      </w:r>
      <w:r w:rsidR="00D04985">
        <w:t xml:space="preserve">syllables </w:t>
      </w:r>
      <w:r w:rsidR="00F5048E">
        <w:t xml:space="preserve">was code </w:t>
      </w:r>
      <w:r w:rsidR="00D04985">
        <w:t xml:space="preserve">for </w:t>
      </w:r>
      <w:r w:rsidR="00F5048E">
        <w:t xml:space="preserve">“wanting not to be bothered”. </w:t>
      </w:r>
      <w:r w:rsidR="000415D0">
        <w:t xml:space="preserve"> Zunk managed to convince </w:t>
      </w:r>
      <w:r w:rsidR="00B30CED">
        <w:t xml:space="preserve">the officers to call Hemlock by mentioning </w:t>
      </w:r>
      <w:r w:rsidR="00A740B4">
        <w:t xml:space="preserve">we were sent by </w:t>
      </w:r>
      <w:proofErr w:type="spellStart"/>
      <w:r w:rsidR="00A740B4">
        <w:t>Abstalar</w:t>
      </w:r>
      <w:proofErr w:type="spellEnd"/>
      <w:r w:rsidR="00A740B4">
        <w:t xml:space="preserve"> and one of them men opened the office door just in time for </w:t>
      </w:r>
      <w:r w:rsidR="00E74B83">
        <w:t xml:space="preserve">Hemlock to stride out, looking somewhat </w:t>
      </w:r>
      <w:proofErr w:type="spellStart"/>
      <w:r w:rsidR="00E74B83">
        <w:t>awkard</w:t>
      </w:r>
      <w:proofErr w:type="spellEnd"/>
      <w:r w:rsidR="00E74B83">
        <w:t>.</w:t>
      </w:r>
    </w:p>
    <w:p w14:paraId="62E6B6EB" w14:textId="6A52DBB8" w:rsidR="00E74B83" w:rsidRDefault="00E74B83">
      <w:r>
        <w:t>“</w:t>
      </w:r>
      <w:proofErr w:type="spellStart"/>
      <w:proofErr w:type="gramStart"/>
      <w:r>
        <w:t>Hrmmm</w:t>
      </w:r>
      <w:proofErr w:type="spellEnd"/>
      <w:r>
        <w:t>..</w:t>
      </w:r>
      <w:proofErr w:type="gramEnd"/>
      <w:r>
        <w:t>what this</w:t>
      </w:r>
      <w:r w:rsidR="00282620">
        <w:t xml:space="preserve">, more adventurers? Last thing I need now” he </w:t>
      </w:r>
      <w:proofErr w:type="spellStart"/>
      <w:r w:rsidR="00282620">
        <w:t>grmphd</w:t>
      </w:r>
      <w:proofErr w:type="spellEnd"/>
      <w:r w:rsidR="00282620">
        <w:t xml:space="preserve"> as he shrugged into his coat. </w:t>
      </w:r>
      <w:r w:rsidR="00827E7D">
        <w:t xml:space="preserve">Hans and Zunk had skillfully positioned themselves in his way, so </w:t>
      </w:r>
      <w:r w:rsidR="00CD6E96">
        <w:t xml:space="preserve">Hemlock was forced to </w:t>
      </w:r>
      <w:proofErr w:type="gramStart"/>
      <w:r w:rsidR="00CD6E96">
        <w:t>stop</w:t>
      </w:r>
      <w:proofErr w:type="gramEnd"/>
      <w:r w:rsidR="00CD6E96">
        <w:t xml:space="preserve"> and he glared down at them. There might have been pastry crumbs on his mustache.</w:t>
      </w:r>
    </w:p>
    <w:p w14:paraId="25E4E6D1" w14:textId="6DCE78CC" w:rsidR="00CD6E96" w:rsidRDefault="00CD6E96">
      <w:r>
        <w:t>Hans and Zunk were the</w:t>
      </w:r>
      <w:r w:rsidR="00F91DB5">
        <w:t>ir charming and relentless</w:t>
      </w:r>
      <w:r w:rsidR="00C425A1">
        <w:t>ly gracious</w:t>
      </w:r>
      <w:r w:rsidR="00F91DB5">
        <w:t xml:space="preserve"> selves, </w:t>
      </w:r>
      <w:r w:rsidR="003E1461">
        <w:t xml:space="preserve">explaining our deal with the priest, and all that </w:t>
      </w:r>
      <w:r w:rsidR="00693D68">
        <w:t xml:space="preserve">happened since. </w:t>
      </w:r>
    </w:p>
    <w:p w14:paraId="1B3C7FA1" w14:textId="43C0313F" w:rsidR="00693D68" w:rsidRDefault="00693D68">
      <w:r>
        <w:t>“</w:t>
      </w:r>
      <w:proofErr w:type="gramStart"/>
      <w:r>
        <w:t>So</w:t>
      </w:r>
      <w:proofErr w:type="gramEnd"/>
      <w:r>
        <w:t xml:space="preserve"> </w:t>
      </w:r>
      <w:r w:rsidR="00044B2C">
        <w:t xml:space="preserve">we, that being </w:t>
      </w:r>
      <w:proofErr w:type="spellStart"/>
      <w:r w:rsidR="00044B2C">
        <w:t>Abstalar</w:t>
      </w:r>
      <w:proofErr w:type="spellEnd"/>
      <w:r w:rsidR="00044B2C">
        <w:t xml:space="preserve"> and us, thought we should warn </w:t>
      </w:r>
      <w:proofErr w:type="spellStart"/>
      <w:r w:rsidR="00044B2C">
        <w:t>ya</w:t>
      </w:r>
      <w:proofErr w:type="spellEnd"/>
      <w:r w:rsidR="00044B2C">
        <w:t xml:space="preserve">’ something </w:t>
      </w:r>
      <w:r w:rsidR="00915189">
        <w:t>bad is co</w:t>
      </w:r>
      <w:r w:rsidR="00113BDA">
        <w:t>ming</w:t>
      </w:r>
      <w:r w:rsidR="00623903">
        <w:t xml:space="preserve">”, </w:t>
      </w:r>
      <w:r w:rsidR="00113BDA">
        <w:t>concluded Zunk.</w:t>
      </w:r>
    </w:p>
    <w:p w14:paraId="55CC9B7C" w14:textId="3595E729" w:rsidR="00113BDA" w:rsidRDefault="00113BDA">
      <w:r>
        <w:t xml:space="preserve">“Well,” </w:t>
      </w:r>
      <w:r w:rsidR="00396A63">
        <w:t xml:space="preserve">he sputtered. I had noticed a slight </w:t>
      </w:r>
      <w:proofErr w:type="gramStart"/>
      <w:r w:rsidR="00396A63">
        <w:t>tic</w:t>
      </w:r>
      <w:proofErr w:type="gramEnd"/>
      <w:r w:rsidR="00396A63">
        <w:t xml:space="preserve"> appear at the mention of </w:t>
      </w:r>
      <w:proofErr w:type="spellStart"/>
      <w:r w:rsidR="00396A63">
        <w:t>Ripn</w:t>
      </w:r>
      <w:r w:rsidR="006623FE">
        <w:t>ugget</w:t>
      </w:r>
      <w:proofErr w:type="spellEnd"/>
      <w:r w:rsidR="006623FE">
        <w:t xml:space="preserve">. “Erm, </w:t>
      </w:r>
      <w:r w:rsidR="00C03CBB">
        <w:t xml:space="preserve">potentially </w:t>
      </w:r>
      <w:r w:rsidR="006623FE">
        <w:t xml:space="preserve">grave news yes, best considered after a </w:t>
      </w:r>
      <w:r w:rsidR="0027200F">
        <w:t>good rest, I say</w:t>
      </w:r>
      <w:r w:rsidR="00C03CBB">
        <w:t>. This could be</w:t>
      </w:r>
      <w:r w:rsidR="00913878">
        <w:t xml:space="preserve"> </w:t>
      </w:r>
      <w:proofErr w:type="spellStart"/>
      <w:r w:rsidR="00913878">
        <w:t>Ripnugget</w:t>
      </w:r>
      <w:proofErr w:type="spellEnd"/>
      <w:r w:rsidR="00913878">
        <w:t xml:space="preserve"> back from the grave </w:t>
      </w:r>
      <w:proofErr w:type="gramStart"/>
      <w:r w:rsidR="00913878">
        <w:t>those,</w:t>
      </w:r>
      <w:proofErr w:type="gramEnd"/>
      <w:r w:rsidR="00913878">
        <w:t xml:space="preserve"> </w:t>
      </w:r>
      <w:proofErr w:type="gramStart"/>
      <w:r w:rsidR="004E132B">
        <w:t>heroes,</w:t>
      </w:r>
      <w:proofErr w:type="gramEnd"/>
      <w:r w:rsidR="004E132B">
        <w:t xml:space="preserve"> sent him to. Or it could be the ravings of a mad ghoul</w:t>
      </w:r>
      <w:r w:rsidR="0027200F">
        <w:t>”. He extracted a time piece from his pocket and looked at it. “</w:t>
      </w:r>
      <w:r w:rsidR="00C03CBB">
        <w:t>Please let us reco</w:t>
      </w:r>
      <w:r w:rsidR="00AF6AE3">
        <w:t>nvene at 11 tomorrow, shall we?</w:t>
      </w:r>
    </w:p>
    <w:p w14:paraId="57742053" w14:textId="00BD1F00" w:rsidR="00AF6AE3" w:rsidRDefault="00412995">
      <w:r>
        <w:t xml:space="preserve">Hans leapt in. “Is it not hasty, perhaps even a </w:t>
      </w:r>
      <w:r w:rsidR="007E6036">
        <w:t>dereliction</w:t>
      </w:r>
      <w:r>
        <w:t xml:space="preserve"> of your </w:t>
      </w:r>
      <w:r w:rsidR="007E6036">
        <w:t xml:space="preserve">civic duty to not take this seriously? </w:t>
      </w:r>
      <w:r w:rsidR="00C22F35">
        <w:t>If you act and it is nothing, you are now the wiser and Sandpoint is safe</w:t>
      </w:r>
      <w:r w:rsidR="00C22172">
        <w:t>. If you fail to act and it is something, you will have failed</w:t>
      </w:r>
      <w:r w:rsidR="00B02162">
        <w:t xml:space="preserve"> duty” That tic again. “And of course” continued Hans</w:t>
      </w:r>
      <w:r w:rsidR="004F3549">
        <w:t>. Third,</w:t>
      </w:r>
      <w:r w:rsidR="00B02162">
        <w:t xml:space="preserve"> if you act </w:t>
      </w:r>
      <w:proofErr w:type="gramStart"/>
      <w:r w:rsidR="00B02162">
        <w:t>and..</w:t>
      </w:r>
      <w:proofErr w:type="gramEnd"/>
      <w:r w:rsidR="00B02162">
        <w:t xml:space="preserve">” I think at this point I may have </w:t>
      </w:r>
      <w:r w:rsidR="004F3549">
        <w:t>blurted</w:t>
      </w:r>
      <w:r w:rsidR="00B02162">
        <w:t xml:space="preserve"> out “You </w:t>
      </w:r>
      <w:r w:rsidR="00B02162">
        <w:lastRenderedPageBreak/>
        <w:t>know the history of this town</w:t>
      </w:r>
      <w:r w:rsidR="001277B7">
        <w:t xml:space="preserve">. Do you really want to make the same mistake twice?” (I mean, maybe that was a little unfair-he was not </w:t>
      </w:r>
      <w:r w:rsidR="004F3549">
        <w:t>directly</w:t>
      </w:r>
      <w:r w:rsidR="00EB7295">
        <w:t xml:space="preserve"> responsible for the Festival Day Massacre, but still. It was infuriating to be </w:t>
      </w:r>
      <w:r w:rsidR="004F3549">
        <w:t>put off like this.)</w:t>
      </w:r>
    </w:p>
    <w:p w14:paraId="662B2301" w14:textId="76229D95" w:rsidR="004F3549" w:rsidRDefault="006B4D45">
      <w:r>
        <w:t>H</w:t>
      </w:r>
      <w:r w:rsidR="004610CC">
        <w:t>emlock looked down at Hans and blinked</w:t>
      </w:r>
      <w:r w:rsidR="00B700DC">
        <w:t xml:space="preserve">. </w:t>
      </w:r>
      <w:r w:rsidR="0073709D">
        <w:t xml:space="preserve">He jerked his head around to the guards and spat “Why was I not immediately informed of this? </w:t>
      </w:r>
      <w:r w:rsidR="00E25D3E">
        <w:t xml:space="preserve">What were you thinking? Never mind, rouse the guard, post watches. </w:t>
      </w:r>
      <w:r w:rsidR="002F4900">
        <w:t xml:space="preserve">I want boots out on the ground NOW”. </w:t>
      </w:r>
    </w:p>
    <w:p w14:paraId="5F570617" w14:textId="2FE17054" w:rsidR="008F60E1" w:rsidRDefault="00786414">
      <w:r>
        <w:t>“There” Hemlock says to Hans “</w:t>
      </w:r>
      <w:r w:rsidR="005627DD">
        <w:t xml:space="preserve">Never </w:t>
      </w:r>
      <w:r w:rsidR="00C6453F">
        <w:t xml:space="preserve">let it be said I neglect my civic </w:t>
      </w:r>
      <w:r w:rsidR="00F02B61">
        <w:t xml:space="preserve">responsibilities. I will go see </w:t>
      </w:r>
      <w:proofErr w:type="spellStart"/>
      <w:r w:rsidR="00F02B61">
        <w:t>Abstalar</w:t>
      </w:r>
      <w:proofErr w:type="spellEnd"/>
      <w:r w:rsidR="00F02B61">
        <w:t xml:space="preserve"> now </w:t>
      </w:r>
      <w:r w:rsidR="00ED5C33">
        <w:t>and confer</w:t>
      </w:r>
      <w:r w:rsidR="00676116">
        <w:t>.</w:t>
      </w:r>
      <w:r w:rsidR="00983DD4">
        <w:t xml:space="preserve"> Unless you have other, </w:t>
      </w:r>
      <w:r w:rsidR="00983DD4" w:rsidRPr="00983DD4">
        <w:rPr>
          <w:i/>
          <w:iCs/>
        </w:rPr>
        <w:t>suggestions</w:t>
      </w:r>
      <w:r w:rsidR="00983DD4">
        <w:t>”</w:t>
      </w:r>
      <w:r w:rsidR="00C4041B">
        <w:t>?</w:t>
      </w:r>
      <w:r w:rsidR="008B3F5C">
        <w:t xml:space="preserve"> Tic.</w:t>
      </w:r>
      <w:r w:rsidR="00B67818">
        <w:t xml:space="preserve"> This seemed a bad way to end things.</w:t>
      </w:r>
      <w:r w:rsidR="002A2731">
        <w:t xml:space="preserve"> </w:t>
      </w:r>
    </w:p>
    <w:p w14:paraId="1157E2D8" w14:textId="773104D0" w:rsidR="0091372E" w:rsidRDefault="0091372E">
      <w:r>
        <w:t>“Oh, this is so exciting” I burbled. “You knew the heroes before they were even the heroe</w:t>
      </w:r>
      <w:r w:rsidR="000864F2">
        <w:t xml:space="preserve">s. </w:t>
      </w:r>
      <w:r w:rsidR="00C43ECF">
        <w:t xml:space="preserve">You </w:t>
      </w:r>
      <w:r w:rsidR="00ED69FA">
        <w:t>are in A Kitty’s Tail, aren’t you”?</w:t>
      </w:r>
      <w:r w:rsidR="00A10447">
        <w:t xml:space="preserve"> He</w:t>
      </w:r>
      <w:r w:rsidR="00DB3066">
        <w:t>mlock</w:t>
      </w:r>
      <w:r w:rsidR="00A10447">
        <w:t xml:space="preserve"> </w:t>
      </w:r>
      <w:r w:rsidR="006D492E">
        <w:t>d</w:t>
      </w:r>
      <w:r w:rsidR="008C4162">
        <w:t>i</w:t>
      </w:r>
      <w:r w:rsidR="006D492E">
        <w:t>d a reasonable imit</w:t>
      </w:r>
      <w:r w:rsidR="00D61E23">
        <w:t>ation of pre</w:t>
      </w:r>
      <w:r w:rsidR="00932C48">
        <w:t xml:space="preserve">tending to think about it for a moment, before he allowed this </w:t>
      </w:r>
      <w:proofErr w:type="gramStart"/>
      <w:r w:rsidR="00932C48">
        <w:t>was</w:t>
      </w:r>
      <w:proofErr w:type="gramEnd"/>
      <w:r w:rsidR="00932C48">
        <w:t xml:space="preserve"> so-he might have been mentioned, a few times in fact. </w:t>
      </w:r>
      <w:r w:rsidR="008C4162">
        <w:t xml:space="preserve"> “Oh, </w:t>
      </w:r>
      <w:r w:rsidR="00CF4096">
        <w:t xml:space="preserve">I’ve read </w:t>
      </w:r>
      <w:proofErr w:type="spellStart"/>
      <w:r w:rsidR="00CF4096">
        <w:t>he</w:t>
      </w:r>
      <w:proofErr w:type="spellEnd"/>
      <w:r w:rsidR="00CF4096">
        <w:t xml:space="preserve"> books</w:t>
      </w:r>
      <w:r w:rsidR="0058049E">
        <w:t xml:space="preserve"> a whole bunch of times, I know all about you”. </w:t>
      </w:r>
      <w:r w:rsidR="00D60780">
        <w:t xml:space="preserve">I was betting he hadn’t read the books recently. </w:t>
      </w:r>
      <w:r w:rsidR="00713CEE">
        <w:t>Luckily, I g</w:t>
      </w:r>
      <w:r w:rsidR="00016417">
        <w:t>uessed right</w:t>
      </w:r>
      <w:r w:rsidR="00CB30AC">
        <w:t xml:space="preserve"> </w:t>
      </w:r>
      <w:r w:rsidR="007F54B1">
        <w:t xml:space="preserve">and </w:t>
      </w:r>
      <w:r w:rsidR="00DF2518">
        <w:t>he was moved to offer to sign my newly ac</w:t>
      </w:r>
      <w:r w:rsidR="00562436">
        <w:t>quired book</w:t>
      </w:r>
      <w:r w:rsidR="00DB3066">
        <w:t xml:space="preserve">. </w:t>
      </w:r>
      <w:r w:rsidR="00501698">
        <w:t>We parted on considerably better terms</w:t>
      </w:r>
      <w:r w:rsidR="006C5394">
        <w:t>.</w:t>
      </w:r>
    </w:p>
    <w:p w14:paraId="491F1E80" w14:textId="6A5C07D5" w:rsidR="006C5394" w:rsidRDefault="00ED272C">
      <w:r>
        <w:t>Back at the Rus</w:t>
      </w:r>
      <w:r w:rsidR="0050059B">
        <w:t>ty Dragon, we quickly took to our rooms</w:t>
      </w:r>
      <w:r w:rsidR="00E967B1">
        <w:t>-</w:t>
      </w:r>
      <w:r w:rsidR="00F16A5D">
        <w:t>we were still singed and stank of brimstone and smoke</w:t>
      </w:r>
      <w:r w:rsidR="00A4044B">
        <w:t>, which likely would have attracted attention. We ordered room service</w:t>
      </w:r>
      <w:r w:rsidR="007E79A2">
        <w:t xml:space="preserve">. Everyone passed on the </w:t>
      </w:r>
      <w:r w:rsidR="00C71773">
        <w:t>hagfish stew</w:t>
      </w:r>
      <w:r w:rsidR="006243EA">
        <w:t xml:space="preserve"> in eel jelly</w:t>
      </w:r>
      <w:r w:rsidR="00C71773">
        <w:t>, and the boiled giant squid eyes in “specia</w:t>
      </w:r>
      <w:r w:rsidR="009C2B89">
        <w:t xml:space="preserve">l sauce”.  Zunk </w:t>
      </w:r>
      <w:r w:rsidR="005A1197">
        <w:t>and Tom had braised manticore flank</w:t>
      </w:r>
      <w:r w:rsidR="00352CA6">
        <w:t xml:space="preserve"> with fermented </w:t>
      </w:r>
      <w:proofErr w:type="gramStart"/>
      <w:r w:rsidR="00352CA6">
        <w:t>ramps,</w:t>
      </w:r>
      <w:proofErr w:type="gramEnd"/>
      <w:r w:rsidR="00352CA6">
        <w:t xml:space="preserve"> </w:t>
      </w:r>
      <w:r w:rsidR="00CC259A">
        <w:t>Hans and I mushroom risotto</w:t>
      </w:r>
      <w:r w:rsidR="002D181B">
        <w:t>-I reckoned as perhaps did Hans</w:t>
      </w:r>
      <w:r w:rsidR="00B72117">
        <w:t>-</w:t>
      </w:r>
      <w:r w:rsidR="002D181B">
        <w:t xml:space="preserve">this was the safest </w:t>
      </w:r>
      <w:proofErr w:type="gramStart"/>
      <w:r w:rsidR="002D181B">
        <w:t>choice.</w:t>
      </w:r>
      <w:r w:rsidR="00CC259A">
        <w:t>.</w:t>
      </w:r>
      <w:proofErr w:type="gramEnd"/>
      <w:r w:rsidR="00CC259A">
        <w:t xml:space="preserve"> The mushrooms glowed; it was like </w:t>
      </w:r>
      <w:proofErr w:type="gramStart"/>
      <w:r w:rsidR="00CC259A">
        <w:t>chewing</w:t>
      </w:r>
      <w:proofErr w:type="gramEnd"/>
      <w:r w:rsidR="00CC259A">
        <w:t xml:space="preserve"> </w:t>
      </w:r>
      <w:r w:rsidR="0008555E">
        <w:t>a</w:t>
      </w:r>
      <w:r w:rsidR="00CC259A">
        <w:t xml:space="preserve"> forest</w:t>
      </w:r>
      <w:r w:rsidR="0008555E">
        <w:t xml:space="preserve">. </w:t>
      </w:r>
    </w:p>
    <w:p w14:paraId="2A83F4E5" w14:textId="1A8A0487" w:rsidR="0008555E" w:rsidRDefault="0008555E">
      <w:pPr>
        <w:pBdr>
          <w:bottom w:val="single" w:sz="6" w:space="1" w:color="auto"/>
        </w:pBdr>
      </w:pPr>
      <w:r>
        <w:t>“</w:t>
      </w:r>
      <w:proofErr w:type="spellStart"/>
      <w:r>
        <w:t>Hrmm</w:t>
      </w:r>
      <w:proofErr w:type="spellEnd"/>
      <w:r>
        <w:t xml:space="preserve">” I mumbled around the </w:t>
      </w:r>
      <w:proofErr w:type="gramStart"/>
      <w:r>
        <w:t>first  bite</w:t>
      </w:r>
      <w:proofErr w:type="gramEnd"/>
      <w:r>
        <w:t xml:space="preserve">, “The </w:t>
      </w:r>
      <w:r w:rsidR="00001FDC">
        <w:t xml:space="preserve">food might have gone </w:t>
      </w:r>
      <w:proofErr w:type="spellStart"/>
      <w:r w:rsidR="00001FDC">
        <w:t>down hill</w:t>
      </w:r>
      <w:proofErr w:type="spellEnd"/>
      <w:r w:rsidR="00001FDC">
        <w:t xml:space="preserve"> a bit” </w:t>
      </w:r>
      <w:r w:rsidR="002A2A9C">
        <w:t xml:space="preserve">But everyone ate, and there was little conversation. </w:t>
      </w:r>
      <w:r w:rsidR="00470E53">
        <w:t>We wandered off to sleep.</w:t>
      </w:r>
    </w:p>
    <w:p w14:paraId="51DD7DF5" w14:textId="521EFFA9" w:rsidR="00470E53" w:rsidRDefault="00586516">
      <w:r>
        <w:t xml:space="preserve">It was lovely the next day, and </w:t>
      </w:r>
      <w:r w:rsidR="00596164">
        <w:t xml:space="preserve">after we picked up my new rune-inscribed </w:t>
      </w:r>
      <w:proofErr w:type="spellStart"/>
      <w:r w:rsidR="00B72117">
        <w:t>m</w:t>
      </w:r>
      <w:r w:rsidR="00596164">
        <w:t>orningstar</w:t>
      </w:r>
      <w:proofErr w:type="spellEnd"/>
      <w:r w:rsidR="00596164">
        <w:t xml:space="preserve"> from the smith</w:t>
      </w:r>
      <w:r w:rsidR="00A71815">
        <w:t xml:space="preserve"> (this would be the most powerful weapon in Osprey, I</w:t>
      </w:r>
      <w:r w:rsidR="000035B5">
        <w:t xml:space="preserve">’d bet. How strange), we went to </w:t>
      </w:r>
      <w:proofErr w:type="spellStart"/>
      <w:r w:rsidR="000035B5">
        <w:t>Brodert’s</w:t>
      </w:r>
      <w:proofErr w:type="spellEnd"/>
      <w:r w:rsidR="000035B5">
        <w:t xml:space="preserve"> for Hans</w:t>
      </w:r>
      <w:r w:rsidR="00534DCF">
        <w:t xml:space="preserve">. </w:t>
      </w:r>
      <w:r w:rsidR="00FF7BDA">
        <w:t xml:space="preserve">Much of the day remained, so I went to the beach and prepared myself </w:t>
      </w:r>
      <w:r w:rsidR="00334C75">
        <w:t xml:space="preserve">for the ritual. </w:t>
      </w:r>
      <w:r w:rsidR="00B051AA">
        <w:t xml:space="preserve"> The others decided to explore, and I heard later they found a potion shop</w:t>
      </w:r>
      <w:r w:rsidR="001937BE">
        <w:t xml:space="preserve">, conveniently located next to a brothel. </w:t>
      </w:r>
      <w:r w:rsidR="00FC702B">
        <w:t xml:space="preserve">We ate a </w:t>
      </w:r>
      <w:r w:rsidR="00A972CA">
        <w:t>light meal and headed to the church right before moonrise.</w:t>
      </w:r>
    </w:p>
    <w:p w14:paraId="358BE43F" w14:textId="47FE8ADC" w:rsidR="00EC32AE" w:rsidRDefault="00DB77A8">
      <w:r>
        <w:t xml:space="preserve">Aurelio, the gangly one we had met </w:t>
      </w:r>
      <w:proofErr w:type="gramStart"/>
      <w:r>
        <w:t>before</w:t>
      </w:r>
      <w:proofErr w:type="gramEnd"/>
      <w:r>
        <w:t xml:space="preserve"> </w:t>
      </w:r>
      <w:proofErr w:type="gramStart"/>
      <w:r>
        <w:t>lead</w:t>
      </w:r>
      <w:proofErr w:type="gramEnd"/>
      <w:r>
        <w:t xml:space="preserve"> us to a large inner chamber, </w:t>
      </w:r>
      <w:r w:rsidR="00686435">
        <w:t xml:space="preserve">where </w:t>
      </w:r>
      <w:proofErr w:type="spellStart"/>
      <w:r w:rsidR="00686435">
        <w:t>Absta</w:t>
      </w:r>
      <w:r w:rsidR="00DA3A22">
        <w:t>lar</w:t>
      </w:r>
      <w:proofErr w:type="spellEnd"/>
      <w:r w:rsidR="00686435">
        <w:t xml:space="preserve"> and Arlen</w:t>
      </w:r>
      <w:r w:rsidR="00DA3A22">
        <w:t xml:space="preserve"> had carefully </w:t>
      </w:r>
      <w:r w:rsidR="00F07E41">
        <w:t xml:space="preserve">set </w:t>
      </w:r>
      <w:proofErr w:type="spellStart"/>
      <w:r w:rsidR="00F07E41">
        <w:t>Nualia’s</w:t>
      </w:r>
      <w:proofErr w:type="spellEnd"/>
      <w:r w:rsidR="00F07E41">
        <w:t xml:space="preserve"> bones. </w:t>
      </w:r>
      <w:r w:rsidR="00EE1B66">
        <w:t xml:space="preserve">We gathered in a rough circle around them, and the two priests began to chant words </w:t>
      </w:r>
      <w:r w:rsidR="00080FDC">
        <w:t>I did not recognize.  They were deep in it after a couple of minutes</w:t>
      </w:r>
      <w:r w:rsidR="009F3271">
        <w:t>, their eyes rolled back</w:t>
      </w:r>
      <w:r w:rsidR="00EB55A3">
        <w:t xml:space="preserve">, </w:t>
      </w:r>
      <w:r w:rsidR="000C6F75">
        <w:t xml:space="preserve">and if they were aware of anything it certainly </w:t>
      </w:r>
      <w:r w:rsidR="006B46EA">
        <w:t>w</w:t>
      </w:r>
      <w:r w:rsidR="00AC2F63">
        <w:t xml:space="preserve">asn’t us. Ghostly lights twinkled in </w:t>
      </w:r>
      <w:r w:rsidR="009138F1">
        <w:t>the vaulted</w:t>
      </w:r>
      <w:r w:rsidR="0000319B">
        <w:t xml:space="preserve"> gloom, and after a couple minutes more, </w:t>
      </w:r>
      <w:r w:rsidR="0000319B">
        <w:lastRenderedPageBreak/>
        <w:t>coalesced into two</w:t>
      </w:r>
      <w:r w:rsidR="0036228E">
        <w:t xml:space="preserve"> glowing</w:t>
      </w:r>
      <w:r w:rsidR="0000319B">
        <w:t xml:space="preserve"> figures of indeterminate</w:t>
      </w:r>
      <w:r w:rsidR="0036228E">
        <w:t xml:space="preserve"> race, age and sex, </w:t>
      </w:r>
      <w:r w:rsidR="00921626">
        <w:t xml:space="preserve">dancing stately in a circle around us. </w:t>
      </w:r>
    </w:p>
    <w:p w14:paraId="32A74496" w14:textId="49455818" w:rsidR="00A972CA" w:rsidRDefault="00EC32AE">
      <w:r>
        <w:t>Suddenly, Aurelio bounded in</w:t>
      </w:r>
      <w:r w:rsidR="00A03F39">
        <w:t xml:space="preserve">, stumbling on his words as well as his feet. “They’re breaking the door down. They got </w:t>
      </w:r>
      <w:r w:rsidR="0083452E">
        <w:t xml:space="preserve">pitchforks and hammers, the townspeople. </w:t>
      </w:r>
      <w:r w:rsidR="00332D79">
        <w:t xml:space="preserve">They’re not happy about the </w:t>
      </w:r>
      <w:r w:rsidR="006041E5">
        <w:t xml:space="preserve">ritual”.  There </w:t>
      </w:r>
      <w:proofErr w:type="gramStart"/>
      <w:r w:rsidR="006041E5">
        <w:t>was</w:t>
      </w:r>
      <w:proofErr w:type="gramEnd"/>
      <w:r w:rsidR="006041E5">
        <w:t xml:space="preserve"> a splintering sound </w:t>
      </w:r>
      <w:r w:rsidR="00EE3DA6">
        <w:t>and cracking and an angry jumble of voices</w:t>
      </w:r>
      <w:r w:rsidR="001704DC">
        <w:t xml:space="preserve">. A mob poured into the room. I recognized the two </w:t>
      </w:r>
      <w:proofErr w:type="spellStart"/>
      <w:proofErr w:type="gramStart"/>
      <w:r w:rsidR="001704DC">
        <w:t>Scarn</w:t>
      </w:r>
      <w:r w:rsidR="00FA1D78">
        <w:t>azzi</w:t>
      </w:r>
      <w:proofErr w:type="spellEnd"/>
      <w:r w:rsidR="00FA1D78">
        <w:t xml:space="preserve">  thugs</w:t>
      </w:r>
      <w:proofErr w:type="gramEnd"/>
      <w:r w:rsidR="00FA1D78">
        <w:t xml:space="preserve"> from the Dragon. </w:t>
      </w:r>
      <w:r w:rsidR="0000319B">
        <w:t xml:space="preserve"> </w:t>
      </w:r>
    </w:p>
    <w:p w14:paraId="32B04F12" w14:textId="020D1B41" w:rsidR="002D50AE" w:rsidRDefault="00903D0C">
      <w:r>
        <w:t>I stayed with the two priests</w:t>
      </w:r>
      <w:r w:rsidR="00DD2975">
        <w:t xml:space="preserve">, whispering that interrupting the ritual would be dangerous, and trusted my friends to handle </w:t>
      </w:r>
      <w:r w:rsidR="00BF134B">
        <w:t xml:space="preserve">the mob. People were confused and </w:t>
      </w:r>
      <w:proofErr w:type="gramStart"/>
      <w:r w:rsidR="00BF134B">
        <w:t>ang</w:t>
      </w:r>
      <w:r w:rsidR="00E92B21">
        <w:t>ry, and</w:t>
      </w:r>
      <w:proofErr w:type="gramEnd"/>
      <w:r w:rsidR="00E92B21">
        <w:t xml:space="preserve"> had gotten </w:t>
      </w:r>
      <w:r w:rsidR="00E64DB8">
        <w:t>the wrong idea-</w:t>
      </w:r>
      <w:r w:rsidR="00F54428">
        <w:t xml:space="preserve">that we were summoning something to do evil. Or been told. </w:t>
      </w:r>
      <w:proofErr w:type="gramStart"/>
      <w:r w:rsidR="00F54428">
        <w:t>One man,</w:t>
      </w:r>
      <w:proofErr w:type="gramEnd"/>
      <w:r w:rsidR="00F54428">
        <w:t xml:space="preserve"> </w:t>
      </w:r>
      <w:proofErr w:type="gramStart"/>
      <w:r w:rsidR="00F54428">
        <w:t>in particular seemed</w:t>
      </w:r>
      <w:proofErr w:type="gramEnd"/>
      <w:r w:rsidR="00F54428">
        <w:t xml:space="preserve"> to </w:t>
      </w:r>
      <w:r w:rsidR="00D151B2">
        <w:t xml:space="preserve">be inciting the anger. He was better dressed and </w:t>
      </w:r>
      <w:proofErr w:type="gramStart"/>
      <w:r w:rsidR="00D151B2">
        <w:t>smooth</w:t>
      </w:r>
      <w:proofErr w:type="gramEnd"/>
      <w:r w:rsidR="00D151B2">
        <w:t xml:space="preserve"> talking, </w:t>
      </w:r>
      <w:r w:rsidR="0076295B">
        <w:t>accusing us of conducting a fell ritual. Hans and Zunk explained the truth</w:t>
      </w:r>
      <w:r w:rsidR="00BA30EC">
        <w:t xml:space="preserve">; to resolve the ill will with </w:t>
      </w:r>
      <w:proofErr w:type="spellStart"/>
      <w:r w:rsidR="00BA30EC">
        <w:t>Nulia’s</w:t>
      </w:r>
      <w:proofErr w:type="spellEnd"/>
      <w:r w:rsidR="00BA30EC">
        <w:t xml:space="preserve"> shade, </w:t>
      </w:r>
      <w:r w:rsidR="0064315A">
        <w:t xml:space="preserve">to </w:t>
      </w:r>
      <w:r w:rsidR="002D16AE">
        <w:t>help cleanse the town of bad spirits</w:t>
      </w:r>
      <w:r w:rsidR="0064315A">
        <w:t xml:space="preserve"> that if lingered could do more harm. </w:t>
      </w:r>
      <w:r w:rsidR="002D50AE">
        <w:t>Hasn’t</w:t>
      </w:r>
      <w:r w:rsidR="005C772E">
        <w:t xml:space="preserve"> </w:t>
      </w:r>
      <w:proofErr w:type="spellStart"/>
      <w:r w:rsidR="005C772E">
        <w:t>Abstalar</w:t>
      </w:r>
      <w:proofErr w:type="spellEnd"/>
      <w:r w:rsidR="005C772E">
        <w:t xml:space="preserve"> always acted in the best interests of Sandpoint </w:t>
      </w:r>
      <w:r w:rsidR="002D50AE">
        <w:t xml:space="preserve">and </w:t>
      </w:r>
      <w:proofErr w:type="spellStart"/>
      <w:proofErr w:type="gramStart"/>
      <w:r w:rsidR="002D50AE">
        <w:t>it’s</w:t>
      </w:r>
      <w:proofErr w:type="spellEnd"/>
      <w:proofErr w:type="gramEnd"/>
      <w:r w:rsidR="002D50AE">
        <w:t xml:space="preserve"> people, our friends asked. </w:t>
      </w:r>
    </w:p>
    <w:p w14:paraId="33705877" w14:textId="16AB924E" w:rsidR="002D50AE" w:rsidRDefault="007908A2">
      <w:r>
        <w:t>Smooth-talker kept trying to steer things the other way</w:t>
      </w:r>
      <w:r w:rsidR="00CF493B">
        <w:t xml:space="preserve">; the two thugs acted as foil, but </w:t>
      </w:r>
      <w:r w:rsidR="00AB30FE">
        <w:t>Zunk and Hans were more persuasive</w:t>
      </w:r>
      <w:r w:rsidR="00CF21F5">
        <w:t xml:space="preserve"> and the crowd, somewhat embarrassed, wandered away.</w:t>
      </w:r>
      <w:r w:rsidR="007A078D">
        <w:t xml:space="preserve"> “</w:t>
      </w:r>
      <w:proofErr w:type="spellStart"/>
      <w:proofErr w:type="gramStart"/>
      <w:r w:rsidR="007A078D">
        <w:t>This.Is.Not.Over</w:t>
      </w:r>
      <w:proofErr w:type="spellEnd"/>
      <w:proofErr w:type="gramEnd"/>
      <w:r w:rsidR="007A078D">
        <w:t xml:space="preserve">.” hissed </w:t>
      </w:r>
      <w:proofErr w:type="gramStart"/>
      <w:r w:rsidR="007A078D">
        <w:t>Smooth-talker</w:t>
      </w:r>
      <w:proofErr w:type="gramEnd"/>
      <w:r w:rsidR="007A078D">
        <w:t xml:space="preserve"> </w:t>
      </w:r>
      <w:r w:rsidR="008B3769">
        <w:t>as he stomped away, trailed by the two thugs.</w:t>
      </w:r>
    </w:p>
    <w:p w14:paraId="3A4342AC" w14:textId="75A06E4E" w:rsidR="00CF21F5" w:rsidRDefault="00CF21F5">
      <w:r>
        <w:t xml:space="preserve">“Boy, the Cam </w:t>
      </w:r>
      <w:proofErr w:type="spellStart"/>
      <w:r>
        <w:t>Sca</w:t>
      </w:r>
      <w:r w:rsidR="007A078D">
        <w:t>rnazzi</w:t>
      </w:r>
      <w:proofErr w:type="spellEnd"/>
      <w:r w:rsidR="007A078D">
        <w:t xml:space="preserve"> is a p</w:t>
      </w:r>
      <w:r w:rsidR="00102D61">
        <w:t>iece of work, right?</w:t>
      </w:r>
      <w:r w:rsidR="00235B42">
        <w:t xml:space="preserve">” offered Aurelio, after they had gone. </w:t>
      </w:r>
    </w:p>
    <w:p w14:paraId="0913DCA9" w14:textId="13AEAE7E" w:rsidR="009B672B" w:rsidRDefault="009B672B">
      <w:r>
        <w:t>We had little time to puzzle over why th</w:t>
      </w:r>
      <w:r w:rsidR="0023541F">
        <w:t xml:space="preserve">is crime family was so interested in thwarting us, because </w:t>
      </w:r>
      <w:r w:rsidR="00484C18">
        <w:t xml:space="preserve">something had changed in the </w:t>
      </w:r>
      <w:r w:rsidR="006D6B49">
        <w:t xml:space="preserve">ritual. The dancers had grown more substantial during the time we dealt with the mob, and the dancing faster, almost frenzied. But erupting up from the floor in several places were skeletal arms attempting to clutch the dancers. Perhaps to drag them away, or </w:t>
      </w:r>
      <w:r w:rsidR="00797350">
        <w:t xml:space="preserve">cause them to stumble, but this was obviously not part of the ritual. Something was intruding. </w:t>
      </w:r>
    </w:p>
    <w:p w14:paraId="4D235B64" w14:textId="456781E2" w:rsidR="00B07C2B" w:rsidRDefault="00685AC1">
      <w:r>
        <w:t>I le</w:t>
      </w:r>
      <w:r w:rsidR="002F1727">
        <w:t>a</w:t>
      </w:r>
      <w:r>
        <w:t>nt my prayers to the other two priests and was sucked into a vortex of energy tha</w:t>
      </w:r>
      <w:r w:rsidR="00886754">
        <w:t>t nearly blinded and deafened me</w:t>
      </w:r>
      <w:r w:rsidR="0027570D">
        <w:t xml:space="preserve">. </w:t>
      </w:r>
      <w:r w:rsidR="00F404A5">
        <w:t xml:space="preserve">I felt the presence of the other priests, and </w:t>
      </w:r>
      <w:r w:rsidR="00CC547A">
        <w:t xml:space="preserve">this was the only thing that kept me from flying apart. </w:t>
      </w:r>
      <w:r w:rsidR="00A8721E">
        <w:t xml:space="preserve">Strangely, the dancers seemed more real to me now, and </w:t>
      </w:r>
      <w:r w:rsidR="00D93E9C">
        <w:t xml:space="preserve">I could see the desperation and the panic on their faces as the </w:t>
      </w:r>
      <w:r w:rsidR="00971F39">
        <w:t xml:space="preserve">black hands clawed and clutched at them, </w:t>
      </w:r>
      <w:r w:rsidR="008B027C">
        <w:t>ankle</w:t>
      </w:r>
      <w:r w:rsidR="00EF16CC">
        <w:t xml:space="preserve">s </w:t>
      </w:r>
      <w:r w:rsidR="00971F39">
        <w:t xml:space="preserve">barely out of reach. </w:t>
      </w:r>
      <w:r w:rsidR="009A62F5">
        <w:t xml:space="preserve">Zunk approached </w:t>
      </w:r>
      <w:r w:rsidR="00CA5C2C">
        <w:t xml:space="preserve">one of the arms with a vial of holy water, and it somehow popped away to reappear on the other side of the circle. </w:t>
      </w:r>
      <w:r w:rsidR="00284E02">
        <w:t xml:space="preserve">I was straining, pouring all I could into </w:t>
      </w:r>
      <w:r w:rsidR="006A1AFA">
        <w:t>the ritual</w:t>
      </w:r>
      <w:r w:rsidR="00EF3F8F">
        <w:t xml:space="preserve">. We were holding our own now, but </w:t>
      </w:r>
      <w:proofErr w:type="spellStart"/>
      <w:r w:rsidR="00EF3F8F">
        <w:t>Abstalar</w:t>
      </w:r>
      <w:proofErr w:type="spellEnd"/>
      <w:r w:rsidR="00EF3F8F">
        <w:t xml:space="preserve"> and Arlen had been at this for quite some </w:t>
      </w:r>
      <w:proofErr w:type="gramStart"/>
      <w:r w:rsidR="00EF3F8F">
        <w:t>time</w:t>
      </w:r>
      <w:proofErr w:type="gramEnd"/>
      <w:r w:rsidR="00EF3F8F">
        <w:t xml:space="preserve"> and I could feel them starting to flag. </w:t>
      </w:r>
      <w:r w:rsidR="00B6477A">
        <w:t xml:space="preserve">Just then, I felt the presence of another, and then another still as Hans and Tom </w:t>
      </w:r>
      <w:r w:rsidR="00B77A59">
        <w:t>joined</w:t>
      </w:r>
      <w:r w:rsidR="00B6477A">
        <w:t xml:space="preserve"> their strength </w:t>
      </w:r>
      <w:proofErr w:type="gramStart"/>
      <w:r w:rsidR="00B6477A">
        <w:t>to</w:t>
      </w:r>
      <w:proofErr w:type="gramEnd"/>
      <w:r w:rsidR="00B6477A">
        <w:t xml:space="preserve"> the effort</w:t>
      </w:r>
      <w:r w:rsidR="00280455">
        <w:t xml:space="preserve">. The forces on me lessened </w:t>
      </w:r>
      <w:r w:rsidR="000401A6">
        <w:t xml:space="preserve">as the </w:t>
      </w:r>
      <w:r w:rsidR="00214ED9">
        <w:t xml:space="preserve">dancers rose higher, out of </w:t>
      </w:r>
      <w:r w:rsidR="00214ED9">
        <w:lastRenderedPageBreak/>
        <w:t xml:space="preserve">reach of the </w:t>
      </w:r>
      <w:r w:rsidR="004D67FD">
        <w:t xml:space="preserve">clutching hands, and their steps quickened and </w:t>
      </w:r>
      <w:r w:rsidR="007E4450">
        <w:t xml:space="preserve">became more assured. </w:t>
      </w:r>
      <w:r w:rsidR="00EB1DC3">
        <w:t xml:space="preserve">Three bright flicks of moonlight </w:t>
      </w:r>
      <w:r w:rsidR="00A70D5C">
        <w:t xml:space="preserve">struck around us and </w:t>
      </w:r>
      <w:r w:rsidR="00697B1C">
        <w:t>another larger</w:t>
      </w:r>
      <w:r w:rsidR="00864F97">
        <w:t xml:space="preserve"> one, </w:t>
      </w:r>
      <w:r w:rsidR="00EB1DC3">
        <w:t>the circle</w:t>
      </w:r>
      <w:r w:rsidR="00864F97">
        <w:t>’</w:t>
      </w:r>
      <w:r w:rsidR="00EB1DC3">
        <w:t xml:space="preserve">s </w:t>
      </w:r>
      <w:r w:rsidR="00864F97">
        <w:t>center</w:t>
      </w:r>
      <w:r w:rsidR="00E650BE">
        <w:t xml:space="preserve">, blowing away the mind storm. </w:t>
      </w:r>
      <w:r w:rsidR="004337B2">
        <w:t>I came fully to my senses</w:t>
      </w:r>
      <w:r w:rsidR="001657CC">
        <w:t xml:space="preserve"> to </w:t>
      </w:r>
      <w:r w:rsidR="004702A7">
        <w:t>see three smoking holes arou</w:t>
      </w:r>
      <w:r w:rsidR="00B17DA7">
        <w:t>nd us, and a young woman in resplendent red armor</w:t>
      </w:r>
      <w:r w:rsidR="00B73A46">
        <w:t xml:space="preserve"> floated in the air above us. </w:t>
      </w:r>
      <w:proofErr w:type="spellStart"/>
      <w:r w:rsidR="00737246">
        <w:t>Nualia</w:t>
      </w:r>
      <w:proofErr w:type="spellEnd"/>
      <w:r w:rsidR="00737246">
        <w:t xml:space="preserve"> had returned and she looked none too happy about it.</w:t>
      </w:r>
    </w:p>
    <w:p w14:paraId="12D1A7D8" w14:textId="568745BC" w:rsidR="00737246" w:rsidRDefault="007958B4">
      <w:r>
        <w:t xml:space="preserve">The two priests were still entranced, but I knew from my joining with them that </w:t>
      </w:r>
      <w:r w:rsidR="005520BF">
        <w:t xml:space="preserve">they would not come out of it till </w:t>
      </w:r>
      <w:proofErr w:type="spellStart"/>
      <w:r w:rsidR="005520BF">
        <w:t>Nualia</w:t>
      </w:r>
      <w:proofErr w:type="spellEnd"/>
      <w:r w:rsidR="005520BF">
        <w:t xml:space="preserve"> </w:t>
      </w:r>
      <w:r w:rsidR="00FB1290">
        <w:t xml:space="preserve">was gone. </w:t>
      </w:r>
      <w:r w:rsidR="00720D54">
        <w:t xml:space="preserve">Their voices were strong and confident, buoyed by </w:t>
      </w:r>
      <w:r w:rsidR="00915EE7">
        <w:t xml:space="preserve">the energy we had given </w:t>
      </w:r>
      <w:proofErr w:type="gramStart"/>
      <w:r w:rsidR="00915EE7">
        <w:t>them</w:t>
      </w:r>
      <w:proofErr w:type="gramEnd"/>
      <w:r w:rsidR="00915EE7">
        <w:t xml:space="preserve"> and they would be able to keep going for </w:t>
      </w:r>
      <w:proofErr w:type="spellStart"/>
      <w:r w:rsidR="00915EE7">
        <w:t>awhile</w:t>
      </w:r>
      <w:proofErr w:type="spellEnd"/>
      <w:r w:rsidR="00915EE7">
        <w:t xml:space="preserve"> now </w:t>
      </w:r>
      <w:r w:rsidR="005C5A26">
        <w:t xml:space="preserve">the veil between us and the spirit world had been pieced. But it was up to us to entreat with </w:t>
      </w:r>
      <w:proofErr w:type="spellStart"/>
      <w:r w:rsidR="005C5A26">
        <w:t>Nualia</w:t>
      </w:r>
      <w:proofErr w:type="spellEnd"/>
      <w:r w:rsidR="005C5A26">
        <w:t xml:space="preserve">, but </w:t>
      </w:r>
      <w:r w:rsidR="000402C7">
        <w:t xml:space="preserve">she </w:t>
      </w:r>
      <w:proofErr w:type="gramStart"/>
      <w:r w:rsidR="000402C7">
        <w:t>was</w:t>
      </w:r>
      <w:proofErr w:type="gramEnd"/>
      <w:r w:rsidR="000402C7">
        <w:t xml:space="preserve"> not like to be receptive.</w:t>
      </w:r>
    </w:p>
    <w:p w14:paraId="5B03145E" w14:textId="60EC8D4C" w:rsidR="000402C7" w:rsidRDefault="000402C7">
      <w:r>
        <w:t>“You” she hissed</w:t>
      </w:r>
      <w:r w:rsidR="00D6184E">
        <w:t xml:space="preserve">, fixing on </w:t>
      </w:r>
      <w:proofErr w:type="spellStart"/>
      <w:r w:rsidR="00D6184E">
        <w:t>Abstalar</w:t>
      </w:r>
      <w:proofErr w:type="spellEnd"/>
      <w:r w:rsidR="00D6184E">
        <w:t xml:space="preserve"> “why have you brought me back</w:t>
      </w:r>
      <w:r w:rsidR="00D92E9A">
        <w:t xml:space="preserve"> here? Have I not suffered enough at </w:t>
      </w:r>
      <w:r w:rsidR="00817944">
        <w:t>your hands</w:t>
      </w:r>
      <w:r w:rsidR="000864E9">
        <w:t xml:space="preserve">? </w:t>
      </w:r>
      <w:r w:rsidR="00497CAD">
        <w:t xml:space="preserve"> This place, these people have taken everything from me-there is nothing left to take</w:t>
      </w:r>
      <w:r w:rsidR="00AE7BB9">
        <w:t>, curse you”.</w:t>
      </w:r>
    </w:p>
    <w:p w14:paraId="00ECDBFE" w14:textId="597D2463" w:rsidR="00AE7BB9" w:rsidRDefault="00AE7BB9">
      <w:r>
        <w:t>“They aren’t here to take from you” I said, “but to give. The</w:t>
      </w:r>
      <w:r w:rsidR="00425B83">
        <w:t xml:space="preserve">y offer their </w:t>
      </w:r>
      <w:r w:rsidR="009A6DF5">
        <w:t>deep apologies for what has happened to you and their role in it. The</w:t>
      </w:r>
      <w:r w:rsidR="00454A80">
        <w:t>y</w:t>
      </w:r>
      <w:r w:rsidR="009A6DF5">
        <w:t xml:space="preserve"> have</w:t>
      </w:r>
      <w:r w:rsidR="006A15AF">
        <w:t xml:space="preserve"> made a great effort to bring </w:t>
      </w:r>
      <w:r w:rsidR="00550249">
        <w:t xml:space="preserve">you here, and at some risk, </w:t>
      </w:r>
      <w:r w:rsidR="0044568A">
        <w:t xml:space="preserve">and hope you will be able to forgive them, as they </w:t>
      </w:r>
      <w:r w:rsidR="000D17CF">
        <w:t>have forgiven you. You can all move forward if you allow it.</w:t>
      </w:r>
      <w:r w:rsidR="00A3712E">
        <w:t>”</w:t>
      </w:r>
    </w:p>
    <w:p w14:paraId="51BC602C" w14:textId="627D0D69" w:rsidR="00A3712E" w:rsidRDefault="00A3712E">
      <w:r>
        <w:t>“I am so sorry for what happened to you” I was crying</w:t>
      </w:r>
      <w:r w:rsidR="00193296">
        <w:t>.</w:t>
      </w:r>
      <w:r>
        <w:t xml:space="preserve"> “</w:t>
      </w:r>
      <w:proofErr w:type="gramStart"/>
      <w:r>
        <w:t>you</w:t>
      </w:r>
      <w:proofErr w:type="gramEnd"/>
      <w:r>
        <w:t xml:space="preserve"> were just a girl”</w:t>
      </w:r>
    </w:p>
    <w:p w14:paraId="6EF3F195" w14:textId="28E22AB3" w:rsidR="00A3712E" w:rsidRDefault="006B38D3">
      <w:r>
        <w:t>“</w:t>
      </w:r>
      <w:proofErr w:type="spellStart"/>
      <w:proofErr w:type="gramStart"/>
      <w:r>
        <w:t>Bah</w:t>
      </w:r>
      <w:r w:rsidR="006836F1">
        <w:t>h</w:t>
      </w:r>
      <w:proofErr w:type="spellEnd"/>
      <w:proofErr w:type="gramEnd"/>
      <w:r>
        <w:t xml:space="preserve"> </w:t>
      </w:r>
      <w:r w:rsidR="006836F1">
        <w:t xml:space="preserve">they made me into this” she raised her </w:t>
      </w:r>
      <w:r w:rsidR="00062E75">
        <w:t>left</w:t>
      </w:r>
      <w:r w:rsidR="006836F1">
        <w:t xml:space="preserve"> arm</w:t>
      </w:r>
      <w:r w:rsidR="00FE0ACA">
        <w:t>, which was too long for her frame, with long fingers ending in wicked claws</w:t>
      </w:r>
      <w:r w:rsidR="005F5C8F">
        <w:t xml:space="preserve"> </w:t>
      </w:r>
      <w:r w:rsidR="00AD1F89">
        <w:t>“and</w:t>
      </w:r>
      <w:r w:rsidR="005F5C8F">
        <w:t xml:space="preserve"> they send t</w:t>
      </w:r>
      <w:r w:rsidR="00AD1F89">
        <w:t>w</w:t>
      </w:r>
      <w:r w:rsidR="005F5C8F">
        <w:t xml:space="preserve">o priests </w:t>
      </w:r>
      <w:r w:rsidR="001B41C7">
        <w:t xml:space="preserve">and a handful of sell swords to make </w:t>
      </w:r>
      <w:r w:rsidR="00EE1706">
        <w:t>amends</w:t>
      </w:r>
      <w:r w:rsidR="004B0920">
        <w:t>?</w:t>
      </w:r>
      <w:r w:rsidR="00A340AD">
        <w:t xml:space="preserve"> They expect their debts to be </w:t>
      </w:r>
      <w:r w:rsidR="002E61E2">
        <w:t>so cheaply erased</w:t>
      </w:r>
      <w:r w:rsidR="00EE1706">
        <w:t xml:space="preserve">”? </w:t>
      </w:r>
      <w:r w:rsidR="00434892">
        <w:t xml:space="preserve">Still, it seemed the </w:t>
      </w:r>
      <w:proofErr w:type="gramStart"/>
      <w:r w:rsidR="00434892">
        <w:t>white hot</w:t>
      </w:r>
      <w:proofErr w:type="gramEnd"/>
      <w:r w:rsidR="00434892">
        <w:t xml:space="preserve"> rage in which she appeared was somewhat banked.</w:t>
      </w:r>
      <w:r w:rsidR="008C29EA">
        <w:t xml:space="preserve"> She was at least negotiating.</w:t>
      </w:r>
    </w:p>
    <w:p w14:paraId="766352B3" w14:textId="77777777" w:rsidR="00163EA4" w:rsidRDefault="00EA6B76">
      <w:r>
        <w:t>“Jah you have suffered grea</w:t>
      </w:r>
      <w:r w:rsidR="007F4E35">
        <w:t>tly</w:t>
      </w:r>
      <w:r w:rsidR="00BD21FA">
        <w:t>, and that must be rec</w:t>
      </w:r>
      <w:r w:rsidR="00BB660B">
        <w:t>koned with</w:t>
      </w:r>
      <w:r w:rsidR="00965039">
        <w:t xml:space="preserve">, which is why </w:t>
      </w:r>
      <w:r w:rsidR="00356F5A">
        <w:t>you have been called</w:t>
      </w:r>
      <w:r w:rsidR="00BB660B">
        <w:t xml:space="preserve">. </w:t>
      </w:r>
      <w:r w:rsidR="00356F5A">
        <w:t>To know t</w:t>
      </w:r>
      <w:r w:rsidR="00BB660B">
        <w:t xml:space="preserve">he townsfolk are ashamed, and afraid. </w:t>
      </w:r>
      <w:r w:rsidR="00CC171C">
        <w:t xml:space="preserve">They see they have </w:t>
      </w:r>
      <w:r w:rsidR="004A4AF4">
        <w:t>created a stain here</w:t>
      </w:r>
      <w:r w:rsidR="00AD0040">
        <w:t xml:space="preserve">, and hope </w:t>
      </w:r>
      <w:r w:rsidR="00C062A1">
        <w:t xml:space="preserve">by acknowledging their guilt, you will </w:t>
      </w:r>
      <w:r w:rsidR="00841687">
        <w:t>forgive</w:t>
      </w:r>
      <w:r w:rsidR="00C062A1">
        <w:t xml:space="preserve"> th</w:t>
      </w:r>
      <w:r w:rsidR="00841687">
        <w:t>is abuse</w:t>
      </w:r>
      <w:r w:rsidR="00C062A1">
        <w:t>.</w:t>
      </w:r>
      <w:r w:rsidR="00163EA4">
        <w:t>”</w:t>
      </w:r>
    </w:p>
    <w:p w14:paraId="3381B7B6" w14:textId="56297627" w:rsidR="008C29EA" w:rsidRDefault="00163EA4">
      <w:r>
        <w:t xml:space="preserve">“Abuse” she shrieked, white hot again. “You have </w:t>
      </w:r>
      <w:r w:rsidR="00444DE8">
        <w:t>no idea</w:t>
      </w:r>
      <w:r w:rsidR="000E4A50">
        <w:t xml:space="preserve">. Do you think I desired this? I was manipulated, </w:t>
      </w:r>
      <w:r w:rsidR="00562A0B">
        <w:t>provoked</w:t>
      </w:r>
      <w:r w:rsidR="00D675AD">
        <w:t xml:space="preserve"> and humiliated, and forced to become what I was</w:t>
      </w:r>
      <w:r w:rsidR="00407069">
        <w:t xml:space="preserve">. They made me this terrible bed, is it not </w:t>
      </w:r>
      <w:r w:rsidR="00D65264">
        <w:t xml:space="preserve">just they should lie in </w:t>
      </w:r>
      <w:proofErr w:type="gramStart"/>
      <w:r w:rsidR="00D65264">
        <w:t>it”?</w:t>
      </w:r>
      <w:proofErr w:type="gramEnd"/>
      <w:r w:rsidR="00DE241A">
        <w:t xml:space="preserve"> But something </w:t>
      </w:r>
      <w:r w:rsidR="00D90FBA">
        <w:t>had broken; her face, only angry before, showed flickers of sadness</w:t>
      </w:r>
      <w:r w:rsidR="00C779CC">
        <w:t xml:space="preserve"> and regret</w:t>
      </w:r>
      <w:r w:rsidR="001528C7">
        <w:t xml:space="preserve"> and maybe, weariness.</w:t>
      </w:r>
    </w:p>
    <w:p w14:paraId="204D83F9" w14:textId="3C3DE114" w:rsidR="00D65264" w:rsidRDefault="000A48F3">
      <w:r>
        <w:t xml:space="preserve">“Look” offered Zunk “I do not know what happened to you here, but I </w:t>
      </w:r>
      <w:r w:rsidR="00770550">
        <w:t>do know humiliation. I’m</w:t>
      </w:r>
      <w:r w:rsidR="00BC5BED">
        <w:t xml:space="preserve"> a gnome, we live beneath the humans, in stature as well as location</w:t>
      </w:r>
      <w:r w:rsidR="00144FC8">
        <w:t xml:space="preserve">, mostly living by their neglect and their dross. </w:t>
      </w:r>
      <w:r w:rsidR="00757634">
        <w:t xml:space="preserve">Tolerated only if we are </w:t>
      </w:r>
      <w:proofErr w:type="gramStart"/>
      <w:r w:rsidR="00757634">
        <w:t>useful, and</w:t>
      </w:r>
      <w:proofErr w:type="gramEnd"/>
      <w:r w:rsidR="00757634">
        <w:t xml:space="preserve"> reminded of it always. </w:t>
      </w:r>
      <w:r w:rsidR="00306CEB">
        <w:t xml:space="preserve">But the way they really win is when we </w:t>
      </w:r>
      <w:r w:rsidR="00087E23">
        <w:t>poison ourselves</w:t>
      </w:r>
      <w:r w:rsidR="00A440B6">
        <w:t xml:space="preserve"> and become only bitter</w:t>
      </w:r>
      <w:r w:rsidR="00C453A0">
        <w:t xml:space="preserve">ness and rage. </w:t>
      </w:r>
      <w:r w:rsidR="006E3F7C">
        <w:lastRenderedPageBreak/>
        <w:t>The</w:t>
      </w:r>
      <w:r w:rsidR="003871FD">
        <w:t xml:space="preserve"> one thing they cannot take away, at least if you don’t let them, is yourself. </w:t>
      </w:r>
      <w:r w:rsidR="005576A9">
        <w:t>Are you going to let them?</w:t>
      </w:r>
    </w:p>
    <w:p w14:paraId="2137A3F6" w14:textId="731F48D1" w:rsidR="005576A9" w:rsidRDefault="006E773E">
      <w:r>
        <w:t>Her eyes narrowed</w:t>
      </w:r>
      <w:r w:rsidR="00DA54CC">
        <w:t xml:space="preserve"> and she peered at Zunk</w:t>
      </w:r>
      <w:r w:rsidR="001B167C">
        <w:t>, seeking perhaps some</w:t>
      </w:r>
      <w:r w:rsidR="00555C37">
        <w:t xml:space="preserve"> subterfuge</w:t>
      </w:r>
      <w:r w:rsidR="00AF2198">
        <w:t xml:space="preserve"> or guile. I wondered when the last time it was that someone </w:t>
      </w:r>
      <w:r w:rsidR="000F3A5E">
        <w:t>offered her nothing but kind</w:t>
      </w:r>
      <w:r w:rsidR="00176A20">
        <w:t xml:space="preserve"> blunt</w:t>
      </w:r>
      <w:r w:rsidR="009E5595">
        <w:t xml:space="preserve"> </w:t>
      </w:r>
      <w:r w:rsidR="00BA70D9">
        <w:t>counsel</w:t>
      </w:r>
      <w:r w:rsidR="00256C17">
        <w:t>.</w:t>
      </w:r>
    </w:p>
    <w:p w14:paraId="092985CA" w14:textId="188FD583" w:rsidR="00256C17" w:rsidRDefault="00256C17">
      <w:r>
        <w:t>“Do what you want” Tom shrugged. “</w:t>
      </w:r>
      <w:r w:rsidR="00181B92">
        <w:t>Y</w:t>
      </w:r>
      <w:r>
        <w:t xml:space="preserve">ou have been given good advice </w:t>
      </w:r>
      <w:r w:rsidR="00DD070D">
        <w:t xml:space="preserve">to which nothing further can be added. But I will tell you this” he continued, </w:t>
      </w:r>
      <w:r w:rsidR="0005515E">
        <w:t>voice quite firm “My friends here speak nothing but the truth</w:t>
      </w:r>
      <w:r w:rsidR="00D756EB">
        <w:t xml:space="preserve">, both </w:t>
      </w:r>
      <w:proofErr w:type="gramStart"/>
      <w:r w:rsidR="00D756EB">
        <w:t>in regards to</w:t>
      </w:r>
      <w:proofErr w:type="gramEnd"/>
      <w:r w:rsidR="00D756EB">
        <w:t xml:space="preserve"> the town, but also in </w:t>
      </w:r>
      <w:r w:rsidR="00AB4B68">
        <w:t xml:space="preserve">their concern for you. </w:t>
      </w:r>
      <w:r w:rsidR="00E769FF">
        <w:t>Take it as you will.”</w:t>
      </w:r>
    </w:p>
    <w:p w14:paraId="2D5A6292" w14:textId="2F9D8374" w:rsidR="00E769FF" w:rsidRDefault="00181B92">
      <w:r>
        <w:t>Hah</w:t>
      </w:r>
      <w:r w:rsidR="00264041">
        <w:t xml:space="preserve">” she sneered “It is good you do not care if I </w:t>
      </w:r>
      <w:r w:rsidR="000A7A1C">
        <w:t xml:space="preserve">trust you </w:t>
      </w:r>
      <w:proofErr w:type="gramStart"/>
      <w:r w:rsidR="000A7A1C">
        <w:t>for</w:t>
      </w:r>
      <w:proofErr w:type="gramEnd"/>
      <w:r w:rsidR="000A7A1C">
        <w:t xml:space="preserve"> I trust </w:t>
      </w:r>
      <w:proofErr w:type="gramStart"/>
      <w:r w:rsidR="000A7A1C">
        <w:t>nobody, and</w:t>
      </w:r>
      <w:proofErr w:type="gramEnd"/>
      <w:r w:rsidR="000A7A1C">
        <w:t xml:space="preserve"> have not for a long time.</w:t>
      </w:r>
      <w:r w:rsidR="00A94C1C">
        <w:t xml:space="preserve">” </w:t>
      </w:r>
      <w:r w:rsidR="000A7A1C">
        <w:t xml:space="preserve"> </w:t>
      </w:r>
      <w:r w:rsidR="00A94C1C">
        <w:t>This was</w:t>
      </w:r>
      <w:r w:rsidR="00454221">
        <w:t xml:space="preserve"> surprising</w:t>
      </w:r>
      <w:r w:rsidR="00861CC9">
        <w:t xml:space="preserve">-we were approaching normal </w:t>
      </w:r>
      <w:proofErr w:type="gramStart"/>
      <w:r w:rsidR="00861CC9">
        <w:t>conversation,</w:t>
      </w:r>
      <w:proofErr w:type="gramEnd"/>
      <w:r w:rsidR="00861CC9">
        <w:t xml:space="preserve"> except for the fact we were talking to a shade of a priestess of monsters</w:t>
      </w:r>
      <w:r w:rsidR="000E6976">
        <w:t>.</w:t>
      </w:r>
    </w:p>
    <w:p w14:paraId="601D1149" w14:textId="25022C46" w:rsidR="000E6976" w:rsidRDefault="000E6976">
      <w:r>
        <w:t>“</w:t>
      </w:r>
      <w:r w:rsidR="006740F3">
        <w:t xml:space="preserve">You have given me things to think about. You have </w:t>
      </w:r>
      <w:r w:rsidR="001A1CF5">
        <w:t xml:space="preserve">been respectful, neither prevaricating </w:t>
      </w:r>
      <w:r w:rsidR="0089658C">
        <w:t>n</w:t>
      </w:r>
      <w:r w:rsidR="001A1CF5">
        <w:t xml:space="preserve">or fawning with false promises. </w:t>
      </w:r>
      <w:proofErr w:type="gramStart"/>
      <w:r w:rsidR="001A1CF5">
        <w:t>So</w:t>
      </w:r>
      <w:proofErr w:type="gramEnd"/>
      <w:r w:rsidR="001A1CF5">
        <w:t xml:space="preserve"> I will give you some things to think about as well</w:t>
      </w:r>
      <w:r w:rsidR="00E16184">
        <w:t xml:space="preserve">. When I said I was manipulated, it was </w:t>
      </w:r>
      <w:proofErr w:type="gramStart"/>
      <w:r w:rsidR="001F1A84">
        <w:t>more true</w:t>
      </w:r>
      <w:proofErr w:type="gramEnd"/>
      <w:r w:rsidR="001F1A84">
        <w:t xml:space="preserve"> than you know. Chopper and I were the first of </w:t>
      </w:r>
      <w:r w:rsidR="0089658C">
        <w:t>the dooms. There are seven.</w:t>
      </w:r>
      <w:r w:rsidR="00D4447D">
        <w:t xml:space="preserve"> </w:t>
      </w:r>
      <w:r w:rsidR="00946543" w:rsidRPr="00946543">
        <w:t xml:space="preserve">Not all who have plagued Sandpoint lie still, and new enemies work in the shadows. I do not wish these seven dooms upon Sandpoint, but one does, and that one </w:t>
      </w:r>
      <w:proofErr w:type="gramStart"/>
      <w:r w:rsidR="00946543" w:rsidRPr="00946543">
        <w:t>hearkens</w:t>
      </w:r>
      <w:proofErr w:type="gramEnd"/>
      <w:r w:rsidR="00946543" w:rsidRPr="00946543">
        <w:t xml:space="preserve"> on red wings. Unless you can delve the Pit in time, you will not escape his fires.”</w:t>
      </w:r>
    </w:p>
    <w:p w14:paraId="28861608" w14:textId="1F4ABAE4" w:rsidR="00B07C2B" w:rsidRDefault="00D5183A">
      <w:pPr>
        <w:pBdr>
          <w:bottom w:val="single" w:sz="6" w:space="1" w:color="auto"/>
        </w:pBdr>
      </w:pPr>
      <w:r>
        <w:t>“I leave you now</w:t>
      </w:r>
      <w:r w:rsidR="008C2FD3">
        <w:t>” she glanced sharply</w:t>
      </w:r>
      <w:r w:rsidR="00771D8A">
        <w:t xml:space="preserve"> (with a hint of something else) at Tom. “Take it as you will.”</w:t>
      </w:r>
      <w:r w:rsidR="00691AFD">
        <w:t xml:space="preserve"> </w:t>
      </w:r>
      <w:r w:rsidR="003E77FF">
        <w:t xml:space="preserve"> I noticed her </w:t>
      </w:r>
      <w:r w:rsidR="00062E75">
        <w:t>left</w:t>
      </w:r>
      <w:r w:rsidR="003E77FF">
        <w:t xml:space="preserve"> arm was no </w:t>
      </w:r>
      <w:r w:rsidR="00840ACD">
        <w:t>longer disfigured</w:t>
      </w:r>
      <w:r w:rsidR="009A5AE6">
        <w:t xml:space="preserve">. Huh-wonder when that happened. And then she was gone, and </w:t>
      </w:r>
      <w:proofErr w:type="spellStart"/>
      <w:r w:rsidR="009A5AE6">
        <w:t>Abstalar</w:t>
      </w:r>
      <w:proofErr w:type="spellEnd"/>
      <w:r w:rsidR="009A5AE6">
        <w:t xml:space="preserve"> and Ar</w:t>
      </w:r>
      <w:r w:rsidR="00062E75">
        <w:t>l</w:t>
      </w:r>
      <w:r w:rsidR="009A5AE6">
        <w:t>en collapsed to the ground.</w:t>
      </w:r>
    </w:p>
    <w:p w14:paraId="5E8FE8E2" w14:textId="77777777" w:rsidR="00414F4D" w:rsidRDefault="00414F4D"/>
    <w:p w14:paraId="3D7C742D" w14:textId="026CF1A3" w:rsidR="00417ECE" w:rsidRDefault="00417ECE">
      <w:r>
        <w:t>S2E5</w:t>
      </w:r>
      <w:r w:rsidR="00414F4D">
        <w:t>:</w:t>
      </w:r>
      <w:r>
        <w:t xml:space="preserve"> Pickles Pits and </w:t>
      </w:r>
      <w:proofErr w:type="spellStart"/>
      <w:r>
        <w:t>Hellstorm</w:t>
      </w:r>
      <w:proofErr w:type="spellEnd"/>
      <w:r>
        <w:t xml:space="preserve"> Flumes</w:t>
      </w:r>
    </w:p>
    <w:p w14:paraId="67112639" w14:textId="0A0D5B83" w:rsidR="002627A8" w:rsidRDefault="002627A8">
      <w:r>
        <w:t xml:space="preserve">We </w:t>
      </w:r>
      <w:r w:rsidR="00AB218F">
        <w:t>m</w:t>
      </w:r>
      <w:r>
        <w:t xml:space="preserve">ade sure the two priests </w:t>
      </w:r>
      <w:r w:rsidR="00AB218F">
        <w:t xml:space="preserve">got </w:t>
      </w:r>
      <w:r w:rsidR="005C5C0B">
        <w:t xml:space="preserve">escorted, half </w:t>
      </w:r>
      <w:proofErr w:type="gramStart"/>
      <w:r w:rsidR="005C5C0B">
        <w:t>carried,</w:t>
      </w:r>
      <w:proofErr w:type="gramEnd"/>
      <w:r w:rsidR="005C5C0B">
        <w:t xml:space="preserve"> to their chambers. </w:t>
      </w:r>
      <w:r w:rsidR="00A44011">
        <w:t xml:space="preserve">They had enough </w:t>
      </w:r>
      <w:r w:rsidR="005B3FE8">
        <w:t xml:space="preserve">energy to ask us what happened, and we gave them </w:t>
      </w:r>
      <w:r w:rsidR="006D425D">
        <w:t>the short version</w:t>
      </w:r>
      <w:r w:rsidR="000D5E40">
        <w:t xml:space="preserve"> covering the mob, </w:t>
      </w:r>
      <w:r w:rsidR="005E22CB">
        <w:t xml:space="preserve">its dissolution </w:t>
      </w:r>
      <w:r w:rsidR="00646891">
        <w:t xml:space="preserve">in </w:t>
      </w:r>
      <w:r w:rsidR="00596ED7">
        <w:t xml:space="preserve">desultory </w:t>
      </w:r>
      <w:r w:rsidR="009F07F5">
        <w:t>shame and embarrassment and confusion</w:t>
      </w:r>
      <w:r w:rsidR="00596ED7">
        <w:t xml:space="preserve">, the role of Scarnazzi, </w:t>
      </w:r>
      <w:r w:rsidR="00151628">
        <w:t xml:space="preserve">the exchange with </w:t>
      </w:r>
      <w:proofErr w:type="spellStart"/>
      <w:r w:rsidR="00151628">
        <w:t>Nualia</w:t>
      </w:r>
      <w:proofErr w:type="spellEnd"/>
      <w:r w:rsidR="00151628">
        <w:t xml:space="preserve"> </w:t>
      </w:r>
      <w:r w:rsidR="000D3151">
        <w:t xml:space="preserve">and her restored left arm. They seemed relieved and satisfied, but maybe it was because they still were alive. </w:t>
      </w:r>
      <w:r w:rsidR="005E68D4">
        <w:t xml:space="preserve">We told them we probably were going to venture down to the catacombs, </w:t>
      </w:r>
      <w:r w:rsidR="00E653FF">
        <w:t xml:space="preserve">and not </w:t>
      </w:r>
      <w:proofErr w:type="gramStart"/>
      <w:r w:rsidR="00E653FF">
        <w:t>to worry</w:t>
      </w:r>
      <w:proofErr w:type="gramEnd"/>
      <w:r w:rsidR="00E653FF">
        <w:t xml:space="preserve">; we would check </w:t>
      </w:r>
      <w:r w:rsidR="00C84E99">
        <w:t xml:space="preserve">back later. </w:t>
      </w:r>
    </w:p>
    <w:p w14:paraId="1C0A03AB" w14:textId="397ACEDD" w:rsidR="00C46B9F" w:rsidRDefault="00322A40">
      <w:r>
        <w:t>We were just leaving when we heard a terrible shriek and a hiss</w:t>
      </w:r>
      <w:r w:rsidR="007C012D">
        <w:t xml:space="preserve">; weapons at the ready we looked around for whatever </w:t>
      </w:r>
      <w:r w:rsidR="00005180">
        <w:t xml:space="preserve">ghastly new threat this was. </w:t>
      </w:r>
      <w:r w:rsidR="002E79DC">
        <w:t>It came from out of a darkened corner and it was…</w:t>
      </w:r>
      <w:r w:rsidR="00352D01">
        <w:t xml:space="preserve">just a lizard. </w:t>
      </w:r>
      <w:r w:rsidR="0013399C">
        <w:t xml:space="preserve">A striking one, to be sure, with </w:t>
      </w:r>
      <w:r w:rsidR="00F7550B">
        <w:t xml:space="preserve">shiny green scales and a </w:t>
      </w:r>
      <w:r w:rsidR="00F7550B">
        <w:lastRenderedPageBreak/>
        <w:t xml:space="preserve">bright red ruff, but just a lizard, if a largish one. </w:t>
      </w:r>
      <w:r w:rsidR="00F72535">
        <w:t>We watched</w:t>
      </w:r>
      <w:r w:rsidR="00410A43">
        <w:t xml:space="preserve">, relieved and amused by our jumpiness as it scampered back and forth, </w:t>
      </w:r>
      <w:r w:rsidR="00B165EE">
        <w:t xml:space="preserve">sped in circles as if trying to catch </w:t>
      </w:r>
      <w:proofErr w:type="spellStart"/>
      <w:proofErr w:type="gramStart"/>
      <w:r w:rsidR="00B165EE">
        <w:t>it’s</w:t>
      </w:r>
      <w:proofErr w:type="spellEnd"/>
      <w:proofErr w:type="gramEnd"/>
      <w:r w:rsidR="00B165EE">
        <w:t xml:space="preserve"> tail, and did a little dance</w:t>
      </w:r>
      <w:r w:rsidR="00EF2A83">
        <w:t xml:space="preserve">, raising each foreleg and </w:t>
      </w:r>
      <w:r w:rsidR="00EE6F30">
        <w:t xml:space="preserve">tilting </w:t>
      </w:r>
      <w:r w:rsidR="003276B2">
        <w:t>its</w:t>
      </w:r>
      <w:r w:rsidR="00EE6F30">
        <w:t xml:space="preserve"> head, first left then right. How cute. Suddenly it stopped and</w:t>
      </w:r>
      <w:r w:rsidR="007A207E">
        <w:t xml:space="preserve"> seemed to </w:t>
      </w:r>
      <w:proofErr w:type="gramStart"/>
      <w:r w:rsidR="007A207E">
        <w:t>look</w:t>
      </w:r>
      <w:proofErr w:type="gramEnd"/>
      <w:r w:rsidR="007A207E">
        <w:t xml:space="preserve"> at us. </w:t>
      </w:r>
      <w:r w:rsidR="00B8361F">
        <w:t>Then it happened.</w:t>
      </w:r>
    </w:p>
    <w:p w14:paraId="5A55884D" w14:textId="18A0771C" w:rsidR="00B8361F" w:rsidRDefault="00B8361F">
      <w:r>
        <w:t xml:space="preserve">It shrieked again, but this time there </w:t>
      </w:r>
      <w:proofErr w:type="spellStart"/>
      <w:proofErr w:type="gramStart"/>
      <w:r>
        <w:t>were..</w:t>
      </w:r>
      <w:proofErr w:type="gramEnd"/>
      <w:r>
        <w:t>words</w:t>
      </w:r>
      <w:proofErr w:type="spellEnd"/>
      <w:r>
        <w:t xml:space="preserve">. </w:t>
      </w:r>
      <w:r w:rsidR="0093552C">
        <w:t xml:space="preserve">“What has happened? Where </w:t>
      </w:r>
      <w:proofErr w:type="gramStart"/>
      <w:r w:rsidR="0093552C">
        <w:t>is</w:t>
      </w:r>
      <w:proofErr w:type="gramEnd"/>
      <w:r w:rsidR="0093552C">
        <w:t xml:space="preserve"> m</w:t>
      </w:r>
      <w:r w:rsidR="00B66924">
        <w:t>y beautiful hair and my soft skin</w:t>
      </w:r>
      <w:r w:rsidR="00D313E0">
        <w:t xml:space="preserve">? The last thing </w:t>
      </w:r>
      <w:r w:rsidR="00515391">
        <w:t xml:space="preserve">I recall is </w:t>
      </w:r>
      <w:proofErr w:type="gramStart"/>
      <w:r w:rsidR="00483D56">
        <w:t>opening up</w:t>
      </w:r>
      <w:proofErr w:type="gramEnd"/>
      <w:r w:rsidR="00483D56">
        <w:t xml:space="preserve"> the </w:t>
      </w:r>
      <w:proofErr w:type="gramStart"/>
      <w:r w:rsidR="00483D56">
        <w:t>shop, and</w:t>
      </w:r>
      <w:proofErr w:type="gramEnd"/>
      <w:r w:rsidR="00483D56">
        <w:t xml:space="preserve"> then fleeing from the dragon</w:t>
      </w:r>
      <w:r w:rsidR="008214E1">
        <w:t xml:space="preserve">-fire all around. The pickle barrels exploded and </w:t>
      </w:r>
      <w:r w:rsidR="00C21306">
        <w:t>the window shattered</w:t>
      </w:r>
      <w:r w:rsidR="00495585">
        <w:t>, and</w:t>
      </w:r>
      <w:r w:rsidR="00F56A12">
        <w:t>..</w:t>
      </w:r>
      <w:r w:rsidR="00C21306">
        <w:t xml:space="preserve">. Am I dead? </w:t>
      </w:r>
      <w:r w:rsidR="00C56C66">
        <w:t>Why am I a</w:t>
      </w:r>
      <w:proofErr w:type="gramStart"/>
      <w:r w:rsidR="00C56C66">
        <w:t xml:space="preserve"> ..</w:t>
      </w:r>
      <w:proofErr w:type="gramEnd"/>
      <w:r w:rsidR="00C56C66">
        <w:t>LIZARD?”</w:t>
      </w:r>
    </w:p>
    <w:p w14:paraId="66101B0F" w14:textId="617E63B5" w:rsidR="00C56C66" w:rsidRDefault="00A35D01">
      <w:r>
        <w:t xml:space="preserve">We looked at each other, </w:t>
      </w:r>
      <w:r w:rsidR="00150324">
        <w:t>speechless</w:t>
      </w:r>
      <w:proofErr w:type="gramStart"/>
      <w:r>
        <w:t>, all</w:t>
      </w:r>
      <w:proofErr w:type="gramEnd"/>
      <w:r>
        <w:t xml:space="preserve"> except Hans, that is</w:t>
      </w:r>
      <w:r w:rsidR="009450FE">
        <w:t xml:space="preserve">. Naturally. </w:t>
      </w:r>
    </w:p>
    <w:p w14:paraId="5DD6B84E" w14:textId="391A3361" w:rsidR="009450FE" w:rsidRDefault="009450FE">
      <w:r>
        <w:t xml:space="preserve">“Ah, are you by chance, </w:t>
      </w:r>
      <w:proofErr w:type="spellStart"/>
      <w:r>
        <w:t>Phryllis</w:t>
      </w:r>
      <w:proofErr w:type="spellEnd"/>
      <w:r>
        <w:t xml:space="preserve"> Diller, </w:t>
      </w:r>
      <w:r w:rsidR="00E67539">
        <w:t>of Diller’s Dill Delights and Pickles”?</w:t>
      </w:r>
    </w:p>
    <w:p w14:paraId="3D2A873E" w14:textId="0912557F" w:rsidR="00E67539" w:rsidRDefault="00E67539">
      <w:r>
        <w:t xml:space="preserve">Head bob, </w:t>
      </w:r>
      <w:proofErr w:type="gramStart"/>
      <w:r>
        <w:t>Could</w:t>
      </w:r>
      <w:proofErr w:type="gramEnd"/>
      <w:r>
        <w:t xml:space="preserve"> a lizard cry?</w:t>
      </w:r>
    </w:p>
    <w:p w14:paraId="411F92DA" w14:textId="06214DFA" w:rsidR="00E67539" w:rsidRDefault="005E3FC4">
      <w:r>
        <w:t xml:space="preserve">“Well, </w:t>
      </w:r>
      <w:proofErr w:type="spellStart"/>
      <w:r>
        <w:t>jah</w:t>
      </w:r>
      <w:proofErr w:type="spellEnd"/>
      <w:r>
        <w:t>, the good news you are not dead! But erm, the bad news is yes, you are a lizard</w:t>
      </w:r>
      <w:r w:rsidR="00074063">
        <w:t>.”</w:t>
      </w:r>
    </w:p>
    <w:p w14:paraId="45D14033" w14:textId="116239D1" w:rsidR="00074063" w:rsidRDefault="00074063">
      <w:r>
        <w:t xml:space="preserve">“You have a beautiful ruff” I said helpfully and Tom nodded. </w:t>
      </w:r>
    </w:p>
    <w:p w14:paraId="3606918A" w14:textId="074D8F82" w:rsidR="00CE34DE" w:rsidRDefault="00CE34DE">
      <w:r>
        <w:t>“You think so, tall dark and handsome</w:t>
      </w:r>
      <w:proofErr w:type="gramStart"/>
      <w:r>
        <w:t xml:space="preserve">” </w:t>
      </w:r>
      <w:r w:rsidR="000F7B24">
        <w:t>?</w:t>
      </w:r>
      <w:proofErr w:type="gramEnd"/>
      <w:r w:rsidR="000F7B24">
        <w:t xml:space="preserve"> It was odd to hear feminine </w:t>
      </w:r>
      <w:r w:rsidR="00FB080D">
        <w:t xml:space="preserve">wheedling from a lizard. </w:t>
      </w:r>
      <w:proofErr w:type="spellStart"/>
      <w:r w:rsidR="00FB080D">
        <w:t>Phryllis</w:t>
      </w:r>
      <w:proofErr w:type="spellEnd"/>
      <w:r w:rsidR="00FB080D">
        <w:t xml:space="preserve"> batted her </w:t>
      </w:r>
      <w:r w:rsidR="005252B2">
        <w:t xml:space="preserve">big green eyes at Tom. I think she was having trouble getting her mind around </w:t>
      </w:r>
      <w:r w:rsidR="006E6564">
        <w:t xml:space="preserve">her present state. </w:t>
      </w:r>
      <w:r w:rsidR="00C2222C">
        <w:t>Holy smokes, what is going on?</w:t>
      </w:r>
    </w:p>
    <w:p w14:paraId="697B86B6" w14:textId="14C61BF6" w:rsidR="00C2222C" w:rsidRDefault="00A2059E">
      <w:r>
        <w:t>“</w:t>
      </w:r>
      <w:r w:rsidR="0065538A">
        <w:t xml:space="preserve">I think, Frau Diller, you have been somewhat unfortunately swept up into </w:t>
      </w:r>
      <w:r w:rsidR="00A47AF5">
        <w:t xml:space="preserve">a ritual intended to call someone else from beyond the veil. </w:t>
      </w:r>
      <w:r w:rsidR="0052544B">
        <w:t xml:space="preserve">I, well, many memories passed through my head when </w:t>
      </w:r>
      <w:r w:rsidR="00E769F6">
        <w:t xml:space="preserve">I was entranced in the working, and I might have recalled </w:t>
      </w:r>
      <w:r w:rsidR="00F605CD">
        <w:t>your shop and the delicious sweet sour early pickles, with the onions</w:t>
      </w:r>
      <w:r w:rsidR="000A1C47">
        <w:t>.”</w:t>
      </w:r>
    </w:p>
    <w:p w14:paraId="0D7BE4FC" w14:textId="2308FE14" w:rsidR="000A1C47" w:rsidRDefault="000A1C47">
      <w:r>
        <w:t xml:space="preserve">“Those were my favorite </w:t>
      </w:r>
      <w:proofErr w:type="gramStart"/>
      <w:r>
        <w:t>too..</w:t>
      </w:r>
      <w:proofErr w:type="gramEnd"/>
      <w:r w:rsidR="00555538">
        <w:t>”</w:t>
      </w:r>
    </w:p>
    <w:p w14:paraId="7092CC81" w14:textId="17C8B7A7" w:rsidR="00555538" w:rsidRDefault="00555538">
      <w:r>
        <w:t xml:space="preserve">“Well, </w:t>
      </w:r>
      <w:proofErr w:type="spellStart"/>
      <w:r>
        <w:t>jah</w:t>
      </w:r>
      <w:proofErr w:type="spellEnd"/>
      <w:r>
        <w:t xml:space="preserve">, but the thing is Frau Diller, erm, may I call you </w:t>
      </w:r>
      <w:proofErr w:type="spellStart"/>
      <w:r>
        <w:t>Phryllis</w:t>
      </w:r>
      <w:proofErr w:type="spellEnd"/>
      <w:r>
        <w:t xml:space="preserve">? Jah, well </w:t>
      </w:r>
      <w:proofErr w:type="spellStart"/>
      <w:r w:rsidR="00464B3F">
        <w:t>Phryllis</w:t>
      </w:r>
      <w:proofErr w:type="spellEnd"/>
      <w:r w:rsidR="00464B3F">
        <w:t xml:space="preserve">, I think the memory triggered something in the mind storm and </w:t>
      </w:r>
      <w:r w:rsidR="00ED75D1">
        <w:t xml:space="preserve">it being so powerful, transubstantiated you, erm, into </w:t>
      </w:r>
      <w:proofErr w:type="spellStart"/>
      <w:proofErr w:type="gramStart"/>
      <w:r w:rsidR="00ED75D1">
        <w:t>this..</w:t>
      </w:r>
      <w:proofErr w:type="gramEnd"/>
      <w:r w:rsidR="00ED75D1">
        <w:t>body</w:t>
      </w:r>
      <w:proofErr w:type="spellEnd"/>
      <w:r w:rsidR="007F3557">
        <w:t xml:space="preserve">, Jah? Probably you went </w:t>
      </w:r>
      <w:proofErr w:type="gramStart"/>
      <w:r w:rsidR="007F3557">
        <w:t>in to</w:t>
      </w:r>
      <w:proofErr w:type="gramEnd"/>
      <w:r w:rsidR="007F3557">
        <w:t xml:space="preserve"> whatever was around, </w:t>
      </w:r>
      <w:proofErr w:type="spellStart"/>
      <w:r w:rsidR="007F3557">
        <w:t>jah</w:t>
      </w:r>
      <w:proofErr w:type="spellEnd"/>
      <w:r w:rsidR="007F3557">
        <w:t>. Good thing there was something other than roaches</w:t>
      </w:r>
      <w:r w:rsidR="00A12E8C">
        <w:t xml:space="preserve">, </w:t>
      </w:r>
      <w:proofErr w:type="spellStart"/>
      <w:r w:rsidR="00A12E8C">
        <w:t>jah</w:t>
      </w:r>
      <w:proofErr w:type="spellEnd"/>
      <w:r w:rsidR="00A12E8C">
        <w:t>?</w:t>
      </w:r>
      <w:r w:rsidR="004E53B8">
        <w:t>”.  I think he was trying to be helpful. “So, I am sorry but this</w:t>
      </w:r>
      <w:r w:rsidR="00797317">
        <w:t xml:space="preserve">, well, it could be worse, </w:t>
      </w:r>
      <w:proofErr w:type="spellStart"/>
      <w:r w:rsidR="00797317">
        <w:t>jah</w:t>
      </w:r>
      <w:proofErr w:type="spellEnd"/>
      <w:r w:rsidR="00AA7349">
        <w:t>?” he finished, gamely.</w:t>
      </w:r>
    </w:p>
    <w:p w14:paraId="55174AE4" w14:textId="278098A5" w:rsidR="00AA7349" w:rsidRDefault="004F4474">
      <w:proofErr w:type="spellStart"/>
      <w:r>
        <w:t>Phryllis</w:t>
      </w:r>
      <w:proofErr w:type="spellEnd"/>
      <w:r>
        <w:t xml:space="preserve"> stomped up to Hans and peered up</w:t>
      </w:r>
      <w:r w:rsidR="00FB4F19">
        <w:t xml:space="preserve">, ruff flaring. It was </w:t>
      </w:r>
      <w:r w:rsidR="00821CE2">
        <w:t>cutely menacing</w:t>
      </w:r>
      <w:r w:rsidR="00FB4F19">
        <w:t xml:space="preserve">. “This is YOUR fault! Yes, my pickles are the taste of heaven, and that was a </w:t>
      </w:r>
      <w:r w:rsidR="000E7E7B">
        <w:t>good batch if I recall, but this came from YOUR head. What am I to do now, like this</w:t>
      </w:r>
      <w:r w:rsidR="00E1298A">
        <w:t>?</w:t>
      </w:r>
      <w:r w:rsidR="000E7E7B">
        <w:t xml:space="preserve"> Well, I will tell you! You will take care of me, and </w:t>
      </w:r>
      <w:r w:rsidR="00D8118F">
        <w:t xml:space="preserve">fix this. Me. </w:t>
      </w:r>
      <w:r w:rsidR="00A1519E">
        <w:t>“</w:t>
      </w:r>
    </w:p>
    <w:p w14:paraId="4D9E68EF" w14:textId="271F85FA" w:rsidR="00594DB7" w:rsidRDefault="00A1519E">
      <w:r>
        <w:lastRenderedPageBreak/>
        <w:t xml:space="preserve">Hans sighed. “Yes, we </w:t>
      </w:r>
      <w:r w:rsidR="006D34E8">
        <w:t xml:space="preserve">will have some agreement, but it is not what you are suggesting. </w:t>
      </w:r>
      <w:r w:rsidR="00DB7FAE">
        <w:t xml:space="preserve">We are bonded in some way now, and our fates </w:t>
      </w:r>
      <w:proofErr w:type="gramStart"/>
      <w:r w:rsidR="00DB7FAE">
        <w:t>entwined</w:t>
      </w:r>
      <w:proofErr w:type="gramEnd"/>
      <w:r w:rsidR="00DB7FAE">
        <w:t>. I might be able to reverse this in time, but not now.</w:t>
      </w:r>
      <w:r w:rsidR="00821CE2">
        <w:t xml:space="preserve"> </w:t>
      </w:r>
      <w:r w:rsidR="00AF4747">
        <w:t xml:space="preserve">In the meantime, we must help each other. </w:t>
      </w:r>
      <w:r w:rsidR="00DB7FAE">
        <w:t xml:space="preserve"> </w:t>
      </w:r>
      <w:r w:rsidR="00FD424A">
        <w:t>Come, let us discuss</w:t>
      </w:r>
      <w:r w:rsidR="00594DB7">
        <w:t xml:space="preserve"> this.”</w:t>
      </w:r>
    </w:p>
    <w:p w14:paraId="11BD1412" w14:textId="147BDC92" w:rsidR="00594DB7" w:rsidRDefault="00DF7231">
      <w:r>
        <w:t>“Fine</w:t>
      </w:r>
      <w:r w:rsidR="00B73F70">
        <w:t>. Not like I have a choice</w:t>
      </w:r>
      <w:r>
        <w:t xml:space="preserve">” </w:t>
      </w:r>
      <w:r w:rsidR="0074659C">
        <w:t xml:space="preserve">hissed </w:t>
      </w:r>
      <w:proofErr w:type="spellStart"/>
      <w:r w:rsidR="0074659C">
        <w:t>Phryllis</w:t>
      </w:r>
      <w:proofErr w:type="spellEnd"/>
      <w:r w:rsidR="0074659C">
        <w:t xml:space="preserve">, as she scampered up Han’s robes </w:t>
      </w:r>
      <w:r w:rsidR="00C41630">
        <w:t xml:space="preserve">and perched on his shoulder. </w:t>
      </w:r>
      <w:r w:rsidR="00F77049">
        <w:t xml:space="preserve">“Bye tall dark and handsome” she said to Tom. </w:t>
      </w:r>
    </w:p>
    <w:p w14:paraId="2C9BBFBF" w14:textId="77777777" w:rsidR="00D81D29" w:rsidRDefault="00814AD8">
      <w:r>
        <w:t>Hans sighed</w:t>
      </w:r>
      <w:r w:rsidR="005430AB">
        <w:t xml:space="preserve"> and turned to leave. “What do you eat anyway</w:t>
      </w:r>
      <w:r w:rsidR="00D81D29">
        <w:t>?</w:t>
      </w:r>
      <w:r w:rsidR="00B527BD">
        <w:t>” he asked as he headed back to the Dragon. “I might have some mushroom risotto from the other night.</w:t>
      </w:r>
      <w:r w:rsidR="00D81D29">
        <w:t>”</w:t>
      </w:r>
    </w:p>
    <w:p w14:paraId="06083775" w14:textId="77777777" w:rsidR="00E042A5" w:rsidRDefault="00D81D29">
      <w:r>
        <w:t>Well, that’s one way to get a girlfriend.</w:t>
      </w:r>
    </w:p>
    <w:p w14:paraId="45D6D976" w14:textId="73149225" w:rsidR="00B26C5C" w:rsidRDefault="00E042A5">
      <w:r>
        <w:t>------------------------------------------------------------------------------------------------------------------</w:t>
      </w:r>
      <w:r w:rsidR="00B527BD">
        <w:t xml:space="preserve"> </w:t>
      </w:r>
      <w:r w:rsidR="00040C8A">
        <w:t xml:space="preserve"> </w:t>
      </w:r>
    </w:p>
    <w:p w14:paraId="500DDB37" w14:textId="72D7CE2E" w:rsidR="001C3178" w:rsidRDefault="006A475C">
      <w:r>
        <w:t xml:space="preserve">We headed to </w:t>
      </w:r>
      <w:proofErr w:type="spellStart"/>
      <w:r>
        <w:t>Brodert’s</w:t>
      </w:r>
      <w:proofErr w:type="spellEnd"/>
      <w:r>
        <w:t xml:space="preserve"> in the morning</w:t>
      </w:r>
      <w:r w:rsidR="00DF4C03">
        <w:t>, after an enjoyable meal of egg battered toast with maple syrup</w:t>
      </w:r>
      <w:r w:rsidR="00F22C6F">
        <w:t xml:space="preserve">; it was nice to eat something normal. We could barely keep </w:t>
      </w:r>
      <w:r w:rsidR="00410CA3">
        <w:t xml:space="preserve">up with striding Tom, who wanted to see the </w:t>
      </w:r>
      <w:proofErr w:type="gramStart"/>
      <w:r w:rsidR="00410CA3">
        <w:t>blacksmith</w:t>
      </w:r>
      <w:proofErr w:type="gramEnd"/>
      <w:r w:rsidR="00410CA3">
        <w:t xml:space="preserve"> so was eager to </w:t>
      </w:r>
      <w:r w:rsidR="00FC5B5D">
        <w:t xml:space="preserve">get at it. </w:t>
      </w:r>
      <w:r w:rsidR="00E042A5">
        <w:t>Nob</w:t>
      </w:r>
      <w:r w:rsidR="005006C6">
        <w:t xml:space="preserve">ody said anything about </w:t>
      </w:r>
      <w:proofErr w:type="spellStart"/>
      <w:r w:rsidR="005006C6">
        <w:t>Phryllis</w:t>
      </w:r>
      <w:proofErr w:type="spellEnd"/>
      <w:r w:rsidR="005006C6">
        <w:t xml:space="preserve"> being perched on Han’s shoulder. She seemed </w:t>
      </w:r>
      <w:r w:rsidR="009E1335">
        <w:t xml:space="preserve">less talkative but clearly the two had come to some sort of arrangement. </w:t>
      </w:r>
      <w:r w:rsidR="00827DB4">
        <w:t>She felt well enough to make suggestive comments to Tom, who took them well, all things considered.</w:t>
      </w:r>
    </w:p>
    <w:p w14:paraId="6F97C2E1" w14:textId="1EC7061D" w:rsidR="00FC5B5D" w:rsidRDefault="00FC5B5D">
      <w:proofErr w:type="spellStart"/>
      <w:r>
        <w:t>Brodert</w:t>
      </w:r>
      <w:proofErr w:type="spellEnd"/>
      <w:r>
        <w:t xml:space="preserve"> took one look at </w:t>
      </w:r>
      <w:r w:rsidR="003A7BD7">
        <w:t>us</w:t>
      </w:r>
      <w:r>
        <w:t xml:space="preserve"> and </w:t>
      </w:r>
      <w:proofErr w:type="gramStart"/>
      <w:r>
        <w:t>said</w:t>
      </w:r>
      <w:proofErr w:type="gramEnd"/>
      <w:r>
        <w:t xml:space="preserve"> “Let me off</w:t>
      </w:r>
      <w:r w:rsidR="00BD0447">
        <w:t>er</w:t>
      </w:r>
      <w:r>
        <w:t xml:space="preserve"> you some tea</w:t>
      </w:r>
      <w:r w:rsidR="007B1B48">
        <w:t xml:space="preserve">” and led us inside. </w:t>
      </w:r>
      <w:r w:rsidR="00277F05">
        <w:t>There was little</w:t>
      </w:r>
      <w:r w:rsidR="00F76DEC">
        <w:t xml:space="preserve"> he could tell us </w:t>
      </w:r>
      <w:proofErr w:type="gramStart"/>
      <w:r w:rsidR="00F76DEC">
        <w:t>of</w:t>
      </w:r>
      <w:proofErr w:type="gramEnd"/>
      <w:r w:rsidR="00F76DEC">
        <w:t xml:space="preserve"> The Pit or </w:t>
      </w:r>
      <w:r w:rsidR="00E04821">
        <w:t xml:space="preserve">why there was an ancient </w:t>
      </w:r>
      <w:proofErr w:type="spellStart"/>
      <w:r w:rsidR="00E04821">
        <w:t>Thassalonian</w:t>
      </w:r>
      <w:proofErr w:type="spellEnd"/>
      <w:r w:rsidR="00E04821">
        <w:t xml:space="preserve"> complex </w:t>
      </w:r>
      <w:r w:rsidR="00EB7819">
        <w:t>beneath the streets. “It’s an old town</w:t>
      </w:r>
      <w:r w:rsidR="0089424F">
        <w:t xml:space="preserve">” was </w:t>
      </w:r>
      <w:r w:rsidR="00272EB1">
        <w:t>all he said</w:t>
      </w:r>
      <w:r w:rsidR="00995718">
        <w:t>; I was getting tire</w:t>
      </w:r>
      <w:r w:rsidR="00BD0447">
        <w:t>d</w:t>
      </w:r>
      <w:r w:rsidR="00995718">
        <w:t xml:space="preserve"> of hearing tha</w:t>
      </w:r>
      <w:r w:rsidR="00F000AE">
        <w:t xml:space="preserve">t, to be honest. I thought the pit might be the jumbled ruins just </w:t>
      </w:r>
      <w:proofErr w:type="gramStart"/>
      <w:r w:rsidR="00F000AE">
        <w:t xml:space="preserve">a </w:t>
      </w:r>
      <w:proofErr w:type="spellStart"/>
      <w:r w:rsidR="00F000AE">
        <w:t>stones</w:t>
      </w:r>
      <w:proofErr w:type="spellEnd"/>
      <w:proofErr w:type="gramEnd"/>
      <w:r w:rsidR="00F000AE">
        <w:t xml:space="preserve"> throw from h</w:t>
      </w:r>
      <w:r w:rsidR="006666BE">
        <w:t xml:space="preserve">is house, but </w:t>
      </w:r>
      <w:proofErr w:type="spellStart"/>
      <w:r w:rsidR="006666BE">
        <w:t>Brodert</w:t>
      </w:r>
      <w:proofErr w:type="spellEnd"/>
      <w:r w:rsidR="006666BE">
        <w:t xml:space="preserve"> thought it unlikely. I have never heard it referred to</w:t>
      </w:r>
      <w:r w:rsidR="006C17F7">
        <w:t xml:space="preserve"> as thar</w:t>
      </w:r>
      <w:r w:rsidR="006666BE">
        <w:t xml:space="preserve"> befor</w:t>
      </w:r>
      <w:r w:rsidR="00FB25D3">
        <w:t xml:space="preserve">e-only the light house. </w:t>
      </w:r>
      <w:r w:rsidR="00182D94">
        <w:t>“</w:t>
      </w:r>
      <w:r w:rsidR="00FB25D3">
        <w:t>But I cannot recall half the things I have read these days</w:t>
      </w:r>
      <w:r w:rsidR="00182D94">
        <w:t>”</w:t>
      </w:r>
      <w:r w:rsidR="00FB25D3">
        <w:t>,</w:t>
      </w:r>
      <w:r w:rsidR="00182D94">
        <w:t xml:space="preserve"> he said </w:t>
      </w:r>
      <w:proofErr w:type="gramStart"/>
      <w:r w:rsidR="00182D94">
        <w:t>“</w:t>
      </w:r>
      <w:r w:rsidR="00FB25D3">
        <w:t xml:space="preserve"> so</w:t>
      </w:r>
      <w:proofErr w:type="gramEnd"/>
      <w:r w:rsidR="00FB25D3">
        <w:t xml:space="preserve"> you are welcome to check my li</w:t>
      </w:r>
      <w:r w:rsidR="00F76FEA">
        <w:t>brary</w:t>
      </w:r>
      <w:r w:rsidR="001926D3">
        <w:t xml:space="preserve">. </w:t>
      </w:r>
      <w:r w:rsidR="004E4D3F">
        <w:t xml:space="preserve"> Perhaps there is something in the town</w:t>
      </w:r>
      <w:r w:rsidR="00F72334">
        <w:t xml:space="preserve">’s history about that, and the catacombs as well. </w:t>
      </w:r>
      <w:r w:rsidR="00330178">
        <w:t>“</w:t>
      </w:r>
    </w:p>
    <w:p w14:paraId="755AB0A3" w14:textId="0E354E23" w:rsidR="00330178" w:rsidRDefault="006C17F7">
      <w:r>
        <w:t>“</w:t>
      </w:r>
      <w:r w:rsidR="00330178">
        <w:t xml:space="preserve">About </w:t>
      </w:r>
      <w:proofErr w:type="spellStart"/>
      <w:r w:rsidR="00330178">
        <w:t>Scarnazzi</w:t>
      </w:r>
      <w:proofErr w:type="spellEnd"/>
      <w:r w:rsidR="00330178">
        <w:t xml:space="preserve">, well, all I can say is they are one of the </w:t>
      </w:r>
      <w:r w:rsidR="00003970">
        <w:t xml:space="preserve">original families of </w:t>
      </w:r>
      <w:proofErr w:type="spellStart"/>
      <w:r w:rsidR="00003970">
        <w:t>Sandport</w:t>
      </w:r>
      <w:proofErr w:type="spellEnd"/>
      <w:r w:rsidR="00003970">
        <w:t xml:space="preserve"> and have </w:t>
      </w:r>
      <w:r w:rsidR="00D6601A">
        <w:t xml:space="preserve">always been powerful here. I wonder </w:t>
      </w:r>
      <w:r w:rsidR="00E16276">
        <w:t>if they really cared a</w:t>
      </w:r>
      <w:r w:rsidR="0058709E">
        <w:t xml:space="preserve">bout </w:t>
      </w:r>
      <w:r w:rsidR="00E16276">
        <w:t>the ritual, more likely they were trying to make trouble for others</w:t>
      </w:r>
      <w:r w:rsidR="00557322">
        <w:t>. There seems to be so</w:t>
      </w:r>
      <w:r w:rsidR="00844969">
        <w:t xml:space="preserve">me disagreement about </w:t>
      </w:r>
      <w:r w:rsidR="005B4701">
        <w:t xml:space="preserve">continuing an </w:t>
      </w:r>
      <w:proofErr w:type="gramStart"/>
      <w:r w:rsidR="005B4701">
        <w:t xml:space="preserve">old  </w:t>
      </w:r>
      <w:r w:rsidR="00AA1990">
        <w:t>pact</w:t>
      </w:r>
      <w:proofErr w:type="gramEnd"/>
      <w:r w:rsidR="00AE1E69">
        <w:t xml:space="preserve">. The elders have long leased this land from the </w:t>
      </w:r>
      <w:r w:rsidR="00696AE2">
        <w:t xml:space="preserve">original </w:t>
      </w:r>
      <w:r w:rsidR="008A6020">
        <w:t>claimants</w:t>
      </w:r>
      <w:r w:rsidR="00B6427A">
        <w:t xml:space="preserve">-it is the </w:t>
      </w:r>
      <w:r w:rsidR="00464C87">
        <w:t>cost of doing business</w:t>
      </w:r>
      <w:r w:rsidR="005E27F3">
        <w:t xml:space="preserve"> some of which they pass to us</w:t>
      </w:r>
      <w:r w:rsidR="008A6020">
        <w:t>, but the agreement is expiring soon, some of the families are against paying.</w:t>
      </w:r>
      <w:r w:rsidR="007C3766">
        <w:t>”</w:t>
      </w:r>
    </w:p>
    <w:p w14:paraId="746F408E" w14:textId="5B76CC91" w:rsidR="006A475C" w:rsidRDefault="005E27F3">
      <w:r>
        <w:t>“That sound</w:t>
      </w:r>
      <w:r w:rsidR="00BF387C">
        <w:t xml:space="preserve">s typical; powerful </w:t>
      </w:r>
      <w:proofErr w:type="spellStart"/>
      <w:r w:rsidR="00BF387C">
        <w:t>Scarnazzi</w:t>
      </w:r>
      <w:proofErr w:type="spellEnd"/>
      <w:r w:rsidR="00BF387C">
        <w:t xml:space="preserve"> family </w:t>
      </w:r>
      <w:r w:rsidR="0021039D">
        <w:t>shaking down the workers” I mutter.</w:t>
      </w:r>
    </w:p>
    <w:p w14:paraId="5333F67C" w14:textId="2321C37F" w:rsidR="0021039D" w:rsidRDefault="0021039D">
      <w:r>
        <w:t xml:space="preserve">“Oh no-just the opposite” replied </w:t>
      </w:r>
      <w:proofErr w:type="spellStart"/>
      <w:r>
        <w:t>Brodert</w:t>
      </w:r>
      <w:proofErr w:type="spellEnd"/>
      <w:r>
        <w:t xml:space="preserve"> “the </w:t>
      </w:r>
      <w:proofErr w:type="spellStart"/>
      <w:r>
        <w:t>Scarnazzi</w:t>
      </w:r>
      <w:proofErr w:type="spellEnd"/>
      <w:r>
        <w:t xml:space="preserve"> are definitely against it, but I’m not sure where the others lie</w:t>
      </w:r>
      <w:r w:rsidR="00A92F97">
        <w:t>”</w:t>
      </w:r>
    </w:p>
    <w:p w14:paraId="20A5E96F" w14:textId="57C88C37" w:rsidR="00004779" w:rsidRDefault="00004779">
      <w:r>
        <w:lastRenderedPageBreak/>
        <w:t xml:space="preserve">Well, that was unexpected. </w:t>
      </w:r>
      <w:r w:rsidR="00F041BC">
        <w:t xml:space="preserve">Anyway, Hans and I stayed at </w:t>
      </w:r>
      <w:proofErr w:type="spellStart"/>
      <w:r w:rsidR="00F041BC">
        <w:t>Brodert’s</w:t>
      </w:r>
      <w:proofErr w:type="spellEnd"/>
      <w:r w:rsidR="00F041BC">
        <w:t xml:space="preserve"> to </w:t>
      </w:r>
      <w:r w:rsidR="00A90177">
        <w:t xml:space="preserve">raid the library, while Tom and Zunk went to the blacksmith to transact </w:t>
      </w:r>
      <w:r w:rsidR="005762F3">
        <w:t xml:space="preserve">some business. </w:t>
      </w:r>
    </w:p>
    <w:p w14:paraId="483DCFAD" w14:textId="2B70CBA1" w:rsidR="009B52D1" w:rsidRDefault="00110E45">
      <w:r>
        <w:t xml:space="preserve">We dug into the books, </w:t>
      </w:r>
      <w:proofErr w:type="spellStart"/>
      <w:r>
        <w:t>Phryllis</w:t>
      </w:r>
      <w:proofErr w:type="spellEnd"/>
      <w:r>
        <w:t xml:space="preserve"> occasionally scampering off Han’s shoulder to pick up a volume and bring it to him. “Ah, l</w:t>
      </w:r>
      <w:r w:rsidR="006201E0">
        <w:t>ook” he said “</w:t>
      </w:r>
      <w:r w:rsidR="00D31A69">
        <w:t>something about the pit. F</w:t>
      </w:r>
      <w:r w:rsidR="0015446B">
        <w:t>rom this entry</w:t>
      </w:r>
      <w:r w:rsidR="00A21C2A">
        <w:t>,</w:t>
      </w:r>
      <w:r w:rsidR="00D31A69">
        <w:t xml:space="preserve"> </w:t>
      </w:r>
      <w:proofErr w:type="gramStart"/>
      <w:r w:rsidR="00D31A69">
        <w:t>It</w:t>
      </w:r>
      <w:proofErr w:type="gramEnd"/>
      <w:r w:rsidR="00D31A69">
        <w:t xml:space="preserve"> appears to be</w:t>
      </w:r>
      <w:r w:rsidR="00D31A69" w:rsidRPr="00D31A69">
        <w:t xml:space="preserve"> a mysterious open shaft in the heart of the rocky escarpment known as Devil’s Platter; </w:t>
      </w:r>
      <w:r w:rsidR="00A21C2A">
        <w:t>reachable by trail about</w:t>
      </w:r>
      <w:r w:rsidR="00D31A69" w:rsidRPr="00D31A69">
        <w:t xml:space="preserve"> 2 miles to the southeast of Sandpoint.</w:t>
      </w:r>
      <w:r w:rsidR="00601F19">
        <w:t>”</w:t>
      </w:r>
    </w:p>
    <w:p w14:paraId="3C12CE30" w14:textId="1D67DE29" w:rsidR="00A21C2A" w:rsidRDefault="00A21C2A">
      <w:r>
        <w:t xml:space="preserve">“That’s great Hans, </w:t>
      </w:r>
      <w:r w:rsidR="007658B5">
        <w:t xml:space="preserve">I didn’t find anything about </w:t>
      </w:r>
      <w:r w:rsidR="00057A9F">
        <w:t xml:space="preserve">the catacombs exactly, but I did find out something about the lighthouse. </w:t>
      </w:r>
      <w:r w:rsidR="00221F92">
        <w:t>Here, look at this:”</w:t>
      </w:r>
      <w:r w:rsidR="00E93CF0" w:rsidRPr="00E93CF0">
        <w:rPr>
          <w:rFonts w:ascii="Palatino Linotype" w:hAnsi="Palatino Linotype"/>
          <w:color w:val="EFE6D8"/>
          <w:sz w:val="21"/>
          <w:szCs w:val="21"/>
        </w:rPr>
        <w:t xml:space="preserve"> </w:t>
      </w:r>
      <w:r w:rsidR="00E93CF0" w:rsidRPr="00E93CF0">
        <w:rPr>
          <w:i/>
          <w:iCs/>
        </w:rPr>
        <w:t xml:space="preserve">For many years, the ruined tower known as the Old Light was thought to have been an ancient collapsed lighthouse, but now that more has been learned about ancient </w:t>
      </w:r>
      <w:proofErr w:type="spellStart"/>
      <w:r w:rsidR="00E93CF0" w:rsidRPr="00E93CF0">
        <w:rPr>
          <w:i/>
          <w:iCs/>
        </w:rPr>
        <w:t>Thassilon</w:t>
      </w:r>
      <w:proofErr w:type="spellEnd"/>
      <w:r w:rsidR="00E93CF0" w:rsidRPr="00E93CF0">
        <w:rPr>
          <w:i/>
          <w:iCs/>
        </w:rPr>
        <w:t xml:space="preserve">, the Old Light has been revealed to have once been known as the </w:t>
      </w:r>
      <w:proofErr w:type="spellStart"/>
      <w:r w:rsidR="00E93CF0" w:rsidRPr="00E93CF0">
        <w:rPr>
          <w:i/>
          <w:iCs/>
        </w:rPr>
        <w:t>Hellstorm</w:t>
      </w:r>
      <w:proofErr w:type="spellEnd"/>
      <w:r w:rsidR="00E93CF0" w:rsidRPr="00E93CF0">
        <w:rPr>
          <w:i/>
          <w:iCs/>
        </w:rPr>
        <w:t xml:space="preserve"> Flume, a powerful weapon used by </w:t>
      </w:r>
      <w:proofErr w:type="spellStart"/>
      <w:r w:rsidR="00E93CF0" w:rsidRPr="00E93CF0">
        <w:rPr>
          <w:i/>
          <w:iCs/>
        </w:rPr>
        <w:t>Runelord</w:t>
      </w:r>
      <w:proofErr w:type="spellEnd"/>
      <w:r w:rsidR="00E93CF0" w:rsidRPr="00E93CF0">
        <w:rPr>
          <w:i/>
          <w:iCs/>
        </w:rPr>
        <w:t xml:space="preserve"> </w:t>
      </w:r>
      <w:proofErr w:type="spellStart"/>
      <w:r w:rsidR="00E93CF0" w:rsidRPr="00E93CF0">
        <w:rPr>
          <w:i/>
          <w:iCs/>
        </w:rPr>
        <w:t>Alaznist</w:t>
      </w:r>
      <w:proofErr w:type="spellEnd"/>
      <w:r w:rsidR="00E93CF0" w:rsidRPr="00E93CF0">
        <w:rPr>
          <w:i/>
          <w:iCs/>
        </w:rPr>
        <w:t xml:space="preserve"> to protect her nation’s eastern border with that of </w:t>
      </w:r>
      <w:proofErr w:type="spellStart"/>
      <w:r w:rsidR="00E93CF0" w:rsidRPr="00E93CF0">
        <w:rPr>
          <w:i/>
          <w:iCs/>
        </w:rPr>
        <w:t>Runelord</w:t>
      </w:r>
      <w:proofErr w:type="spellEnd"/>
      <w:r w:rsidR="00E93CF0" w:rsidRPr="00E93CF0">
        <w:rPr>
          <w:i/>
          <w:iCs/>
        </w:rPr>
        <w:t xml:space="preserve"> </w:t>
      </w:r>
      <w:proofErr w:type="spellStart"/>
      <w:r w:rsidR="00E93CF0" w:rsidRPr="00E93CF0">
        <w:rPr>
          <w:i/>
          <w:iCs/>
        </w:rPr>
        <w:t>Karzoug’s</w:t>
      </w:r>
      <w:proofErr w:type="spellEnd"/>
      <w:r w:rsidR="00E93CF0" w:rsidRPr="00E93CF0">
        <w:rPr>
          <w:i/>
          <w:iCs/>
        </w:rPr>
        <w:t xml:space="preserve"> nation of </w:t>
      </w:r>
      <w:proofErr w:type="spellStart"/>
      <w:r w:rsidR="00E93CF0" w:rsidRPr="00E93CF0">
        <w:rPr>
          <w:i/>
          <w:iCs/>
        </w:rPr>
        <w:t>Shalast</w:t>
      </w:r>
      <w:proofErr w:type="spellEnd"/>
      <w:r w:rsidR="00E93CF0" w:rsidRPr="00E93CF0">
        <w:rPr>
          <w:i/>
          <w:iCs/>
        </w:rPr>
        <w:t xml:space="preserve">. Despite its name, the </w:t>
      </w:r>
      <w:proofErr w:type="spellStart"/>
      <w:r w:rsidR="00E93CF0" w:rsidRPr="00E93CF0">
        <w:rPr>
          <w:i/>
          <w:iCs/>
        </w:rPr>
        <w:t>Hellstorm</w:t>
      </w:r>
      <w:proofErr w:type="spellEnd"/>
      <w:r w:rsidR="00E93CF0" w:rsidRPr="00E93CF0">
        <w:rPr>
          <w:i/>
          <w:iCs/>
        </w:rPr>
        <w:t xml:space="preserve"> Flume had no direct association with Hell itself—it was so called for its ability to emit a flume of searing fire at extraordinary range to blast approaching armies with a devastating inferno.</w:t>
      </w:r>
      <w:r w:rsidR="00E93CF0">
        <w:t xml:space="preserve"> “Cool huh</w:t>
      </w:r>
      <w:r w:rsidR="005B1EF9">
        <w:t xml:space="preserve">? But I don’t know how this </w:t>
      </w:r>
      <w:proofErr w:type="gramStart"/>
      <w:r w:rsidR="005B1EF9">
        <w:t>helps</w:t>
      </w:r>
      <w:r w:rsidR="00F16AC0">
        <w:t>”</w:t>
      </w:r>
      <w:proofErr w:type="gramEnd"/>
    </w:p>
    <w:p w14:paraId="24E40F45" w14:textId="7ED826ED" w:rsidR="00F16AC0" w:rsidRDefault="00F16AC0">
      <w:r>
        <w:t xml:space="preserve">“Jah, well, unravelling the mysteries of the ancients </w:t>
      </w:r>
      <w:r w:rsidR="0051065D">
        <w:t xml:space="preserve">does not come overnight. Haven’t you told me yourself it took Stan, well, </w:t>
      </w:r>
      <w:r w:rsidR="004408F1">
        <w:t xml:space="preserve">a long time to bring the others back? We must </w:t>
      </w:r>
      <w:proofErr w:type="gramStart"/>
      <w:r w:rsidR="004408F1">
        <w:t>be as</w:t>
      </w:r>
      <w:proofErr w:type="gramEnd"/>
      <w:r w:rsidR="004408F1">
        <w:t xml:space="preserve"> diligent! </w:t>
      </w:r>
      <w:r w:rsidR="00810B86">
        <w:t>Perhaps we will learn more in the underneath. Let us rejoin the others”</w:t>
      </w:r>
    </w:p>
    <w:p w14:paraId="34CF28D3" w14:textId="0456ADA0" w:rsidR="00810B86" w:rsidRDefault="00684FE6">
      <w:r>
        <w:t xml:space="preserve">We </w:t>
      </w:r>
      <w:r w:rsidR="00A91523">
        <w:t xml:space="preserve">met the others back at the church and prepared to enter the catacombs. Tom had purchased a scroll he thought might be </w:t>
      </w:r>
      <w:proofErr w:type="gramStart"/>
      <w:r w:rsidR="00A91523">
        <w:t>useful, and</w:t>
      </w:r>
      <w:proofErr w:type="gramEnd"/>
      <w:r w:rsidR="00A91523">
        <w:t xml:space="preserve"> reported that </w:t>
      </w:r>
      <w:r w:rsidR="001A5B99">
        <w:t xml:space="preserve">the events of last </w:t>
      </w:r>
      <w:r w:rsidR="00902854">
        <w:t xml:space="preserve">night were in the rumor mill, </w:t>
      </w:r>
      <w:r w:rsidR="00161C25">
        <w:t>but not</w:t>
      </w:r>
      <w:r w:rsidR="00902854">
        <w:t xml:space="preserve"> tied to us, at least </w:t>
      </w:r>
      <w:proofErr w:type="gramStart"/>
      <w:r w:rsidR="00902854">
        <w:t>at the moment</w:t>
      </w:r>
      <w:proofErr w:type="gramEnd"/>
      <w:r w:rsidR="00902854">
        <w:t xml:space="preserve">. Tom’s purchase </w:t>
      </w:r>
      <w:r w:rsidR="007073C3">
        <w:t xml:space="preserve">reminded </w:t>
      </w:r>
      <w:proofErr w:type="gramStart"/>
      <w:r w:rsidR="007073C3">
        <w:t>me</w:t>
      </w:r>
      <w:proofErr w:type="gramEnd"/>
      <w:r w:rsidR="007073C3">
        <w:t xml:space="preserve"> a scroll to resist fire might be handy as well, and I was able to get one from the temple, for a small and reasonable donation. </w:t>
      </w:r>
      <w:r w:rsidR="00457A9B">
        <w:t xml:space="preserve">Then, </w:t>
      </w:r>
      <w:proofErr w:type="gramStart"/>
      <w:r w:rsidR="00457A9B">
        <w:t>in we went</w:t>
      </w:r>
      <w:proofErr w:type="gramEnd"/>
      <w:r w:rsidR="00457A9B">
        <w:t xml:space="preserve">. </w:t>
      </w:r>
    </w:p>
    <w:p w14:paraId="69D673C8" w14:textId="7699CAF7" w:rsidR="0028658B" w:rsidRDefault="00161C25">
      <w:r>
        <w:t xml:space="preserve">We started </w:t>
      </w:r>
      <w:r w:rsidR="00F74B28">
        <w:t xml:space="preserve">to examine some of the rooms in the corridor that </w:t>
      </w:r>
      <w:proofErr w:type="gramStart"/>
      <w:r w:rsidR="00F74B28">
        <w:t>lead</w:t>
      </w:r>
      <w:proofErr w:type="gramEnd"/>
      <w:r w:rsidR="00F74B28">
        <w:t xml:space="preserve"> to the </w:t>
      </w:r>
      <w:r w:rsidR="00D74338">
        <w:t xml:space="preserve">place with the stones, finding one that contained a desk with scrolls and books. They were </w:t>
      </w:r>
      <w:r w:rsidR="00854613">
        <w:t>ancient and</w:t>
      </w:r>
      <w:r w:rsidR="00D74338">
        <w:t xml:space="preserve"> crumbled to dust </w:t>
      </w:r>
      <w:r w:rsidR="00DE71E5">
        <w:t xml:space="preserve">at the lightest touch. But there was a map on the wall I could </w:t>
      </w:r>
      <w:proofErr w:type="gramStart"/>
      <w:r w:rsidR="00DE71E5">
        <w:t>actually read</w:t>
      </w:r>
      <w:proofErr w:type="gramEnd"/>
      <w:r w:rsidR="00DE71E5">
        <w:t xml:space="preserve"> </w:t>
      </w:r>
      <w:r w:rsidR="00BD451F">
        <w:t xml:space="preserve">so I tried to make some sense out of it as Hans and the others </w:t>
      </w:r>
      <w:r w:rsidR="0041543C">
        <w:t xml:space="preserve">were </w:t>
      </w:r>
      <w:r w:rsidR="00541B4F">
        <w:t>trying to salvage</w:t>
      </w:r>
      <w:r w:rsidR="0041543C">
        <w:t xml:space="preserve"> the scrolls and books. The map was very old</w:t>
      </w:r>
      <w:r w:rsidR="001307BF">
        <w:t xml:space="preserve"> with no landmarks I knew (not that I knew much) but still looked familiar.</w:t>
      </w:r>
    </w:p>
    <w:p w14:paraId="63BF2281" w14:textId="0CD99BCE" w:rsidR="001307BF" w:rsidRDefault="000D54CA">
      <w:r>
        <w:t xml:space="preserve">“Hey Hans, look at this. I think it might </w:t>
      </w:r>
      <w:proofErr w:type="gramStart"/>
      <w:r>
        <w:t>be</w:t>
      </w:r>
      <w:proofErr w:type="gramEnd"/>
      <w:r>
        <w:t xml:space="preserve"> a map of </w:t>
      </w:r>
      <w:proofErr w:type="gramStart"/>
      <w:r>
        <w:t>this areas</w:t>
      </w:r>
      <w:proofErr w:type="gramEnd"/>
      <w:r>
        <w:t xml:space="preserve"> a long time ago. See the coast? It sort of </w:t>
      </w:r>
      <w:r w:rsidR="004B21EA">
        <w:t xml:space="preserve">looks like what’s west of Sandpoint, which should </w:t>
      </w:r>
      <w:proofErr w:type="spellStart"/>
      <w:proofErr w:type="gramStart"/>
      <w:r w:rsidR="004B21EA">
        <w:t>be..</w:t>
      </w:r>
      <w:proofErr w:type="gramEnd"/>
      <w:r w:rsidR="004B21EA">
        <w:t>right</w:t>
      </w:r>
      <w:proofErr w:type="spellEnd"/>
      <w:r w:rsidR="004B21EA">
        <w:t xml:space="preserve"> around here?</w:t>
      </w:r>
      <w:r w:rsidR="00074C67">
        <w:t xml:space="preserve"> I can’t read this writing though-I think its </w:t>
      </w:r>
      <w:proofErr w:type="spellStart"/>
      <w:r w:rsidR="00074C67">
        <w:t>Thassalonian</w:t>
      </w:r>
      <w:proofErr w:type="spellEnd"/>
      <w:r w:rsidR="004B21EA">
        <w:t>”</w:t>
      </w:r>
    </w:p>
    <w:p w14:paraId="6AD07752" w14:textId="5B3D3B56" w:rsidR="004B21EA" w:rsidRDefault="00074C67">
      <w:r>
        <w:t xml:space="preserve">“Jah, </w:t>
      </w:r>
      <w:proofErr w:type="spellStart"/>
      <w:r>
        <w:t>Jhys</w:t>
      </w:r>
      <w:proofErr w:type="spellEnd"/>
      <w:r>
        <w:t xml:space="preserve">, I think you are right. </w:t>
      </w:r>
      <w:r w:rsidR="00866082">
        <w:t xml:space="preserve">It does look like this area. The writing says </w:t>
      </w:r>
      <w:r w:rsidR="00866082" w:rsidRPr="00F064DB">
        <w:rPr>
          <w:i/>
          <w:iCs/>
        </w:rPr>
        <w:t>HF complex</w:t>
      </w:r>
      <w:r w:rsidR="00F064DB">
        <w:t>”</w:t>
      </w:r>
    </w:p>
    <w:p w14:paraId="26D9DC99" w14:textId="40CACDD0" w:rsidR="00F064DB" w:rsidRDefault="007E21EA">
      <w:r>
        <w:lastRenderedPageBreak/>
        <w:t>We looked at each other, and the</w:t>
      </w:r>
      <w:r w:rsidR="00EF776D">
        <w:t>n</w:t>
      </w:r>
      <w:r>
        <w:t xml:space="preserve"> at the same time said </w:t>
      </w:r>
      <w:proofErr w:type="spellStart"/>
      <w:r w:rsidRPr="00EF776D">
        <w:rPr>
          <w:i/>
          <w:iCs/>
        </w:rPr>
        <w:t>Hellstorm</w:t>
      </w:r>
      <w:proofErr w:type="spellEnd"/>
      <w:r w:rsidRPr="00EF776D">
        <w:rPr>
          <w:i/>
          <w:iCs/>
        </w:rPr>
        <w:t xml:space="preserve"> Flume</w:t>
      </w:r>
      <w:r w:rsidR="009172F3" w:rsidRPr="00EF776D">
        <w:rPr>
          <w:i/>
          <w:iCs/>
        </w:rPr>
        <w:t xml:space="preserve"> complex</w:t>
      </w:r>
      <w:r w:rsidR="009172F3">
        <w:t>!</w:t>
      </w:r>
      <w:r w:rsidR="00230227">
        <w:t xml:space="preserve"> So that’s what this is-</w:t>
      </w:r>
      <w:r w:rsidR="00355B6F">
        <w:t>something that was connected to that ancient weapon.</w:t>
      </w:r>
      <w:r w:rsidR="00340957">
        <w:t xml:space="preserve"> “See </w:t>
      </w:r>
      <w:proofErr w:type="spellStart"/>
      <w:r w:rsidR="00340957">
        <w:t>Jhys</w:t>
      </w:r>
      <w:proofErr w:type="spellEnd"/>
      <w:r w:rsidR="00340957">
        <w:t>, patience and persistence</w:t>
      </w:r>
      <w:r w:rsidR="00001F5F">
        <w:t xml:space="preserve"> </w:t>
      </w:r>
      <w:proofErr w:type="gramStart"/>
      <w:r w:rsidR="00001F5F">
        <w:t>does</w:t>
      </w:r>
      <w:proofErr w:type="gramEnd"/>
      <w:r w:rsidR="00001F5F">
        <w:t xml:space="preserve"> the trick” From Hans’ shoulder, </w:t>
      </w:r>
      <w:r w:rsidR="00834B95">
        <w:t xml:space="preserve">the lizard said “And </w:t>
      </w:r>
      <w:proofErr w:type="spellStart"/>
      <w:r w:rsidR="00834B95">
        <w:t>Phryllis</w:t>
      </w:r>
      <w:proofErr w:type="spellEnd"/>
      <w:r w:rsidR="00834B95">
        <w:t xml:space="preserve">-she does </w:t>
      </w:r>
      <w:r w:rsidR="00823EAC">
        <w:t>tricks too” while looking directly at Tom.</w:t>
      </w:r>
    </w:p>
    <w:p w14:paraId="6D52155A" w14:textId="77777777" w:rsidR="00BC0F1C" w:rsidRDefault="007457CE">
      <w:r>
        <w:t>“</w:t>
      </w:r>
      <w:r w:rsidR="00C44DD6">
        <w:t>J</w:t>
      </w:r>
      <w:r>
        <w:t>ah, well anyway</w:t>
      </w:r>
      <w:r w:rsidR="00C44DD6">
        <w:t xml:space="preserve">, if HF is Sandpoint, then right down there ought to be </w:t>
      </w:r>
      <w:r w:rsidR="008637F1">
        <w:t xml:space="preserve">the Pit. </w:t>
      </w:r>
      <w:r w:rsidR="00735E3D">
        <w:t xml:space="preserve">The map </w:t>
      </w:r>
      <w:r w:rsidR="00786ECD">
        <w:t>showed a red circle</w:t>
      </w:r>
      <w:r w:rsidR="008637F1">
        <w:t xml:space="preserve"> very near the spot Hans had ref</w:t>
      </w:r>
      <w:r w:rsidR="00735E3D">
        <w:t>erred to</w:t>
      </w:r>
      <w:r w:rsidR="00786ECD">
        <w:t xml:space="preserve">, with a </w:t>
      </w:r>
      <w:r w:rsidR="009D5E64">
        <w:t xml:space="preserve">note </w:t>
      </w:r>
      <w:r w:rsidR="005F6443">
        <w:t xml:space="preserve">along the margins. </w:t>
      </w:r>
      <w:r w:rsidR="005F6443" w:rsidRPr="005F6443">
        <w:t>“</w:t>
      </w:r>
      <w:r w:rsidR="005F6443" w:rsidRPr="005F6443">
        <w:rPr>
          <w:i/>
          <w:iCs/>
        </w:rPr>
        <w:t xml:space="preserve">Captured spies whisper of a sizable </w:t>
      </w:r>
      <w:proofErr w:type="spellStart"/>
      <w:r w:rsidR="005F6443" w:rsidRPr="005F6443">
        <w:rPr>
          <w:i/>
          <w:iCs/>
        </w:rPr>
        <w:t>Shalast</w:t>
      </w:r>
      <w:proofErr w:type="spellEnd"/>
      <w:r w:rsidR="005F6443" w:rsidRPr="005F6443">
        <w:rPr>
          <w:i/>
          <w:iCs/>
        </w:rPr>
        <w:t xml:space="preserve"> cohort stationed here, led by someone named </w:t>
      </w:r>
      <w:proofErr w:type="spellStart"/>
      <w:r w:rsidR="005F6443" w:rsidRPr="005F6443">
        <w:rPr>
          <w:i/>
          <w:iCs/>
        </w:rPr>
        <w:t>Liralarue</w:t>
      </w:r>
      <w:proofErr w:type="spellEnd"/>
      <w:r w:rsidR="005F6443" w:rsidRPr="005F6443">
        <w:rPr>
          <w:i/>
          <w:iCs/>
        </w:rPr>
        <w:t>—must secure authorization from Mistress for a raid</w:t>
      </w:r>
      <w:r w:rsidR="005F6443" w:rsidRPr="005F6443">
        <w:t>.”</w:t>
      </w:r>
      <w:r w:rsidR="00735E3D">
        <w:t xml:space="preserve"> </w:t>
      </w:r>
      <w:r w:rsidR="00F27D54">
        <w:t xml:space="preserve"> Well, okey </w:t>
      </w:r>
      <w:proofErr w:type="spellStart"/>
      <w:r w:rsidR="00F27D54">
        <w:t>dokey</w:t>
      </w:r>
      <w:proofErr w:type="spellEnd"/>
      <w:r w:rsidR="00F27D54">
        <w:t xml:space="preserve"> then. Going to </w:t>
      </w:r>
      <w:r w:rsidR="00267010">
        <w:t>an old hideout of a bunc</w:t>
      </w:r>
      <w:r w:rsidR="008256E9">
        <w:t xml:space="preserve">h of </w:t>
      </w:r>
      <w:proofErr w:type="spellStart"/>
      <w:r w:rsidR="008256E9">
        <w:t>Kharzoug’s</w:t>
      </w:r>
      <w:proofErr w:type="spellEnd"/>
      <w:r w:rsidR="008256E9">
        <w:t xml:space="preserve"> troops</w:t>
      </w:r>
      <w:r w:rsidR="00D23EA8">
        <w:t xml:space="preserve"> to look for some terrible plot started </w:t>
      </w:r>
      <w:r w:rsidR="00CF3DB4">
        <w:t>1000</w:t>
      </w:r>
      <w:r w:rsidR="00D23EA8">
        <w:t xml:space="preserve"> years ago. What could go </w:t>
      </w:r>
      <w:proofErr w:type="spellStart"/>
      <w:proofErr w:type="gramStart"/>
      <w:r w:rsidR="00D23EA8">
        <w:t>wrong?</w:t>
      </w:r>
      <w:r w:rsidR="00D10AC2">
        <w:t>Anyway</w:t>
      </w:r>
      <w:proofErr w:type="spellEnd"/>
      <w:proofErr w:type="gramEnd"/>
      <w:r w:rsidR="00D10AC2">
        <w:t xml:space="preserve">, that’s </w:t>
      </w:r>
      <w:r w:rsidR="00AD6B7E">
        <w:t xml:space="preserve">a problem for another time.  </w:t>
      </w:r>
    </w:p>
    <w:p w14:paraId="2A7DC555" w14:textId="160C34CB" w:rsidR="00D23EA8" w:rsidRDefault="00AD6B7E">
      <w:r>
        <w:t xml:space="preserve">The map </w:t>
      </w:r>
      <w:r w:rsidR="00E4536D">
        <w:t xml:space="preserve">was made of better material than the scrolls, so we carefully rolled it up and </w:t>
      </w:r>
      <w:r w:rsidR="0000002F">
        <w:t xml:space="preserve">stashed it. Maybe Hans could use it to impress the </w:t>
      </w:r>
      <w:r w:rsidR="000D5148">
        <w:t xml:space="preserve">rude </w:t>
      </w:r>
      <w:proofErr w:type="spellStart"/>
      <w:r w:rsidR="00832CF3">
        <w:t>plonkers</w:t>
      </w:r>
      <w:proofErr w:type="spellEnd"/>
      <w:r w:rsidR="000D5148">
        <w:t xml:space="preserve"> at the mage academy. </w:t>
      </w:r>
    </w:p>
    <w:p w14:paraId="4AA40A61" w14:textId="7AB1432A" w:rsidR="0041543C" w:rsidRDefault="008F75E3">
      <w:r>
        <w:t>A door in the corner le</w:t>
      </w:r>
      <w:r w:rsidR="00BE0C7E">
        <w:t xml:space="preserve">d to a </w:t>
      </w:r>
      <w:r w:rsidR="00BC0F1C">
        <w:t>storeroom</w:t>
      </w:r>
      <w:r w:rsidR="00BE0C7E">
        <w:t xml:space="preserve">, where we found </w:t>
      </w:r>
      <w:r w:rsidR="00E03ADB">
        <w:t xml:space="preserve">a parchment and a key ring. The parchment described some strange trap with doors and baskets that needed to be filled with gems of a certain value.  The writer took </w:t>
      </w:r>
      <w:r w:rsidR="00CA5F01">
        <w:t>great pains to reveal that some insolent soldiers were being led to their deaths by the wrong advice, altho</w:t>
      </w:r>
      <w:r w:rsidR="00880CE7">
        <w:t>ugh they also noted the correct placement of gems. Not that it mattered.</w:t>
      </w:r>
      <w:r w:rsidR="00DD26DD">
        <w:t xml:space="preserve"> How could we possibly encounter this little piece of nasty work</w:t>
      </w:r>
      <w:r w:rsidR="00E21082">
        <w:t>?</w:t>
      </w:r>
    </w:p>
    <w:p w14:paraId="1B05C6B4" w14:textId="24247BD1" w:rsidR="007D7B1C" w:rsidRDefault="007D7B1C">
      <w:r>
        <w:t xml:space="preserve">Well, down </w:t>
      </w:r>
      <w:r w:rsidR="001969E5">
        <w:t xml:space="preserve">the hall, as it turned out. Tom </w:t>
      </w:r>
      <w:r w:rsidR="00B35E7B">
        <w:t>opened</w:t>
      </w:r>
      <w:r w:rsidR="00CF777C">
        <w:t xml:space="preserve"> the next </w:t>
      </w:r>
      <w:r w:rsidR="00736845">
        <w:t>door down</w:t>
      </w:r>
      <w:r w:rsidR="00CF777C">
        <w:t xml:space="preserve"> </w:t>
      </w:r>
      <w:r w:rsidR="00D1002B">
        <w:t xml:space="preserve">not </w:t>
      </w:r>
      <w:r w:rsidR="00401074">
        <w:t>noticing</w:t>
      </w:r>
      <w:r w:rsidR="00D1002B">
        <w:t xml:space="preserve"> the basket </w:t>
      </w:r>
      <w:r w:rsidR="00EB5DDC">
        <w:t xml:space="preserve">and entered a room with doors on the north wall. </w:t>
      </w:r>
      <w:r w:rsidR="00B35E7B">
        <w:t xml:space="preserve">They </w:t>
      </w:r>
      <w:proofErr w:type="gramStart"/>
      <w:r w:rsidR="00B35E7B">
        <w:t xml:space="preserve">also </w:t>
      </w:r>
      <w:r w:rsidR="00656483">
        <w:t>they</w:t>
      </w:r>
      <w:proofErr w:type="gramEnd"/>
      <w:r w:rsidR="00656483">
        <w:t xml:space="preserve"> had baskets, and quickly noting the </w:t>
      </w:r>
      <w:r w:rsidR="00D75FD2">
        <w:t xml:space="preserve">lack of any gems he returned to us and shrugged. </w:t>
      </w:r>
    </w:p>
    <w:p w14:paraId="5E305B08" w14:textId="2FB2A93C" w:rsidR="002743AA" w:rsidRDefault="002743AA">
      <w:r>
        <w:t xml:space="preserve">Well, now </w:t>
      </w:r>
      <w:r w:rsidR="00170705">
        <w:t xml:space="preserve">how were to find these gems, or beads </w:t>
      </w:r>
      <w:r w:rsidR="002C0CE9">
        <w:t xml:space="preserve">as they were referred to </w:t>
      </w:r>
      <w:r w:rsidR="00A43CE8">
        <w:t>in those wicked plans?</w:t>
      </w:r>
    </w:p>
    <w:p w14:paraId="1DC87065" w14:textId="20B50A9C" w:rsidR="00A43CE8" w:rsidRDefault="00A43CE8">
      <w:r>
        <w:t>“Jah” starts Hans “I</w:t>
      </w:r>
      <w:proofErr w:type="gramStart"/>
      <w:r w:rsidR="005A6248">
        <w:t>….OW</w:t>
      </w:r>
      <w:proofErr w:type="gramEnd"/>
      <w:r w:rsidR="005A6248">
        <w:t xml:space="preserve">!  </w:t>
      </w:r>
      <w:proofErr w:type="spellStart"/>
      <w:r w:rsidR="005A6248">
        <w:t>Phryllis</w:t>
      </w:r>
      <w:proofErr w:type="spellEnd"/>
      <w:r w:rsidR="005A6248">
        <w:t xml:space="preserve"> would you </w:t>
      </w:r>
      <w:r w:rsidR="009C3BB3">
        <w:t xml:space="preserve">be so kind as </w:t>
      </w:r>
      <w:r w:rsidR="00313DD6">
        <w:t>to</w:t>
      </w:r>
      <w:r w:rsidR="005A6248">
        <w:t xml:space="preserve"> not </w:t>
      </w:r>
      <w:r w:rsidR="00401074">
        <w:t xml:space="preserve">be </w:t>
      </w:r>
      <w:r w:rsidR="005A6248">
        <w:t>digging in with your claw</w:t>
      </w:r>
      <w:r w:rsidR="00BA1451">
        <w:t>s so much?</w:t>
      </w:r>
      <w:r w:rsidR="00313DD6">
        <w:t xml:space="preserve"> Thank you.</w:t>
      </w:r>
      <w:r w:rsidR="00BA1451">
        <w:t xml:space="preserve"> </w:t>
      </w:r>
      <w:r w:rsidR="009C3BB3">
        <w:t>Now</w:t>
      </w:r>
      <w:r w:rsidR="00115337">
        <w:t>, what was it I was going to say? Ach</w:t>
      </w:r>
      <w:r w:rsidR="00370830">
        <w:t xml:space="preserve">. </w:t>
      </w:r>
      <w:proofErr w:type="spellStart"/>
      <w:r w:rsidR="003754FE">
        <w:t>Nevermind</w:t>
      </w:r>
      <w:proofErr w:type="spellEnd"/>
      <w:r w:rsidR="003754FE">
        <w:t>,</w:t>
      </w:r>
      <w:r w:rsidR="007513C5">
        <w:t>”</w:t>
      </w:r>
      <w:r w:rsidR="003754FE">
        <w:t xml:space="preserve"> Hans sighed.</w:t>
      </w:r>
    </w:p>
    <w:p w14:paraId="030DD66F" w14:textId="400E6F51" w:rsidR="00880CE7" w:rsidRDefault="007513C5">
      <w:r>
        <w:t xml:space="preserve">We went to the last door </w:t>
      </w:r>
      <w:r w:rsidR="007B132C">
        <w:t xml:space="preserve">in the corridor and </w:t>
      </w:r>
      <w:proofErr w:type="spellStart"/>
      <w:r w:rsidR="007B132C">
        <w:t>opend</w:t>
      </w:r>
      <w:proofErr w:type="spellEnd"/>
      <w:r w:rsidR="007B132C">
        <w:t xml:space="preserve"> </w:t>
      </w:r>
      <w:r w:rsidR="000270AF">
        <w:t>it and</w:t>
      </w:r>
      <w:r w:rsidR="007B132C">
        <w:t xml:space="preserve"> were promptly set upon by a</w:t>
      </w:r>
      <w:r w:rsidR="00F9056B">
        <w:t xml:space="preserve"> stony winged thing with a long snout</w:t>
      </w:r>
      <w:r w:rsidR="00787AEF">
        <w:t xml:space="preserve">, </w:t>
      </w:r>
      <w:r w:rsidR="00F9056B">
        <w:t>horns and a</w:t>
      </w:r>
      <w:r w:rsidR="00787AEF">
        <w:t xml:space="preserve"> rather</w:t>
      </w:r>
      <w:r w:rsidR="00F9056B">
        <w:t xml:space="preserve"> big ax</w:t>
      </w:r>
      <w:r w:rsidR="00787AEF">
        <w:t xml:space="preserve">. </w:t>
      </w:r>
      <w:r w:rsidR="00A1473C">
        <w:t>I grant my companions the blessing of Milani a</w:t>
      </w:r>
      <w:r w:rsidR="003F4A25">
        <w:t>s long-snout gets blasted by magic from Hans</w:t>
      </w:r>
      <w:r w:rsidR="00A52FCC">
        <w:t xml:space="preserve">. Tom </w:t>
      </w:r>
      <w:proofErr w:type="gramStart"/>
      <w:r w:rsidR="00A52FCC">
        <w:t>trips</w:t>
      </w:r>
      <w:proofErr w:type="gramEnd"/>
      <w:r w:rsidR="00A52FCC">
        <w:t xml:space="preserve"> it, and Zunk</w:t>
      </w:r>
      <w:r w:rsidR="00914215">
        <w:t xml:space="preserve"> flips their knife downward, first </w:t>
      </w:r>
      <w:r w:rsidR="00E80D4D">
        <w:t>gashing a large wound down the thigh</w:t>
      </w:r>
      <w:r w:rsidR="00B934CF">
        <w:t xml:space="preserve">. It twisted </w:t>
      </w:r>
      <w:r w:rsidR="00E80D4D">
        <w:t xml:space="preserve">and </w:t>
      </w:r>
      <w:r w:rsidR="00B934CF">
        <w:t xml:space="preserve">Zunk’s </w:t>
      </w:r>
      <w:r w:rsidR="00E80D4D">
        <w:t xml:space="preserve">second </w:t>
      </w:r>
      <w:r w:rsidR="00AF566A">
        <w:t xml:space="preserve">strike </w:t>
      </w:r>
      <w:r w:rsidR="008279BA">
        <w:t>punched through</w:t>
      </w:r>
      <w:r w:rsidR="001E171D">
        <w:t xml:space="preserve"> the thing’s now exposed </w:t>
      </w:r>
      <w:r w:rsidR="00EB5419">
        <w:t xml:space="preserve">chest. </w:t>
      </w:r>
      <w:r w:rsidR="007B132C">
        <w:t xml:space="preserve"> </w:t>
      </w:r>
      <w:r w:rsidR="00F221E9">
        <w:t xml:space="preserve">I looked </w:t>
      </w:r>
      <w:r w:rsidR="00B37597">
        <w:t>at its lifeless horned head</w:t>
      </w:r>
      <w:r w:rsidR="00F27771">
        <w:t xml:space="preserve"> and reptilian snout</w:t>
      </w:r>
      <w:r w:rsidR="001537A6">
        <w:t>-another demon perhaps</w:t>
      </w:r>
      <w:r w:rsidR="0007237E">
        <w:t>. It worried me I should have been more worried</w:t>
      </w:r>
      <w:r w:rsidR="00FC6D47">
        <w:t xml:space="preserve">. </w:t>
      </w:r>
    </w:p>
    <w:p w14:paraId="2578B896" w14:textId="464B245B" w:rsidR="00183743" w:rsidRDefault="00B83F0F">
      <w:r>
        <w:lastRenderedPageBreak/>
        <w:t>“Hey Zunk: I said as we looked around the otherwise empty room “</w:t>
      </w:r>
      <w:r w:rsidR="00456C06">
        <w:t xml:space="preserve">does that look like a door to you”? and pointed. </w:t>
      </w:r>
      <w:r w:rsidR="00AD6A35">
        <w:t xml:space="preserve">“Aye it does </w:t>
      </w:r>
      <w:r w:rsidR="00801D3E">
        <w:t>girl” as he approached and peered at it closely “good one!”</w:t>
      </w:r>
      <w:r w:rsidR="00666939">
        <w:t xml:space="preserve"> He carefully revealed the outlines.</w:t>
      </w:r>
    </w:p>
    <w:p w14:paraId="43FC66B0" w14:textId="41F67E2F" w:rsidR="005E75B2" w:rsidRDefault="005E75B2">
      <w:r>
        <w:t>Zunk fiddled with it for a moment, pronounced it safe</w:t>
      </w:r>
      <w:r w:rsidR="00666939">
        <w:t xml:space="preserve"> and invited Tom to open it. </w:t>
      </w:r>
      <w:r w:rsidR="00956A57">
        <w:t xml:space="preserve">A </w:t>
      </w:r>
      <w:proofErr w:type="gramStart"/>
      <w:r w:rsidR="00956A57">
        <w:t>small long</w:t>
      </w:r>
      <w:proofErr w:type="gramEnd"/>
      <w:r w:rsidR="00956A57">
        <w:t xml:space="preserve"> room on the other side, with what looked like a green stone…</w:t>
      </w:r>
      <w:proofErr w:type="spellStart"/>
      <w:proofErr w:type="gramStart"/>
      <w:r w:rsidR="00956A57">
        <w:t>egg</w:t>
      </w:r>
      <w:r w:rsidR="00AB5DF3">
        <w:t>..</w:t>
      </w:r>
      <w:proofErr w:type="gramEnd"/>
      <w:r w:rsidR="00AB5DF3">
        <w:t>resting</w:t>
      </w:r>
      <w:proofErr w:type="spellEnd"/>
      <w:r w:rsidR="00AB5DF3">
        <w:t xml:space="preserve"> on the floor. </w:t>
      </w:r>
      <w:r w:rsidR="00D01EC0">
        <w:t>Large egg</w:t>
      </w:r>
      <w:r w:rsidR="00514479">
        <w:t xml:space="preserve">, </w:t>
      </w:r>
      <w:proofErr w:type="gramStart"/>
      <w:r w:rsidR="00514479">
        <w:t>bigger</w:t>
      </w:r>
      <w:proofErr w:type="gramEnd"/>
      <w:r w:rsidR="00514479">
        <w:t xml:space="preserve"> </w:t>
      </w:r>
      <w:proofErr w:type="gramStart"/>
      <w:r w:rsidR="00514479">
        <w:t>long</w:t>
      </w:r>
      <w:proofErr w:type="gramEnd"/>
      <w:r w:rsidR="00514479">
        <w:t xml:space="preserve"> than Hans or Zunk</w:t>
      </w:r>
      <w:r w:rsidR="00D01EC0">
        <w:t xml:space="preserve"> was tall</w:t>
      </w:r>
      <w:r w:rsidR="00514479">
        <w:t>.</w:t>
      </w:r>
      <w:r w:rsidR="00D01EC0">
        <w:t xml:space="preserve"> (</w:t>
      </w:r>
      <w:r w:rsidR="00A47B7D">
        <w:t>N</w:t>
      </w:r>
      <w:r w:rsidR="00D01EC0">
        <w:t>ot that I am judging</w:t>
      </w:r>
      <w:r w:rsidR="00A47B7D">
        <w:t>).</w:t>
      </w:r>
      <w:r w:rsidR="00514479">
        <w:t xml:space="preserve"> </w:t>
      </w:r>
      <w:r w:rsidR="00AB5DF3">
        <w:t>Stoney tentacles emerged from its side and cu</w:t>
      </w:r>
      <w:r w:rsidR="00C04BF3">
        <w:t>rled up the walls.</w:t>
      </w:r>
      <w:r w:rsidR="00485656">
        <w:t xml:space="preserve"> A </w:t>
      </w:r>
      <w:r w:rsidR="00C70A34">
        <w:t xml:space="preserve">bloodless sea creature in its underwater death trap? A stoney spider about to </w:t>
      </w:r>
      <w:r w:rsidR="00EB6662">
        <w:t>come to life?</w:t>
      </w:r>
      <w:r w:rsidR="00C70A34">
        <w:t xml:space="preserve"> </w:t>
      </w:r>
      <w:r w:rsidR="00C04BF3">
        <w:t xml:space="preserve"> </w:t>
      </w:r>
      <w:r w:rsidR="004D10DD">
        <w:t xml:space="preserve">I did not like it at all, and refused to go in. </w:t>
      </w:r>
    </w:p>
    <w:p w14:paraId="613D212E" w14:textId="1071863E" w:rsidR="00EB6662" w:rsidRDefault="00036723">
      <w:r>
        <w:t xml:space="preserve">I heard Hans and Zunk muttering and then a rolling sliding </w:t>
      </w:r>
      <w:r w:rsidR="007443B3">
        <w:t>noise and</w:t>
      </w:r>
      <w:r>
        <w:t xml:space="preserve"> </w:t>
      </w:r>
      <w:r w:rsidR="007443B3">
        <w:t>I</w:t>
      </w:r>
      <w:r w:rsidR="00136AA2">
        <w:t xml:space="preserve"> </w:t>
      </w:r>
      <w:proofErr w:type="spellStart"/>
      <w:r>
        <w:t>peaked</w:t>
      </w:r>
      <w:proofErr w:type="spellEnd"/>
      <w:r>
        <w:t xml:space="preserve"> back inside. </w:t>
      </w:r>
      <w:r w:rsidR="007443B3">
        <w:t>Somehow,</w:t>
      </w:r>
      <w:r>
        <w:t xml:space="preserve"> they had managed to open the egg</w:t>
      </w:r>
      <w:r w:rsidR="00305D2C">
        <w:t xml:space="preserve">, the sides now expanded. </w:t>
      </w:r>
      <w:r w:rsidR="00265681">
        <w:t xml:space="preserve">It was not an </w:t>
      </w:r>
      <w:r w:rsidR="00305D2C">
        <w:t>egg;</w:t>
      </w:r>
      <w:r w:rsidR="00265681">
        <w:t xml:space="preserve"> it was a coffin. </w:t>
      </w:r>
      <w:r w:rsidR="008C14D6">
        <w:t xml:space="preserve">Inside were the bones of </w:t>
      </w:r>
      <w:r w:rsidR="0070629D">
        <w:t xml:space="preserve">some humanoid form, curled in fetal position. </w:t>
      </w:r>
      <w:r w:rsidR="00942155">
        <w:t xml:space="preserve">I could see a </w:t>
      </w:r>
      <w:r w:rsidR="00D903E9">
        <w:t xml:space="preserve">flash of green </w:t>
      </w:r>
      <w:r w:rsidR="009878CF">
        <w:t>in the hollow chest</w:t>
      </w:r>
      <w:r w:rsidR="00C8541F">
        <w:t xml:space="preserve">. Some </w:t>
      </w:r>
      <w:proofErr w:type="gramStart"/>
      <w:r w:rsidR="00C8541F">
        <w:t>stoney hearted</w:t>
      </w:r>
      <w:proofErr w:type="gramEnd"/>
      <w:r w:rsidR="00C8541F">
        <w:t xml:space="preserve"> monster ready to be </w:t>
      </w:r>
      <w:r w:rsidR="004A229C">
        <w:t>woken</w:t>
      </w:r>
      <w:r w:rsidR="00C8541F">
        <w:t>?</w:t>
      </w:r>
      <w:r w:rsidR="0076236E">
        <w:t xml:space="preserve"> That was not a thing that should have been opened, or further </w:t>
      </w:r>
      <w:r w:rsidR="005815F1">
        <w:t xml:space="preserve">played with, but naturally the boys were scheming how to get the green thing out </w:t>
      </w:r>
      <w:r w:rsidR="00200C10">
        <w:t xml:space="preserve">in a safe way. As if. But they settled on Hans </w:t>
      </w:r>
      <w:r w:rsidR="00A00DA7">
        <w:t>using a spell to carefully remove the object with</w:t>
      </w:r>
      <w:r w:rsidR="0067711E">
        <w:t xml:space="preserve">out disturbing anything, and he extracted a small delicately </w:t>
      </w:r>
      <w:r w:rsidR="00C50C89">
        <w:t xml:space="preserve">carved gemstone snake. I could sense some sort of magic, but not the type that would </w:t>
      </w:r>
      <w:r w:rsidR="00551D08">
        <w:t xml:space="preserve">be likely to cause us harm. Hans inspected it further and </w:t>
      </w:r>
      <w:r w:rsidR="00923BE5">
        <w:t xml:space="preserve">pronounced it to be </w:t>
      </w:r>
      <w:r w:rsidR="00B2297D">
        <w:t>able to transubstantiate into a real snake of useful size</w:t>
      </w:r>
      <w:r w:rsidR="00510719">
        <w:t xml:space="preserve">, ferocity and loyalty. It was decided Zunk would take it. </w:t>
      </w:r>
    </w:p>
    <w:p w14:paraId="5EE4AA75" w14:textId="13630C88" w:rsidR="00A72592" w:rsidRDefault="00A701E2">
      <w:r>
        <w:t xml:space="preserve">There was no place to go expect the </w:t>
      </w:r>
      <w:r w:rsidR="00447D2E">
        <w:t xml:space="preserve">room with the baskets on the doors. The obvious trap was </w:t>
      </w:r>
      <w:proofErr w:type="gramStart"/>
      <w:r w:rsidR="00447D2E">
        <w:t>worrisome</w:t>
      </w:r>
      <w:proofErr w:type="gramEnd"/>
      <w:r w:rsidR="00447D2E">
        <w:t xml:space="preserve"> but </w:t>
      </w:r>
      <w:r w:rsidR="00B568EA">
        <w:t xml:space="preserve">Tom pointed out he had been in the room before </w:t>
      </w:r>
      <w:r w:rsidR="000C5AD9">
        <w:t xml:space="preserve">and </w:t>
      </w:r>
      <w:r w:rsidR="0071067B">
        <w:t>nothing had happened</w:t>
      </w:r>
      <w:r w:rsidR="00B03154">
        <w:t xml:space="preserve">; whatever </w:t>
      </w:r>
      <w:r w:rsidR="0027479D">
        <w:t>nastiness there was n</w:t>
      </w:r>
      <w:r w:rsidR="00396502">
        <w:t xml:space="preserve">o longer functioning after all this time. </w:t>
      </w:r>
      <w:r w:rsidR="00BC3C72">
        <w:t xml:space="preserve">That made perfect sense; it was also completely </w:t>
      </w:r>
      <w:r w:rsidR="00F243DE">
        <w:t>wrong.</w:t>
      </w:r>
    </w:p>
    <w:p w14:paraId="2C86375E" w14:textId="3E59F5FB" w:rsidR="00F243DE" w:rsidRDefault="00F243DE">
      <w:r>
        <w:t xml:space="preserve">Tom entered the room again, this time inspecting it more carefully for </w:t>
      </w:r>
      <w:r w:rsidR="00D45ABF">
        <w:t xml:space="preserve">some scrap of knowledge, but there was none. Only a </w:t>
      </w:r>
      <w:r w:rsidR="00585129">
        <w:t xml:space="preserve">fiery </w:t>
      </w:r>
      <w:r w:rsidR="00AE1CAC">
        <w:t>explosion that torched the others, Tom somewhat badly.</w:t>
      </w:r>
      <w:r w:rsidR="008A48F6">
        <w:t xml:space="preserve"> </w:t>
      </w:r>
      <w:r w:rsidR="00CD2246">
        <w:t xml:space="preserve">I tended their burns in the hallway </w:t>
      </w:r>
      <w:r w:rsidR="003C66E8">
        <w:t xml:space="preserve">as we talked it over. </w:t>
      </w:r>
    </w:p>
    <w:p w14:paraId="216488D0" w14:textId="79FB0B83" w:rsidR="003C66E8" w:rsidRDefault="003C66E8">
      <w:r>
        <w:t>“Oh, I recall what I was going to say</w:t>
      </w:r>
      <w:r w:rsidR="005308F7">
        <w:t>”</w:t>
      </w:r>
      <w:r>
        <w:t xml:space="preserve">! </w:t>
      </w:r>
      <w:r w:rsidR="00AF5B91">
        <w:t>cried</w:t>
      </w:r>
      <w:r>
        <w:t xml:space="preserve"> Hans. </w:t>
      </w:r>
      <w:r w:rsidR="001F75F1">
        <w:t xml:space="preserve">“I really should have realized this earlier, but I was, </w:t>
      </w:r>
      <w:r w:rsidR="001F75F1" w:rsidRPr="00DE543E">
        <w:rPr>
          <w:i/>
          <w:iCs/>
        </w:rPr>
        <w:t>distracted</w:t>
      </w:r>
      <w:r w:rsidR="00DE543E">
        <w:rPr>
          <w:i/>
          <w:iCs/>
        </w:rPr>
        <w:t>,</w:t>
      </w:r>
      <w:r w:rsidR="001F75F1">
        <w:t xml:space="preserve"> </w:t>
      </w:r>
      <w:r w:rsidR="00DE543E">
        <w:t>by some unfortunate</w:t>
      </w:r>
      <w:r w:rsidR="005308F7">
        <w:t>…</w:t>
      </w:r>
      <w:r w:rsidR="00DE543E">
        <w:t xml:space="preserve"> Ow! Anyway, </w:t>
      </w:r>
      <w:r w:rsidR="009C7E16">
        <w:t xml:space="preserve">please </w:t>
      </w:r>
      <w:r w:rsidR="00DE543E">
        <w:t xml:space="preserve">show me the gems we got from the </w:t>
      </w:r>
      <w:r w:rsidR="009868E3">
        <w:t>room</w:t>
      </w:r>
      <w:r w:rsidR="009C7E16">
        <w:t>, if you would not mind, Zunk</w:t>
      </w:r>
      <w:r w:rsidR="00D600D6">
        <w:t>?</w:t>
      </w:r>
      <w:r w:rsidR="009F2681">
        <w:t xml:space="preserve"> That hand looks healed.</w:t>
      </w:r>
      <w:r w:rsidR="009868E3">
        <w:t xml:space="preserve"> They were with the knife and the bowl. Ah yes</w:t>
      </w:r>
      <w:r w:rsidR="009E7179">
        <w:t xml:space="preserve">-it is good we did not sell these, </w:t>
      </w:r>
      <w:proofErr w:type="spellStart"/>
      <w:r w:rsidR="009E7179">
        <w:t>jah</w:t>
      </w:r>
      <w:proofErr w:type="spellEnd"/>
      <w:r w:rsidR="009E7179">
        <w:t xml:space="preserve">? The values </w:t>
      </w:r>
      <w:r w:rsidR="007344C6">
        <w:t xml:space="preserve">match the requirements of these baskets, although we lack the most valuable </w:t>
      </w:r>
      <w:proofErr w:type="gramStart"/>
      <w:r w:rsidR="007344C6">
        <w:t>mentioned</w:t>
      </w:r>
      <w:proofErr w:type="gramEnd"/>
      <w:r w:rsidR="00D600D6">
        <w:t xml:space="preserve"> f</w:t>
      </w:r>
      <w:r w:rsidR="00CF3F0C">
        <w:t>or the statue</w:t>
      </w:r>
      <w:r w:rsidR="007344C6">
        <w:t xml:space="preserve">, but </w:t>
      </w:r>
      <w:r w:rsidR="00E90A4F">
        <w:t>progress!</w:t>
      </w:r>
      <w:r w:rsidR="0089307D">
        <w:t xml:space="preserve"> Better late </w:t>
      </w:r>
      <w:r w:rsidR="005D4A82">
        <w:t>than</w:t>
      </w:r>
      <w:r w:rsidR="0089307D">
        <w:t xml:space="preserve"> never</w:t>
      </w:r>
      <w:r w:rsidR="00A35992">
        <w:t>.</w:t>
      </w:r>
      <w:r w:rsidR="005D4A82">
        <w:t>”</w:t>
      </w:r>
      <w:r w:rsidR="003507F7">
        <w:t xml:space="preserve"> </w:t>
      </w:r>
      <w:proofErr w:type="spellStart"/>
      <w:r w:rsidR="003507F7">
        <w:t>Mhmmmm</w:t>
      </w:r>
      <w:proofErr w:type="spellEnd"/>
      <w:r w:rsidR="003507F7">
        <w:t>, I thought as I tended Tom.</w:t>
      </w:r>
    </w:p>
    <w:p w14:paraId="0D8AD067" w14:textId="7DFEDCDA" w:rsidR="00051096" w:rsidRDefault="00436B78">
      <w:r>
        <w:t xml:space="preserve">Hans arranged the gems in piles as I worked. </w:t>
      </w:r>
      <w:r w:rsidR="006A6808">
        <w:t>“</w:t>
      </w:r>
      <w:r w:rsidR="0047365A">
        <w:t>This</w:t>
      </w:r>
      <w:r w:rsidR="006A6808">
        <w:t xml:space="preserve"> one in the first, these in the second and so on, should </w:t>
      </w:r>
      <w:r w:rsidR="0047365A">
        <w:t>neuter the trap</w:t>
      </w:r>
      <w:r w:rsidR="006A6808">
        <w:t>. When of course, we all are ready”</w:t>
      </w:r>
    </w:p>
    <w:p w14:paraId="7C56FFD8" w14:textId="2FBC5C9B" w:rsidR="006A6808" w:rsidRDefault="00724380">
      <w:r>
        <w:lastRenderedPageBreak/>
        <w:t xml:space="preserve">After a </w:t>
      </w:r>
      <w:proofErr w:type="gramStart"/>
      <w:r>
        <w:t>time</w:t>
      </w:r>
      <w:proofErr w:type="gramEnd"/>
      <w:r>
        <w:t xml:space="preserve"> we </w:t>
      </w:r>
      <w:r w:rsidR="0081240E">
        <w:t>were and</w:t>
      </w:r>
      <w:r>
        <w:t xml:space="preserve"> did as Hans instructed</w:t>
      </w:r>
      <w:r w:rsidR="00AF259F">
        <w:t>. Nothing happened</w:t>
      </w:r>
      <w:r w:rsidR="00411CCC">
        <w:t xml:space="preserve">, which we took to mean Hans had puzzled </w:t>
      </w:r>
      <w:r w:rsidR="0081240E">
        <w:t>it out</w:t>
      </w:r>
      <w:r w:rsidR="007665ED">
        <w:t>. So yes, progress. We opened one of the doors</w:t>
      </w:r>
      <w:r w:rsidR="00313BC1">
        <w:t xml:space="preserve"> on the north wall</w:t>
      </w:r>
      <w:r w:rsidR="007665ED">
        <w:t xml:space="preserve"> and </w:t>
      </w:r>
      <w:r w:rsidR="00A613C0">
        <w:t xml:space="preserve">looked at a small room with a statue inside of it of a splendid woman, holding </w:t>
      </w:r>
      <w:r w:rsidR="00985484">
        <w:t xml:space="preserve">a real and deadly looking pole arm. Her other hand was open, as if she expected </w:t>
      </w:r>
      <w:r w:rsidR="000121DB">
        <w:t>something</w:t>
      </w:r>
      <w:r w:rsidR="001574BC">
        <w:t xml:space="preserve"> to be placed in it</w:t>
      </w:r>
      <w:r w:rsidR="000121DB">
        <w:t>.  There was nothing else in the room</w:t>
      </w:r>
      <w:r w:rsidR="00CE17BD">
        <w:t xml:space="preserve"> but a door to the right of us</w:t>
      </w:r>
      <w:r w:rsidR="00DE3626">
        <w:t>-the one we did not open.</w:t>
      </w:r>
    </w:p>
    <w:p w14:paraId="0746369E" w14:textId="197FDDDB" w:rsidR="00C51A39" w:rsidRDefault="00CE76D5">
      <w:r>
        <w:t xml:space="preserve">“Ah, well, it looks like we need the last gem to </w:t>
      </w:r>
      <w:r w:rsidR="00047703">
        <w:t xml:space="preserve">complete things” said Hans, quite reasonably. </w:t>
      </w:r>
      <w:r w:rsidR="00EF59AF">
        <w:t>He</w:t>
      </w:r>
      <w:r w:rsidR="00047703">
        <w:t xml:space="preserve"> was also completely wrong. </w:t>
      </w:r>
      <w:r w:rsidR="004A44CD">
        <w:t>The statue moved.</w:t>
      </w:r>
    </w:p>
    <w:p w14:paraId="7B474EEF" w14:textId="49F61A96" w:rsidR="004A44CD" w:rsidRDefault="004A44CD">
      <w:r>
        <w:t xml:space="preserve">I immediately drew on Milani’s power to ward my armor. We were </w:t>
      </w:r>
      <w:proofErr w:type="gramStart"/>
      <w:r w:rsidR="00147915">
        <w:t>more or less standing</w:t>
      </w:r>
      <w:proofErr w:type="gramEnd"/>
      <w:r w:rsidR="00147915">
        <w:t xml:space="preserve"> right in front of it, and hopefully it would attack me. I took a swing at it to give it a </w:t>
      </w:r>
      <w:r w:rsidR="009836D6">
        <w:t>reason but</w:t>
      </w:r>
      <w:r w:rsidR="00147915">
        <w:t xml:space="preserve"> missed. </w:t>
      </w:r>
      <w:r w:rsidR="00EF59AF">
        <w:t>Fortunately,</w:t>
      </w:r>
      <w:r w:rsidR="00FF11A2">
        <w:t xml:space="preserve"> </w:t>
      </w:r>
      <w:proofErr w:type="gramStart"/>
      <w:r w:rsidR="00FF11A2">
        <w:t>all of</w:t>
      </w:r>
      <w:proofErr w:type="gramEnd"/>
      <w:r w:rsidR="00FF11A2">
        <w:t xml:space="preserve"> the others were more successful, and they harassed it with magic bolts and ste</w:t>
      </w:r>
      <w:r w:rsidR="009836D6">
        <w:t>el. It wounded Tom badl</w:t>
      </w:r>
      <w:r w:rsidR="00373B06">
        <w:t xml:space="preserve">y, but I was ready and made him </w:t>
      </w:r>
      <w:r w:rsidR="00114B13">
        <w:t xml:space="preserve">whole almost immediately. Zunk killed it with gutting strike before Tom had a chance to </w:t>
      </w:r>
      <w:r w:rsidR="00FC7F92">
        <w:t>take his revenge.</w:t>
      </w:r>
    </w:p>
    <w:p w14:paraId="56641D57" w14:textId="4D7444E2" w:rsidR="00272065" w:rsidRDefault="00FC7F92">
      <w:r>
        <w:t xml:space="preserve">Okey </w:t>
      </w:r>
      <w:proofErr w:type="spellStart"/>
      <w:r>
        <w:t>dokey</w:t>
      </w:r>
      <w:proofErr w:type="spellEnd"/>
      <w:r>
        <w:t xml:space="preserve"> then. </w:t>
      </w:r>
      <w:r w:rsidR="00BB0B54">
        <w:t>We couldn’t find anything else</w:t>
      </w:r>
      <w:r w:rsidR="0049565A">
        <w:t>, although the gleaming pole arm was valuable, so we left with it and the gems</w:t>
      </w:r>
      <w:r w:rsidR="00BA558C">
        <w:t xml:space="preserve"> too</w:t>
      </w:r>
      <w:r w:rsidR="00E8678A">
        <w:t xml:space="preserve">. I was </w:t>
      </w:r>
      <w:r w:rsidR="00D24324">
        <w:t xml:space="preserve">unsatisfied, even though we had cleansed the place of some very not nice things. </w:t>
      </w:r>
    </w:p>
    <w:p w14:paraId="250C6D7F" w14:textId="610F2645" w:rsidR="00D24324" w:rsidRDefault="00072F1B">
      <w:r>
        <w:t>“Well, this is all well and good, but I am not sure what we have accomplished</w:t>
      </w:r>
      <w:r w:rsidR="002345EC">
        <w:t>”</w:t>
      </w:r>
      <w:r>
        <w:t>. I said “I mean, Hans might be able to</w:t>
      </w:r>
      <w:r w:rsidR="00CF3A9C">
        <w:t xml:space="preserve"> get in good with the Rune readers or whatever they are called, </w:t>
      </w:r>
      <w:r w:rsidR="00C6113F">
        <w:t>but we still don’t have the artifact”</w:t>
      </w:r>
    </w:p>
    <w:p w14:paraId="186C8B46" w14:textId="4FB46191" w:rsidR="00C6113F" w:rsidRDefault="00E154E1">
      <w:r>
        <w:t xml:space="preserve">You keep talking </w:t>
      </w:r>
      <w:r w:rsidR="008D06B4">
        <w:t>about</w:t>
      </w:r>
      <w:r>
        <w:t xml:space="preserve"> an artifact, Jhys, but what is that exactly?</w:t>
      </w:r>
      <w:r w:rsidR="006801DB">
        <w:t>” asked Zunk “</w:t>
      </w:r>
      <w:r w:rsidR="0063237F">
        <w:t>I mean, how do we know what we are looking for?</w:t>
      </w:r>
      <w:r w:rsidR="002E290B">
        <w:t xml:space="preserve"> Like the Horn or something?</w:t>
      </w:r>
      <w:r w:rsidR="0063237F">
        <w:t>”</w:t>
      </w:r>
    </w:p>
    <w:p w14:paraId="7B956D74" w14:textId="560FCC7E" w:rsidR="0063237F" w:rsidRDefault="001A266D">
      <w:r>
        <w:t>“Ah well</w:t>
      </w:r>
      <w:r w:rsidR="00EB38C0">
        <w:t xml:space="preserve">” began the </w:t>
      </w:r>
      <w:proofErr w:type="spellStart"/>
      <w:r w:rsidR="00EB38C0">
        <w:t>Hansplaining</w:t>
      </w:r>
      <w:proofErr w:type="spellEnd"/>
      <w:r w:rsidR="00EB38C0">
        <w:t>. “It is quite simple, really. An artif</w:t>
      </w:r>
      <w:r w:rsidR="003D5BCF">
        <w:t>act is an object of ancient and great power</w:t>
      </w:r>
      <w:r w:rsidR="002C31DA">
        <w:t>. T</w:t>
      </w:r>
      <w:r w:rsidR="00E563ED">
        <w:t xml:space="preserve">o be an artifact </w:t>
      </w:r>
      <w:r w:rsidR="00654E8C">
        <w:t xml:space="preserve">is to be something legendary and mysterious. Like the knife </w:t>
      </w:r>
      <w:proofErr w:type="spellStart"/>
      <w:r w:rsidR="00654E8C">
        <w:t>Promqeth</w:t>
      </w:r>
      <w:proofErr w:type="spellEnd"/>
      <w:r w:rsidR="00654E8C">
        <w:t xml:space="preserve"> wielded that </w:t>
      </w:r>
      <w:r w:rsidR="00421B4F">
        <w:t xml:space="preserve">came from the well, </w:t>
      </w:r>
      <w:proofErr w:type="spellStart"/>
      <w:r w:rsidR="0094369E">
        <w:t>jah</w:t>
      </w:r>
      <w:proofErr w:type="spellEnd"/>
      <w:r w:rsidR="0094369E">
        <w:t xml:space="preserve">? But </w:t>
      </w:r>
      <w:proofErr w:type="gramStart"/>
      <w:r w:rsidR="0094369E">
        <w:t>of course</w:t>
      </w:r>
      <w:proofErr w:type="gramEnd"/>
      <w:r w:rsidR="0094369E">
        <w:t xml:space="preserve"> and on the other hand, an artifact needn’t be </w:t>
      </w:r>
      <w:r w:rsidR="004374B0">
        <w:t>so conveniently packaged, it could be</w:t>
      </w:r>
      <w:r w:rsidR="001C6D89">
        <w:t xml:space="preserve"> </w:t>
      </w:r>
      <w:proofErr w:type="gramStart"/>
      <w:r w:rsidR="001C6D89">
        <w:t>a..</w:t>
      </w:r>
      <w:proofErr w:type="gramEnd"/>
      <w:r w:rsidR="001C6D89">
        <w:t>”</w:t>
      </w:r>
    </w:p>
    <w:p w14:paraId="5C8C8FC7" w14:textId="67476DF2" w:rsidR="001C6D89" w:rsidRDefault="006F1CEB">
      <w:r>
        <w:t xml:space="preserve">Hans had stopped. “Zunk” he cried “that was a most </w:t>
      </w:r>
      <w:r w:rsidR="008D06B4">
        <w:t>perceptive</w:t>
      </w:r>
      <w:r>
        <w:t xml:space="preserve"> question to which I </w:t>
      </w:r>
      <w:r w:rsidR="00165AD4">
        <w:t xml:space="preserve">think I might have </w:t>
      </w:r>
      <w:r w:rsidR="00557903">
        <w:t>an</w:t>
      </w:r>
      <w:r w:rsidR="00165AD4">
        <w:t xml:space="preserve"> answer. </w:t>
      </w:r>
      <w:r w:rsidR="00557903">
        <w:t>I believe w</w:t>
      </w:r>
      <w:r w:rsidR="00165AD4">
        <w:t xml:space="preserve">e have already found what we are looking for-the </w:t>
      </w:r>
      <w:r w:rsidR="00AE5B11">
        <w:t xml:space="preserve">red stone room. Those stones are the ancient workings of the </w:t>
      </w:r>
      <w:proofErr w:type="spellStart"/>
      <w:r w:rsidR="00AE5B11">
        <w:t>Hellstorm</w:t>
      </w:r>
      <w:proofErr w:type="spellEnd"/>
      <w:r w:rsidR="00AE5B11">
        <w:t xml:space="preserve"> Flume-here</w:t>
      </w:r>
      <w:r w:rsidR="0022744C">
        <w:t>,</w:t>
      </w:r>
      <w:r w:rsidR="00AE5B11">
        <w:t xml:space="preserve"> in </w:t>
      </w:r>
      <w:r w:rsidR="00CE76A7">
        <w:t xml:space="preserve">the </w:t>
      </w:r>
      <w:proofErr w:type="spellStart"/>
      <w:r w:rsidR="00CE76A7">
        <w:t>Hellstorm</w:t>
      </w:r>
      <w:proofErr w:type="spellEnd"/>
      <w:r w:rsidR="00CE76A7">
        <w:t xml:space="preserve"> Flume </w:t>
      </w:r>
      <w:r w:rsidR="00CE76A7" w:rsidRPr="0022744C">
        <w:rPr>
          <w:i/>
          <w:iCs/>
        </w:rPr>
        <w:t>complex</w:t>
      </w:r>
      <w:r w:rsidR="00CE76A7">
        <w:t>!</w:t>
      </w:r>
    </w:p>
    <w:p w14:paraId="2655DAA5" w14:textId="372DEECD" w:rsidR="0022744C" w:rsidRDefault="0022744C">
      <w:r>
        <w:t xml:space="preserve">Fish and fiddlesticks! </w:t>
      </w:r>
      <w:r w:rsidR="00E267FE">
        <w:t>That seemed exactly right</w:t>
      </w:r>
      <w:r w:rsidR="004A661D">
        <w:t xml:space="preserve">-according to the map this place was connected to the Flume, and </w:t>
      </w:r>
      <w:r w:rsidR="00211FBA">
        <w:t xml:space="preserve">those stones were clearly mysterious and ancient. It </w:t>
      </w:r>
      <w:r w:rsidR="00BD112A">
        <w:t xml:space="preserve">did not take much to imagine mucking with </w:t>
      </w:r>
      <w:r w:rsidR="001C27BB">
        <w:t>them</w:t>
      </w:r>
      <w:r w:rsidR="00BD112A">
        <w:t xml:space="preserve"> might be dangerous</w:t>
      </w:r>
      <w:r w:rsidR="00C40608">
        <w:t xml:space="preserve">-clearly the Rune </w:t>
      </w:r>
      <w:proofErr w:type="gramStart"/>
      <w:r w:rsidR="00C40608">
        <w:t>lords built</w:t>
      </w:r>
      <w:proofErr w:type="gramEnd"/>
      <w:r w:rsidR="00C40608">
        <w:t xml:space="preserve"> things to last</w:t>
      </w:r>
      <w:r w:rsidR="00F60143">
        <w:t>.</w:t>
      </w:r>
      <w:r w:rsidR="0040590A">
        <w:t xml:space="preserve"> I thought of the basket room</w:t>
      </w:r>
      <w:r w:rsidR="00843268">
        <w:t>.</w:t>
      </w:r>
    </w:p>
    <w:p w14:paraId="7F4F8BF5" w14:textId="0F9C6E92" w:rsidR="00AC2B94" w:rsidRDefault="00F60143">
      <w:r>
        <w:lastRenderedPageBreak/>
        <w:t>“</w:t>
      </w:r>
      <w:r w:rsidR="004F29A4">
        <w:t>That was so brilliant Hans! I cried “Those stuff</w:t>
      </w:r>
      <w:r w:rsidR="00090756">
        <w:t>ed</w:t>
      </w:r>
      <w:r w:rsidR="004F29A4">
        <w:t xml:space="preserve"> shirt mages </w:t>
      </w:r>
      <w:proofErr w:type="gramStart"/>
      <w:r w:rsidR="004F29A4">
        <w:t>have to</w:t>
      </w:r>
      <w:proofErr w:type="gramEnd"/>
      <w:r w:rsidR="004F29A4">
        <w:t xml:space="preserve"> take you seriously now</w:t>
      </w:r>
      <w:r w:rsidR="00843268">
        <w:t xml:space="preserve">. </w:t>
      </w:r>
      <w:r w:rsidR="00B5225D">
        <w:t>T</w:t>
      </w:r>
      <w:r w:rsidR="00843268">
        <w:t>hey</w:t>
      </w:r>
      <w:r w:rsidR="00B5225D">
        <w:t xml:space="preserve"> </w:t>
      </w:r>
      <w:r w:rsidR="00AC2B94">
        <w:t>will look</w:t>
      </w:r>
      <w:r w:rsidR="00843268">
        <w:t xml:space="preserve"> so stupid</w:t>
      </w:r>
      <w:r w:rsidR="004F29A4">
        <w:t xml:space="preserve"> when you tell them</w:t>
      </w:r>
      <w:r w:rsidR="00EC3C93">
        <w:t xml:space="preserve"> all this was right underneath them and you figured it out.</w:t>
      </w:r>
      <w:r w:rsidR="00580EB5">
        <w:t>”</w:t>
      </w:r>
    </w:p>
    <w:p w14:paraId="6F93A046" w14:textId="45011768" w:rsidR="009A3E80" w:rsidRDefault="00091617" w:rsidP="009A3E80">
      <w:r>
        <w:t xml:space="preserve">We had reached the cave at the beginning, and </w:t>
      </w:r>
      <w:proofErr w:type="spellStart"/>
      <w:r>
        <w:t>Zorph</w:t>
      </w:r>
      <w:proofErr w:type="spellEnd"/>
      <w:r>
        <w:t xml:space="preserve"> had appeared out of somewhere to stand before us. </w:t>
      </w:r>
      <w:r w:rsidR="002D26EF">
        <w:t>“</w:t>
      </w:r>
      <w:proofErr w:type="spellStart"/>
      <w:proofErr w:type="gramStart"/>
      <w:r w:rsidR="009A3E80">
        <w:t>Oh..</w:t>
      </w:r>
      <w:proofErr w:type="gramEnd"/>
      <w:r w:rsidR="009A3E80">
        <w:t>hi</w:t>
      </w:r>
      <w:proofErr w:type="spellEnd"/>
      <w:r w:rsidR="009A3E80">
        <w:t xml:space="preserve"> again. </w:t>
      </w:r>
      <w:proofErr w:type="spellStart"/>
      <w:proofErr w:type="gramStart"/>
      <w:r w:rsidR="009A3E80">
        <w:t>Its</w:t>
      </w:r>
      <w:proofErr w:type="spellEnd"/>
      <w:proofErr w:type="gramEnd"/>
      <w:r w:rsidR="009A3E80">
        <w:t xml:space="preserve"> us, we were back a bit but we’re leaving now”</w:t>
      </w:r>
    </w:p>
    <w:p w14:paraId="394BDE91" w14:textId="60553CB4" w:rsidR="006814B0" w:rsidRDefault="00550086">
      <w:r>
        <w:t xml:space="preserve">It seemed his friend </w:t>
      </w:r>
      <w:proofErr w:type="spellStart"/>
      <w:r>
        <w:t>Woogie</w:t>
      </w:r>
      <w:proofErr w:type="spellEnd"/>
      <w:r>
        <w:t xml:space="preserve"> wanted to meet us</w:t>
      </w:r>
      <w:r w:rsidR="00670A57">
        <w:t xml:space="preserve">, which was sweet. But </w:t>
      </w:r>
      <w:proofErr w:type="spellStart"/>
      <w:r w:rsidR="00670A57">
        <w:t>Zorph</w:t>
      </w:r>
      <w:proofErr w:type="spellEnd"/>
      <w:r w:rsidR="00670A57">
        <w:t xml:space="preserve"> was nervous-he held </w:t>
      </w:r>
      <w:proofErr w:type="spellStart"/>
      <w:r w:rsidR="00670A57">
        <w:t>Woogie</w:t>
      </w:r>
      <w:proofErr w:type="spellEnd"/>
      <w:r w:rsidR="00670A57">
        <w:t xml:space="preserve"> in high regard</w:t>
      </w:r>
      <w:r w:rsidR="00334791">
        <w:t xml:space="preserve"> so apparently did the host of </w:t>
      </w:r>
      <w:proofErr w:type="spellStart"/>
      <w:r w:rsidR="00334791">
        <w:t>ghoublins</w:t>
      </w:r>
      <w:proofErr w:type="spellEnd"/>
      <w:r w:rsidR="00334791">
        <w:t xml:space="preserve"> </w:t>
      </w:r>
      <w:r w:rsidR="002E3B0F">
        <w:t>under his leadership</w:t>
      </w:r>
      <w:r w:rsidR="008A20B1">
        <w:t xml:space="preserve">. He was most insistent we should be </w:t>
      </w:r>
      <w:r w:rsidR="005F4E4E">
        <w:t xml:space="preserve">cool, and calm. </w:t>
      </w:r>
      <w:proofErr w:type="spellStart"/>
      <w:r w:rsidR="00766A28">
        <w:t>Woogie</w:t>
      </w:r>
      <w:proofErr w:type="spellEnd"/>
      <w:r w:rsidR="00766A28">
        <w:t xml:space="preserve"> j</w:t>
      </w:r>
      <w:r w:rsidR="005F4E4E">
        <w:t>ust wanted to talk, he kept saying.</w:t>
      </w:r>
    </w:p>
    <w:p w14:paraId="58EEC116" w14:textId="58831304" w:rsidR="005F4E4E" w:rsidRDefault="005F4E4E">
      <w:r>
        <w:t xml:space="preserve">“You </w:t>
      </w:r>
      <w:proofErr w:type="spellStart"/>
      <w:r>
        <w:t>betcha</w:t>
      </w:r>
      <w:proofErr w:type="spellEnd"/>
      <w:r>
        <w:t>” I affirmed “I mean you have been fair</w:t>
      </w:r>
      <w:r w:rsidR="005F5E7B">
        <w:t xml:space="preserve"> and helped us</w:t>
      </w:r>
      <w:r w:rsidR="00C66344">
        <w:t xml:space="preserve"> </w:t>
      </w:r>
      <w:r w:rsidR="002E3B0F">
        <w:t>a great deal.</w:t>
      </w:r>
      <w:r w:rsidR="006961A2">
        <w:t xml:space="preserve"> </w:t>
      </w:r>
      <w:r w:rsidR="00426171">
        <w:t xml:space="preserve">No baby eating, </w:t>
      </w:r>
      <w:proofErr w:type="gramStart"/>
      <w:r w:rsidR="00426171">
        <w:t>right”?</w:t>
      </w:r>
      <w:proofErr w:type="gramEnd"/>
    </w:p>
    <w:p w14:paraId="079EA675" w14:textId="6AD71B78" w:rsidR="00426171" w:rsidRDefault="005F5E7B">
      <w:r>
        <w:t>There was none,</w:t>
      </w:r>
      <w:r w:rsidR="001433E1">
        <w:t xml:space="preserve"> </w:t>
      </w:r>
      <w:proofErr w:type="spellStart"/>
      <w:r w:rsidR="001433E1">
        <w:t>Zorph</w:t>
      </w:r>
      <w:proofErr w:type="spellEnd"/>
      <w:r w:rsidR="001433E1">
        <w:t xml:space="preserve"> agreed as he took us into a passage we hadn’t noticed before</w:t>
      </w:r>
      <w:r w:rsidR="00CB101A">
        <w:t xml:space="preserve">. I </w:t>
      </w:r>
      <w:proofErr w:type="spellStart"/>
      <w:r w:rsidR="00CB101A">
        <w:t>ghoublin</w:t>
      </w:r>
      <w:proofErr w:type="spellEnd"/>
      <w:r w:rsidR="00CB101A">
        <w:t xml:space="preserve"> stood a score of paces in front of us, with </w:t>
      </w:r>
      <w:r w:rsidR="00C146BD">
        <w:t xml:space="preserve">a </w:t>
      </w:r>
      <w:r w:rsidR="002A7744">
        <w:t xml:space="preserve">pack behind him. </w:t>
      </w:r>
      <w:r w:rsidR="002D26EF">
        <w:t xml:space="preserve">Not </w:t>
      </w:r>
      <w:proofErr w:type="spellStart"/>
      <w:r w:rsidR="002D26EF">
        <w:t>ghoublins</w:t>
      </w:r>
      <w:proofErr w:type="spellEnd"/>
      <w:r w:rsidR="002D26EF">
        <w:t xml:space="preserve"> as it were, </w:t>
      </w:r>
      <w:proofErr w:type="spellStart"/>
      <w:r w:rsidR="002D26EF">
        <w:t>fullsized</w:t>
      </w:r>
      <w:proofErr w:type="spellEnd"/>
      <w:r w:rsidR="002D26EF">
        <w:t xml:space="preserve"> goblins. </w:t>
      </w:r>
      <w:proofErr w:type="spellStart"/>
      <w:r w:rsidR="002D26EF">
        <w:t>Woggie</w:t>
      </w:r>
      <w:proofErr w:type="spellEnd"/>
      <w:r w:rsidR="002A7744">
        <w:t xml:space="preserve"> </w:t>
      </w:r>
      <w:proofErr w:type="spellStart"/>
      <w:proofErr w:type="gramStart"/>
      <w:r w:rsidR="002A7744">
        <w:t>was..</w:t>
      </w:r>
      <w:proofErr w:type="gramEnd"/>
      <w:r w:rsidR="002A7744">
        <w:t>distinguished</w:t>
      </w:r>
      <w:proofErr w:type="spellEnd"/>
      <w:r w:rsidR="002A7744">
        <w:t xml:space="preserve"> for someone not alive, with delicate if chewed up features.</w:t>
      </w:r>
      <w:r w:rsidR="005F0049">
        <w:t xml:space="preserve"> His manner seemed </w:t>
      </w:r>
      <w:proofErr w:type="spellStart"/>
      <w:proofErr w:type="gramStart"/>
      <w:r w:rsidR="005F0049">
        <w:t>almost..</w:t>
      </w:r>
      <w:proofErr w:type="gramEnd"/>
      <w:r w:rsidR="005F0049">
        <w:t>academic</w:t>
      </w:r>
      <w:proofErr w:type="spellEnd"/>
      <w:r w:rsidR="005F0049">
        <w:t xml:space="preserve"> (?) and</w:t>
      </w:r>
      <w:r w:rsidR="002A7744">
        <w:t xml:space="preserve"> </w:t>
      </w:r>
      <w:r w:rsidR="0003168A">
        <w:t>h</w:t>
      </w:r>
      <w:r w:rsidR="002A7744">
        <w:t xml:space="preserve">e wore glasses just like Hans, </w:t>
      </w:r>
      <w:r w:rsidR="00736B8E">
        <w:t xml:space="preserve">which seemed a weird affectation. Did </w:t>
      </w:r>
      <w:proofErr w:type="spellStart"/>
      <w:r w:rsidR="00736B8E">
        <w:t>ghoublins</w:t>
      </w:r>
      <w:proofErr w:type="spellEnd"/>
      <w:r w:rsidR="00736B8E">
        <w:t xml:space="preserve"> suffer from poor vision?</w:t>
      </w:r>
    </w:p>
    <w:p w14:paraId="1A60E89D" w14:textId="0D67C720" w:rsidR="00E267FE" w:rsidRDefault="0003168A">
      <w:r>
        <w:t xml:space="preserve">“I am </w:t>
      </w:r>
      <w:proofErr w:type="spellStart"/>
      <w:r>
        <w:t>Woogie</w:t>
      </w:r>
      <w:proofErr w:type="spellEnd"/>
      <w:r>
        <w:t xml:space="preserve">, leader of </w:t>
      </w:r>
      <w:r w:rsidR="00FA2C7B">
        <w:t xml:space="preserve">this group, and you are the ones who helped my new friend </w:t>
      </w:r>
      <w:proofErr w:type="spellStart"/>
      <w:r w:rsidR="00FA2C7B">
        <w:t>Zorph</w:t>
      </w:r>
      <w:proofErr w:type="spellEnd"/>
      <w:r w:rsidR="00FA2C7B">
        <w:t xml:space="preserve"> here</w:t>
      </w:r>
      <w:r w:rsidR="005E24A0">
        <w:t xml:space="preserve">, </w:t>
      </w:r>
      <w:r w:rsidR="00895036">
        <w:t xml:space="preserve">with no guile. </w:t>
      </w:r>
      <w:proofErr w:type="gramStart"/>
      <w:r w:rsidR="00B62571">
        <w:t>So</w:t>
      </w:r>
      <w:proofErr w:type="gramEnd"/>
      <w:r w:rsidR="00B62571">
        <w:t xml:space="preserve"> I would like to talk</w:t>
      </w:r>
      <w:r w:rsidR="00343E2C">
        <w:t xml:space="preserve"> so that there are no hostilities between us</w:t>
      </w:r>
      <w:r w:rsidR="00495EFF">
        <w:t xml:space="preserve"> and the town.” </w:t>
      </w:r>
    </w:p>
    <w:p w14:paraId="4B5A9930" w14:textId="32E2F7EB" w:rsidR="00E948D4" w:rsidRDefault="002344E9">
      <w:r>
        <w:t>Well,</w:t>
      </w:r>
      <w:r w:rsidR="00E948D4">
        <w:t xml:space="preserve"> that would be good. </w:t>
      </w:r>
    </w:p>
    <w:p w14:paraId="126C44E2" w14:textId="7ADBEA73" w:rsidR="00E948D4" w:rsidRDefault="009E4315">
      <w:r>
        <w:t>“We wish our current situation to remain unchanged</w:t>
      </w:r>
      <w:r w:rsidR="008E5636">
        <w:t>. The town is not aware of us</w:t>
      </w:r>
      <w:r w:rsidR="00FD3F0C">
        <w:t xml:space="preserve">, and we will we will </w:t>
      </w:r>
      <w:r w:rsidR="00FF08BC">
        <w:t xml:space="preserve">continue to stay </w:t>
      </w:r>
      <w:r w:rsidR="00AF3B72">
        <w:t xml:space="preserve">out of their way, and </w:t>
      </w:r>
      <w:r w:rsidR="00D82623">
        <w:t>not eat babies</w:t>
      </w:r>
      <w:r w:rsidR="003F7F39">
        <w:t xml:space="preserve">, or anything else living for that matter.” </w:t>
      </w:r>
      <w:proofErr w:type="spellStart"/>
      <w:r w:rsidR="003F7F39">
        <w:t>Zorph</w:t>
      </w:r>
      <w:proofErr w:type="spellEnd"/>
      <w:r w:rsidR="003F7F39">
        <w:t xml:space="preserve"> nodded</w:t>
      </w:r>
      <w:r w:rsidR="00F309F6">
        <w:t>. It was a good start.</w:t>
      </w:r>
    </w:p>
    <w:p w14:paraId="59D85DE1" w14:textId="70CA71C9" w:rsidR="00F309F6" w:rsidRDefault="00F309F6">
      <w:r>
        <w:t>“</w:t>
      </w:r>
      <w:proofErr w:type="gramStart"/>
      <w:r>
        <w:t>So</w:t>
      </w:r>
      <w:proofErr w:type="gramEnd"/>
      <w:r>
        <w:t xml:space="preserve"> I have taken the liberty of drawing up a contract, as civilized people do</w:t>
      </w:r>
      <w:r w:rsidR="001A5FDD">
        <w:t xml:space="preserve">, wherein you will agree not to divulge our existence to the </w:t>
      </w:r>
      <w:r w:rsidR="00F84EBA">
        <w:t>town and</w:t>
      </w:r>
      <w:r w:rsidR="001A5FDD">
        <w:t xml:space="preserve"> intercede with them on our behalf if </w:t>
      </w:r>
      <w:r w:rsidR="00A74853">
        <w:t xml:space="preserve">something happens to reveal us. In turn, we shall continue as we have agreed. </w:t>
      </w:r>
      <w:r w:rsidR="0054067C">
        <w:t xml:space="preserve">We intend </w:t>
      </w:r>
      <w:proofErr w:type="gramStart"/>
      <w:r w:rsidR="0054067C">
        <w:t>on leaving</w:t>
      </w:r>
      <w:proofErr w:type="gramEnd"/>
      <w:r w:rsidR="0054067C">
        <w:t xml:space="preserve"> this place soon, </w:t>
      </w:r>
      <w:r w:rsidR="00C4077D">
        <w:t xml:space="preserve">so your obligation will be brief. </w:t>
      </w:r>
      <w:r w:rsidR="007058F5">
        <w:t>“</w:t>
      </w:r>
    </w:p>
    <w:p w14:paraId="5F66E06D" w14:textId="2D5A28A2" w:rsidR="007058F5" w:rsidRDefault="007058F5">
      <w:r>
        <w:t>Well, that spared us the awkward conversation about the town</w:t>
      </w:r>
      <w:r w:rsidR="00404913">
        <w:t xml:space="preserve"> invading this place because of the artif</w:t>
      </w:r>
      <w:r w:rsidR="00DE0E31">
        <w:t>act, which was a good thing.</w:t>
      </w:r>
    </w:p>
    <w:p w14:paraId="78DB97D7" w14:textId="1519AF3A" w:rsidR="00DE0E31" w:rsidRDefault="00DE0E31">
      <w:r>
        <w:t xml:space="preserve">“Well, I am impressed with your </w:t>
      </w:r>
      <w:r w:rsidR="00230398">
        <w:t xml:space="preserve">observance of proper procedure” says Hans, “but I wish to add a condition that you and your group also don’t </w:t>
      </w:r>
      <w:r w:rsidR="00AF6351">
        <w:t xml:space="preserve">aid </w:t>
      </w:r>
      <w:proofErr w:type="spellStart"/>
      <w:r w:rsidR="00AF6351">
        <w:t>Ripnugget</w:t>
      </w:r>
      <w:proofErr w:type="spellEnd"/>
      <w:r w:rsidR="00AF6351">
        <w:t xml:space="preserve"> in his plot to murder the town. But if y</w:t>
      </w:r>
      <w:r w:rsidR="00160219">
        <w:t>ou agree, I cannot see any barrier.”</w:t>
      </w:r>
    </w:p>
    <w:p w14:paraId="3758E4D1" w14:textId="791BD51A" w:rsidR="00160219" w:rsidRDefault="00160219">
      <w:r>
        <w:lastRenderedPageBreak/>
        <w:t xml:space="preserve">“Absolutely” I affirmed, </w:t>
      </w:r>
      <w:r w:rsidR="00FD6B25">
        <w:t xml:space="preserve">“you guys are more civil than the </w:t>
      </w:r>
      <w:r w:rsidR="004D28ED">
        <w:t>folks at Iron Harbor, that’s for sure”. Th</w:t>
      </w:r>
      <w:r>
        <w:t>e others nodded.</w:t>
      </w:r>
    </w:p>
    <w:p w14:paraId="6E9C4551" w14:textId="3CFC2BE6" w:rsidR="00160219" w:rsidRDefault="00160219">
      <w:r>
        <w:t>“We can agree to that</w:t>
      </w:r>
      <w:r w:rsidR="001D1CBD">
        <w:t xml:space="preserve">” replied </w:t>
      </w:r>
      <w:proofErr w:type="spellStart"/>
      <w:r w:rsidR="001D1CBD">
        <w:t>Woogie</w:t>
      </w:r>
      <w:proofErr w:type="spellEnd"/>
      <w:r w:rsidR="001D1CBD">
        <w:t xml:space="preserve">. We have no use for </w:t>
      </w:r>
      <w:proofErr w:type="spellStart"/>
      <w:r w:rsidR="001D1CBD">
        <w:t>Ripnugget</w:t>
      </w:r>
      <w:proofErr w:type="spellEnd"/>
      <w:r w:rsidR="00472259">
        <w:t>. H</w:t>
      </w:r>
      <w:r w:rsidR="001D1CBD">
        <w:t>e is no longer on the board</w:t>
      </w:r>
      <w:r w:rsidR="00CA4D3C">
        <w:t xml:space="preserve"> anyway, as they say</w:t>
      </w:r>
      <w:r w:rsidR="001D1CBD">
        <w:t xml:space="preserve">. </w:t>
      </w:r>
      <w:r w:rsidR="00B8182A">
        <w:t xml:space="preserve">My spies tell me </w:t>
      </w:r>
      <w:r w:rsidR="00FC0E6A">
        <w:t>h</w:t>
      </w:r>
      <w:r w:rsidR="001D1CBD">
        <w:t xml:space="preserve">is </w:t>
      </w:r>
      <w:r w:rsidR="00E73121">
        <w:t xml:space="preserve">band was attacked by a group of goblin alchemists </w:t>
      </w:r>
      <w:r w:rsidR="00B8182A">
        <w:t>and there was a great slaughter.  And then the alchemists were massacred as well by so</w:t>
      </w:r>
      <w:r w:rsidR="00FC0E6A">
        <w:t xml:space="preserve">me unknown actor. Bad business </w:t>
      </w:r>
      <w:r w:rsidR="00FF363E">
        <w:t xml:space="preserve">all the way around-we will go </w:t>
      </w:r>
      <w:r w:rsidR="00E80151">
        <w:t>in a different direction</w:t>
      </w:r>
      <w:r w:rsidR="00FF363E">
        <w:t xml:space="preserve"> and keep to ourselves.”</w:t>
      </w:r>
    </w:p>
    <w:p w14:paraId="20031ADA" w14:textId="310AC8B9" w:rsidR="00FF363E" w:rsidRDefault="00BD7DF7">
      <w:r>
        <w:t xml:space="preserve">“Where do I sign? I </w:t>
      </w:r>
      <w:proofErr w:type="gramStart"/>
      <w:r>
        <w:t>said</w:t>
      </w:r>
      <w:proofErr w:type="gramEnd"/>
      <w:r>
        <w:t xml:space="preserve">. </w:t>
      </w:r>
    </w:p>
    <w:p w14:paraId="2DF68A72" w14:textId="2C04AFB4" w:rsidR="00BD7DF7" w:rsidRDefault="00BD7DF7">
      <w:proofErr w:type="spellStart"/>
      <w:r>
        <w:t>Woogie</w:t>
      </w:r>
      <w:proofErr w:type="spellEnd"/>
      <w:r>
        <w:t xml:space="preserve"> produced the contract, written in dark rust colored </w:t>
      </w:r>
      <w:r w:rsidR="0091519A">
        <w:t>“</w:t>
      </w:r>
      <w:r w:rsidR="001917BC">
        <w:t>ink” on something to</w:t>
      </w:r>
      <w:r w:rsidR="0091519A">
        <w:t>o</w:t>
      </w:r>
      <w:r w:rsidR="001917BC">
        <w:t xml:space="preserve"> yellowy and wrinkled to be parchment.  I did not look at it closely. </w:t>
      </w:r>
    </w:p>
    <w:p w14:paraId="38684548" w14:textId="5A05AB3F" w:rsidR="001917BC" w:rsidRDefault="001917BC">
      <w:r>
        <w:t>Hans</w:t>
      </w:r>
      <w:r w:rsidR="00570952">
        <w:t>, ever careful, read the agreement to make sure we were not signing away our soul or some such, but all was as it should be. We all signed</w:t>
      </w:r>
      <w:r w:rsidR="003310B2">
        <w:t xml:space="preserve">. I </w:t>
      </w:r>
      <w:r w:rsidR="007852E1">
        <w:t>made sure</w:t>
      </w:r>
      <w:r w:rsidR="003310B2">
        <w:t xml:space="preserve"> not to touch the </w:t>
      </w:r>
      <w:r w:rsidR="005F027F">
        <w:t>thing and</w:t>
      </w:r>
      <w:r w:rsidR="003310B2">
        <w:t xml:space="preserve"> used </w:t>
      </w:r>
      <w:r w:rsidR="007852E1">
        <w:t>my</w:t>
      </w:r>
      <w:r w:rsidR="003310B2">
        <w:t xml:space="preserve"> own </w:t>
      </w:r>
      <w:r w:rsidR="00DC5FD9">
        <w:t xml:space="preserve">quill. </w:t>
      </w:r>
    </w:p>
    <w:p w14:paraId="4E4AFFC7" w14:textId="3DBA2D3C" w:rsidR="00FD6B25" w:rsidRDefault="005F027F">
      <w:r>
        <w:t>“</w:t>
      </w:r>
      <w:proofErr w:type="gramStart"/>
      <w:r>
        <w:t>Well</w:t>
      </w:r>
      <w:proofErr w:type="gramEnd"/>
      <w:r>
        <w:t xml:space="preserve">” </w:t>
      </w:r>
      <w:proofErr w:type="spellStart"/>
      <w:r>
        <w:t>Woggie</w:t>
      </w:r>
      <w:proofErr w:type="spellEnd"/>
      <w:r>
        <w:t xml:space="preserve"> said “You are most </w:t>
      </w:r>
      <w:r w:rsidR="00625141">
        <w:t xml:space="preserve">civil yourselves, for living things anyway. We shall leave you to </w:t>
      </w:r>
      <w:r w:rsidR="004C6463">
        <w:t>your business then. Farewell”</w:t>
      </w:r>
    </w:p>
    <w:p w14:paraId="2ED77E34" w14:textId="52927866" w:rsidR="004C6463" w:rsidRDefault="004C6463">
      <w:pPr>
        <w:pBdr>
          <w:bottom w:val="single" w:sz="6" w:space="1" w:color="auto"/>
        </w:pBdr>
      </w:pPr>
      <w:proofErr w:type="spellStart"/>
      <w:r>
        <w:t>Zorph</w:t>
      </w:r>
      <w:proofErr w:type="spellEnd"/>
      <w:r>
        <w:t xml:space="preserve"> walked us out through the door we agreed we did not see</w:t>
      </w:r>
      <w:r w:rsidR="00ED17A4">
        <w:t xml:space="preserve">, and we headed to the surface. </w:t>
      </w:r>
    </w:p>
    <w:p w14:paraId="5F094820" w14:textId="2767CD79" w:rsidR="00417ECE" w:rsidRDefault="00417ECE">
      <w:r>
        <w:t>S2E6: In Defense of a Good Man</w:t>
      </w:r>
    </w:p>
    <w:p w14:paraId="34FA446B" w14:textId="161FDA60" w:rsidR="00294AF6" w:rsidRDefault="00931582">
      <w:r>
        <w:t xml:space="preserve">Visiting the pit was next, but we had to make sure everyone important </w:t>
      </w:r>
      <w:r w:rsidR="00681A23">
        <w:t xml:space="preserve">knew what we found and so </w:t>
      </w:r>
      <w:r w:rsidR="00941127">
        <w:t>went to</w:t>
      </w:r>
      <w:r w:rsidR="00681A23">
        <w:t xml:space="preserve"> </w:t>
      </w:r>
      <w:proofErr w:type="spellStart"/>
      <w:r w:rsidR="00681A23">
        <w:t>Brodert</w:t>
      </w:r>
      <w:r w:rsidR="00941127">
        <w:t>’s</w:t>
      </w:r>
      <w:proofErr w:type="spellEnd"/>
      <w:r w:rsidR="00A74D36">
        <w:t xml:space="preserve">. He </w:t>
      </w:r>
      <w:r w:rsidR="00C449EE">
        <w:t xml:space="preserve">was most keen to </w:t>
      </w:r>
      <w:r w:rsidR="00174BA7">
        <w:t xml:space="preserve">take a group of rune </w:t>
      </w:r>
      <w:proofErr w:type="spellStart"/>
      <w:r w:rsidR="00174BA7">
        <w:t>plonkers</w:t>
      </w:r>
      <w:proofErr w:type="spellEnd"/>
      <w:r w:rsidR="00174BA7">
        <w:t xml:space="preserve"> down there</w:t>
      </w:r>
      <w:r w:rsidR="00A74D36">
        <w:t xml:space="preserve"> now that we had </w:t>
      </w:r>
      <w:r w:rsidR="00AA4BB1">
        <w:t xml:space="preserve">made it safe. </w:t>
      </w:r>
      <w:r w:rsidR="00AD7342">
        <w:t xml:space="preserve">We omitted mention of course, of </w:t>
      </w:r>
      <w:proofErr w:type="spellStart"/>
      <w:r w:rsidR="00AD7342">
        <w:t>Woogie</w:t>
      </w:r>
      <w:proofErr w:type="spellEnd"/>
      <w:r w:rsidR="00AD7342">
        <w:t xml:space="preserve"> and his </w:t>
      </w:r>
      <w:r w:rsidR="001041B7">
        <w:t>primitive tribe/</w:t>
      </w:r>
      <w:r w:rsidR="00FE6984">
        <w:t>civilized</w:t>
      </w:r>
      <w:r w:rsidR="001041B7">
        <w:t xml:space="preserve"> </w:t>
      </w:r>
      <w:r w:rsidR="00FE6984">
        <w:t>mob</w:t>
      </w:r>
      <w:r w:rsidR="008B73B8">
        <w:t>, depending. We trusted they would remain hidden</w:t>
      </w:r>
      <w:r w:rsidR="00A70E43">
        <w:t xml:space="preserve"> and </w:t>
      </w:r>
      <w:r w:rsidR="00205307">
        <w:t>this would avoid further bloodshed and</w:t>
      </w:r>
      <w:r w:rsidR="008B73B8">
        <w:t xml:space="preserve"> said no more. </w:t>
      </w:r>
    </w:p>
    <w:p w14:paraId="68358DB2" w14:textId="6C3B9B72" w:rsidR="008B73B8" w:rsidRDefault="00746995">
      <w:r>
        <w:t>Rule #4, Its ok to not tell someone something they don’t need to know</w:t>
      </w:r>
      <w:r w:rsidR="004E49C6">
        <w:t xml:space="preserve">, and which might harm them if they did. </w:t>
      </w:r>
      <w:r w:rsidR="00E66B17">
        <w:t xml:space="preserve">Like not telling an </w:t>
      </w:r>
      <w:proofErr w:type="gramStart"/>
      <w:r w:rsidR="00E66B17">
        <w:t>eight y</w:t>
      </w:r>
      <w:proofErr w:type="gramEnd"/>
      <w:r w:rsidR="00E66B17">
        <w:t xml:space="preserve">/o boy about the can of kerosene, matches and </w:t>
      </w:r>
      <w:r w:rsidR="000525CC">
        <w:t>rags, is</w:t>
      </w:r>
      <w:r w:rsidR="00E66B17">
        <w:t xml:space="preserve"> not a lie.</w:t>
      </w:r>
    </w:p>
    <w:p w14:paraId="43C2F142" w14:textId="4C6A3050" w:rsidR="005B620A" w:rsidRDefault="00E57EC0" w:rsidP="00A93A36">
      <w:pPr>
        <w:tabs>
          <w:tab w:val="left" w:pos="3867"/>
        </w:tabs>
      </w:pPr>
      <w:r>
        <w:t xml:space="preserve">Zunk asked about the </w:t>
      </w:r>
      <w:proofErr w:type="spellStart"/>
      <w:proofErr w:type="gramStart"/>
      <w:r>
        <w:t>Scarn</w:t>
      </w:r>
      <w:r w:rsidR="00A93A36">
        <w:t>a</w:t>
      </w:r>
      <w:r>
        <w:t>zz</w:t>
      </w:r>
      <w:r w:rsidR="00A93A36">
        <w:t>i</w:t>
      </w:r>
      <w:proofErr w:type="spellEnd"/>
      <w:r w:rsidR="00A93A36">
        <w:t>, and</w:t>
      </w:r>
      <w:proofErr w:type="gramEnd"/>
      <w:r w:rsidR="00A93A36">
        <w:t xml:space="preserve"> learned</w:t>
      </w:r>
      <w:r w:rsidR="00B12BBA">
        <w:t xml:space="preserve"> </w:t>
      </w:r>
      <w:r w:rsidR="0060593A">
        <w:t>the</w:t>
      </w:r>
      <w:r w:rsidR="00A93A36" w:rsidRPr="00A93A36">
        <w:t xml:space="preserve"> four founding families </w:t>
      </w:r>
      <w:r w:rsidR="00BD55E9">
        <w:t xml:space="preserve">of the town </w:t>
      </w:r>
      <w:r w:rsidR="00A93A36" w:rsidRPr="00A93A36">
        <w:t>were</w:t>
      </w:r>
      <w:r w:rsidR="000C32CD">
        <w:t xml:space="preserve">, in addition to the </w:t>
      </w:r>
      <w:proofErr w:type="spellStart"/>
      <w:r w:rsidR="000C32CD">
        <w:t>Scarnazzi</w:t>
      </w:r>
      <w:proofErr w:type="spellEnd"/>
      <w:r w:rsidR="00A93A36" w:rsidRPr="00A93A36">
        <w:t xml:space="preserve">: House </w:t>
      </w:r>
      <w:proofErr w:type="spellStart"/>
      <w:r w:rsidR="00A93A36" w:rsidRPr="00A93A36">
        <w:t>Kaijitsu</w:t>
      </w:r>
      <w:proofErr w:type="spellEnd"/>
      <w:r w:rsidR="00A93A36" w:rsidRPr="00A93A36">
        <w:t xml:space="preserve">, House </w:t>
      </w:r>
      <w:proofErr w:type="spellStart"/>
      <w:r w:rsidR="00A93A36" w:rsidRPr="00A93A36">
        <w:t>Deverin</w:t>
      </w:r>
      <w:proofErr w:type="spellEnd"/>
      <w:r w:rsidR="000C32CD">
        <w:t xml:space="preserve"> and </w:t>
      </w:r>
      <w:r w:rsidR="00A93A36" w:rsidRPr="00A93A36">
        <w:t xml:space="preserve">House Valdemar. Kendra Deverin is currently the mayor. </w:t>
      </w:r>
      <w:r w:rsidR="00EA06E7" w:rsidRPr="00A93A36">
        <w:t>T</w:t>
      </w:r>
      <w:r w:rsidR="00A93A36" w:rsidRPr="00A93A36">
        <w:t xml:space="preserve">here is some political wrangling among houses regarding the renewal of the tithe, and the </w:t>
      </w:r>
      <w:proofErr w:type="spellStart"/>
      <w:r w:rsidR="008F26F1">
        <w:t>S</w:t>
      </w:r>
      <w:r w:rsidR="00DF71A8">
        <w:t>carnazzis</w:t>
      </w:r>
      <w:proofErr w:type="spellEnd"/>
      <w:r w:rsidR="00A93A36" w:rsidRPr="00A93A36">
        <w:t xml:space="preserve"> appear against it</w:t>
      </w:r>
      <w:r w:rsidR="00710885">
        <w:t xml:space="preserve">, while the church seems to represent </w:t>
      </w:r>
      <w:r w:rsidR="00EE2D00">
        <w:t xml:space="preserve">voices on the other side, even if they have no official position. Still, that </w:t>
      </w:r>
      <w:r w:rsidR="00F84861">
        <w:t xml:space="preserve">explains, as </w:t>
      </w:r>
      <w:proofErr w:type="spellStart"/>
      <w:r w:rsidR="00F84861">
        <w:t>Brodert</w:t>
      </w:r>
      <w:proofErr w:type="spellEnd"/>
      <w:r w:rsidR="00F84861">
        <w:t xml:space="preserve"> suggested earlier, the </w:t>
      </w:r>
      <w:r w:rsidR="00B12BBA">
        <w:t xml:space="preserve">trouble making. </w:t>
      </w:r>
    </w:p>
    <w:p w14:paraId="6CB6F167" w14:textId="6465C6BD" w:rsidR="00E66B17" w:rsidRDefault="002120D5">
      <w:r>
        <w:lastRenderedPageBreak/>
        <w:t>Then to Hemlock</w:t>
      </w:r>
      <w:r w:rsidR="008049C9">
        <w:t xml:space="preserve">. We agreed an indirect approach was wise; it would raise </w:t>
      </w:r>
      <w:r w:rsidR="00EE499D">
        <w:t>uncomfortable</w:t>
      </w:r>
      <w:r w:rsidR="008049C9">
        <w:t xml:space="preserve"> questions about how we knew of the </w:t>
      </w:r>
      <w:r w:rsidR="000F10A2">
        <w:t xml:space="preserve">events surrounding the maybe death (again) of </w:t>
      </w:r>
      <w:proofErr w:type="spellStart"/>
      <w:r w:rsidR="000F10A2">
        <w:t>Ripnugget</w:t>
      </w:r>
      <w:proofErr w:type="spellEnd"/>
      <w:r w:rsidR="000F10A2">
        <w:t>.</w:t>
      </w:r>
      <w:r w:rsidR="00EE499D">
        <w:t xml:space="preserve"> </w:t>
      </w:r>
      <w:r w:rsidR="00E4324C">
        <w:t xml:space="preserve">Basically rule 4, again. </w:t>
      </w:r>
      <w:r w:rsidR="000F10A2">
        <w:t xml:space="preserve"> </w:t>
      </w:r>
      <w:proofErr w:type="gramStart"/>
      <w:r w:rsidR="000F10A2">
        <w:t>So</w:t>
      </w:r>
      <w:proofErr w:type="gramEnd"/>
      <w:r w:rsidR="000F10A2">
        <w:t xml:space="preserve"> w</w:t>
      </w:r>
      <w:r w:rsidR="009120C8">
        <w:t xml:space="preserve">e would ask him </w:t>
      </w:r>
      <w:proofErr w:type="gramStart"/>
      <w:r w:rsidR="009120C8">
        <w:t>of</w:t>
      </w:r>
      <w:proofErr w:type="gramEnd"/>
      <w:r w:rsidR="009120C8">
        <w:t xml:space="preserve"> news and perhaps come round to an opening</w:t>
      </w:r>
      <w:r w:rsidR="00E4324C">
        <w:t xml:space="preserve">. Wanting </w:t>
      </w:r>
      <w:r w:rsidR="00A22C7C">
        <w:t xml:space="preserve">to stay right footed, I suggested we bring him some lunch from Sandpoint Savories. </w:t>
      </w:r>
      <w:r w:rsidR="00E752DB">
        <w:t>The shop woman</w:t>
      </w:r>
      <w:r w:rsidR="0006369E">
        <w:t>, Alma</w:t>
      </w:r>
      <w:r w:rsidR="00E752DB">
        <w:t xml:space="preserve"> was glad to see us</w:t>
      </w:r>
      <w:r w:rsidR="00E85969">
        <w:t xml:space="preserve">, especially as we were making another big order, and I used this as an opportunity </w:t>
      </w:r>
      <w:r w:rsidR="001035EC">
        <w:t>to inquire about the pit-maybe some adventurers stopped here for provisions.</w:t>
      </w:r>
    </w:p>
    <w:p w14:paraId="7A119503" w14:textId="085B652E" w:rsidR="001035EC" w:rsidRDefault="00062B0D">
      <w:r>
        <w:t>Alma</w:t>
      </w:r>
      <w:r w:rsidR="001035EC">
        <w:t xml:space="preserve"> instantly </w:t>
      </w:r>
      <w:proofErr w:type="gramStart"/>
      <w:r w:rsidR="001035EC">
        <w:t>clammed</w:t>
      </w:r>
      <w:proofErr w:type="gramEnd"/>
      <w:r w:rsidR="001035EC">
        <w:t xml:space="preserve"> up and </w:t>
      </w:r>
      <w:proofErr w:type="gramStart"/>
      <w:r w:rsidR="007B6380">
        <w:t>would talk</w:t>
      </w:r>
      <w:proofErr w:type="gramEnd"/>
      <w:r w:rsidR="007B6380">
        <w:t xml:space="preserve"> no further. I thought she might be concerned </w:t>
      </w:r>
      <w:proofErr w:type="gramStart"/>
      <w:r w:rsidR="007B6380">
        <w:t>for</w:t>
      </w:r>
      <w:proofErr w:type="gramEnd"/>
      <w:r w:rsidR="007B6380">
        <w:t xml:space="preserve"> our safety </w:t>
      </w:r>
      <w:r w:rsidR="009B320D">
        <w:t xml:space="preserve">and tried to be </w:t>
      </w:r>
      <w:proofErr w:type="gramStart"/>
      <w:r w:rsidR="009B320D">
        <w:t>reassuring</w:t>
      </w:r>
      <w:proofErr w:type="gramEnd"/>
      <w:r w:rsidR="00B6697A">
        <w:t xml:space="preserve">, but I had stepped over some line. </w:t>
      </w:r>
      <w:r w:rsidR="005D1593">
        <w:t xml:space="preserve">As they ushered me out, somewhat abruptly, </w:t>
      </w:r>
      <w:r w:rsidR="00C6723E">
        <w:t xml:space="preserve">Zunk reminded me of our first night in the Rusty D where they had mentioned some girl </w:t>
      </w:r>
      <w:r w:rsidR="0017592B">
        <w:t>that seemed to be on the minds of the townsfolk</w:t>
      </w:r>
      <w:r>
        <w:t xml:space="preserve">; she had taken up with adventurers from </w:t>
      </w:r>
      <w:proofErr w:type="spellStart"/>
      <w:r>
        <w:t>Magnamar</w:t>
      </w:r>
      <w:proofErr w:type="spellEnd"/>
      <w:r>
        <w:t xml:space="preserve"> and had not been seen </w:t>
      </w:r>
      <w:r w:rsidR="002468C0">
        <w:t xml:space="preserve">for </w:t>
      </w:r>
      <w:proofErr w:type="spellStart"/>
      <w:r w:rsidR="002468C0">
        <w:t>awhile</w:t>
      </w:r>
      <w:proofErr w:type="spellEnd"/>
      <w:r w:rsidR="0017592B">
        <w:t>. Stupid me-I had blundered right into it</w:t>
      </w:r>
      <w:r w:rsidR="00551862">
        <w:t xml:space="preserve"> and then didn’t have the good sense to shut up. </w:t>
      </w:r>
      <w:r w:rsidR="000E6161">
        <w:t>No dou</w:t>
      </w:r>
      <w:r w:rsidR="00BA3E46">
        <w:t>bt daughter and the pit were connected</w:t>
      </w:r>
      <w:r w:rsidR="009A3EEF">
        <w:t xml:space="preserve"> via the adventurers</w:t>
      </w:r>
      <w:r w:rsidR="00BA3E46">
        <w:t xml:space="preserve">, and it didn’t seem a good place to have been. </w:t>
      </w:r>
      <w:r w:rsidR="00551862">
        <w:t>I was sorr</w:t>
      </w:r>
      <w:r w:rsidR="000E6161">
        <w:t>y to</w:t>
      </w:r>
      <w:r w:rsidR="00551862">
        <w:t xml:space="preserve"> upset the shop woman</w:t>
      </w:r>
      <w:r w:rsidR="00473C6C">
        <w:t>. But still, it was useful information.</w:t>
      </w:r>
    </w:p>
    <w:p w14:paraId="65A93D50" w14:textId="3832EE01" w:rsidR="00473C6C" w:rsidRDefault="00473C6C">
      <w:r>
        <w:t>Next on our list was a visit to the Curious Goblin</w:t>
      </w:r>
      <w:r w:rsidR="007A41D7">
        <w:t xml:space="preserve"> to </w:t>
      </w:r>
      <w:r w:rsidR="002D5BD0">
        <w:t xml:space="preserve">keep in the good graces of Chesty. </w:t>
      </w:r>
      <w:r w:rsidR="003C0ACB">
        <w:t xml:space="preserve">He was quite happy to see us, really, and admitted he </w:t>
      </w:r>
      <w:proofErr w:type="gramStart"/>
      <w:r w:rsidR="003C0ACB">
        <w:t>was not able to</w:t>
      </w:r>
      <w:proofErr w:type="gramEnd"/>
      <w:r w:rsidR="003C0ACB">
        <w:t xml:space="preserve"> stay mad at Zunk</w:t>
      </w:r>
      <w:r w:rsidR="00351461">
        <w:t>. We made small talk, till</w:t>
      </w:r>
      <w:r w:rsidR="00611807">
        <w:t xml:space="preserve"> Zunk remarked that we were curious about the pit, and no doubt a renowned adventurer like Ch</w:t>
      </w:r>
      <w:r w:rsidR="00307FAB">
        <w:t>e</w:t>
      </w:r>
      <w:r w:rsidR="00611807">
        <w:t>sty w</w:t>
      </w:r>
      <w:r w:rsidR="00307FAB">
        <w:t>ould have heard of it.</w:t>
      </w:r>
    </w:p>
    <w:p w14:paraId="6C427D99" w14:textId="224E73EA" w:rsidR="00EF61AE" w:rsidRDefault="00307FAB">
      <w:r>
        <w:t>“Ah” chortled Chesty “</w:t>
      </w:r>
      <w:r w:rsidR="00811FA1">
        <w:t>Indeed</w:t>
      </w:r>
      <w:r w:rsidR="00BD7036">
        <w:t xml:space="preserve"> I </w:t>
      </w:r>
      <w:r w:rsidR="00084B24">
        <w:t>have</w:t>
      </w:r>
      <w:r w:rsidR="00BD7036">
        <w:t>, and I will tell you everything I know about the pit</w:t>
      </w:r>
      <w:r w:rsidR="00BE31C9">
        <w:t>..</w:t>
      </w:r>
      <w:r w:rsidR="00187569">
        <w:t>.”</w:t>
      </w:r>
    </w:p>
    <w:p w14:paraId="6C800462" w14:textId="21EAA6EB" w:rsidR="00187569" w:rsidRDefault="00187569">
      <w:r>
        <w:t>Perfect!</w:t>
      </w:r>
    </w:p>
    <w:p w14:paraId="54D2F830" w14:textId="5028A4B2" w:rsidR="00187569" w:rsidRDefault="00187569">
      <w:r>
        <w:t>“</w:t>
      </w:r>
      <w:proofErr w:type="gramStart"/>
      <w:r>
        <w:t>over</w:t>
      </w:r>
      <w:proofErr w:type="gramEnd"/>
      <w:r>
        <w:t xml:space="preserve"> dinner. Tonight. 5:</w:t>
      </w:r>
      <w:r w:rsidR="009A3EEF">
        <w:t>0</w:t>
      </w:r>
      <w:r>
        <w:t>0 at the Rusty Dragon</w:t>
      </w:r>
      <w:r w:rsidR="00A21122">
        <w:t>.</w:t>
      </w:r>
      <w:r w:rsidR="00C67CF3">
        <w:t xml:space="preserve"> Will you be there, Zunk?</w:t>
      </w:r>
      <w:r w:rsidR="00A21122">
        <w:t>’</w:t>
      </w:r>
    </w:p>
    <w:p w14:paraId="4B106D14" w14:textId="7CEC1BAD" w:rsidR="00C67CF3" w:rsidRDefault="00C67CF3">
      <w:r>
        <w:t xml:space="preserve">“Aye, I’ll share a meal </w:t>
      </w:r>
      <w:r w:rsidR="00CE4383">
        <w:t xml:space="preserve">and a flagon with </w:t>
      </w:r>
      <w:proofErr w:type="spellStart"/>
      <w:r w:rsidR="00CE4383">
        <w:t>ya</w:t>
      </w:r>
      <w:proofErr w:type="spellEnd"/>
      <w:r w:rsidR="00CE4383">
        <w:t>. My treat even</w:t>
      </w:r>
      <w:r w:rsidR="006939F0">
        <w:t>. I’ll be there”</w:t>
      </w:r>
      <w:r w:rsidR="00A21122">
        <w:t>.</w:t>
      </w:r>
    </w:p>
    <w:p w14:paraId="4C98C56D" w14:textId="5C88E147" w:rsidR="006939F0" w:rsidRDefault="006939F0">
      <w:r>
        <w:t xml:space="preserve">“Will you?” mused </w:t>
      </w:r>
      <w:r w:rsidR="00F32A41">
        <w:t>Chesty. “Well, we will see</w:t>
      </w:r>
      <w:r w:rsidR="007847F6">
        <w:t xml:space="preserve">, </w:t>
      </w:r>
      <w:r w:rsidR="00A21122">
        <w:t>shan’t</w:t>
      </w:r>
      <w:r w:rsidR="007847F6">
        <w:t xml:space="preserve"> we? I look forward to it.”</w:t>
      </w:r>
    </w:p>
    <w:p w14:paraId="51D94E2F" w14:textId="0D1E674D" w:rsidR="007847F6" w:rsidRDefault="0086250A">
      <w:r>
        <w:t xml:space="preserve">We left </w:t>
      </w:r>
      <w:proofErr w:type="gramStart"/>
      <w:r>
        <w:t>he</w:t>
      </w:r>
      <w:proofErr w:type="gramEnd"/>
      <w:r>
        <w:t xml:space="preserve"> Goblin</w:t>
      </w:r>
      <w:r w:rsidR="0074046B">
        <w:t xml:space="preserve"> with</w:t>
      </w:r>
      <w:r>
        <w:t xml:space="preserve"> one more errand-a trip to some curiosity shop</w:t>
      </w:r>
      <w:r w:rsidR="00C61D4D">
        <w:t xml:space="preserve"> </w:t>
      </w:r>
      <w:r w:rsidR="00444798">
        <w:t xml:space="preserve">called The Feathered </w:t>
      </w:r>
      <w:r w:rsidR="0074046B">
        <w:t>Serpent to</w:t>
      </w:r>
      <w:r w:rsidR="00431EF0">
        <w:t xml:space="preserve"> see if </w:t>
      </w:r>
      <w:r w:rsidR="0074046B">
        <w:t>we</w:t>
      </w:r>
      <w:r w:rsidR="00431EF0">
        <w:t xml:space="preserve"> could find useful items</w:t>
      </w:r>
      <w:r w:rsidR="00887491">
        <w:t xml:space="preserve"> for our jaunt to what likely would be a horrible pla</w:t>
      </w:r>
      <w:r w:rsidR="000A4ED6">
        <w:t xml:space="preserve">ce. </w:t>
      </w:r>
      <w:r w:rsidR="00444798">
        <w:t>The proprietor, one Vauxhall Voon</w:t>
      </w:r>
      <w:r w:rsidR="0022485D">
        <w:t xml:space="preserve">, was most enthusiastic salesperson. </w:t>
      </w:r>
      <w:r w:rsidR="000A4ED6">
        <w:t>Tom bought a rope that he wrapped around his waist like a belt</w:t>
      </w:r>
      <w:r w:rsidR="00BE01F8">
        <w:t xml:space="preserve">; fisherman </w:t>
      </w:r>
      <w:proofErr w:type="gramStart"/>
      <w:r w:rsidR="00BE01F8">
        <w:t>are</w:t>
      </w:r>
      <w:proofErr w:type="gramEnd"/>
      <w:r w:rsidR="00BE01F8">
        <w:t xml:space="preserve"> sometimes so, but I doubt they would go and buy a </w:t>
      </w:r>
      <w:r w:rsidR="00811FA1">
        <w:t>bit of scrap for this purpose, but what do I know?</w:t>
      </w:r>
    </w:p>
    <w:p w14:paraId="52ABC15F" w14:textId="380785CC" w:rsidR="003F1243" w:rsidRDefault="0084280C">
      <w:r>
        <w:t>We arrived back at the Dragon with about an hour to spare; Zunk had bought some soap at the curio shop</w:t>
      </w:r>
      <w:r w:rsidR="00693C90">
        <w:t xml:space="preserve"> and had in mind to bathe</w:t>
      </w:r>
      <w:r w:rsidR="00391F4B">
        <w:t xml:space="preserve">. It was cute he wanted to spruce up for Chesty, even though, sort </w:t>
      </w:r>
      <w:proofErr w:type="spellStart"/>
      <w:proofErr w:type="gramStart"/>
      <w:r w:rsidR="00391F4B">
        <w:t>of..</w:t>
      </w:r>
      <w:proofErr w:type="gramEnd"/>
      <w:r w:rsidR="00391F4B">
        <w:t>ick</w:t>
      </w:r>
      <w:proofErr w:type="spellEnd"/>
      <w:r w:rsidR="00391F4B">
        <w:t>.</w:t>
      </w:r>
      <w:r w:rsidR="00693C90">
        <w:t xml:space="preserve"> </w:t>
      </w:r>
      <w:r w:rsidR="00B811CB">
        <w:t xml:space="preserve">But </w:t>
      </w:r>
      <w:proofErr w:type="spellStart"/>
      <w:r w:rsidR="00B811CB">
        <w:t>Bethana</w:t>
      </w:r>
      <w:proofErr w:type="spellEnd"/>
      <w:r w:rsidR="00B811CB">
        <w:t xml:space="preserve"> </w:t>
      </w:r>
      <w:r w:rsidR="004B402F">
        <w:t>accosted us as soon as we came in, all fluttery and tense. It seemed they (the town</w:t>
      </w:r>
      <w:r w:rsidR="00A14C77">
        <w:t xml:space="preserve"> guard) had arrested </w:t>
      </w:r>
      <w:proofErr w:type="spellStart"/>
      <w:r w:rsidR="00A14C77">
        <w:t>Abstalar</w:t>
      </w:r>
      <w:proofErr w:type="spellEnd"/>
      <w:r w:rsidR="005E09C4">
        <w:t xml:space="preserve">; he was accused of </w:t>
      </w:r>
      <w:r w:rsidR="005E09C4">
        <w:lastRenderedPageBreak/>
        <w:t xml:space="preserve">performing a dangerous necromantic ritual and </w:t>
      </w:r>
      <w:r w:rsidR="001B24C0">
        <w:t>recklessly</w:t>
      </w:r>
      <w:r w:rsidR="005E09C4">
        <w:t xml:space="preserve"> endangering the town.  </w:t>
      </w:r>
      <w:r w:rsidR="00A14C77">
        <w:t xml:space="preserve"> </w:t>
      </w:r>
      <w:r w:rsidR="001B24C0">
        <w:t xml:space="preserve">We needed to speak on </w:t>
      </w:r>
      <w:r w:rsidR="005537F7">
        <w:t>his behalf</w:t>
      </w:r>
      <w:r w:rsidR="00301D44">
        <w:t>, now</w:t>
      </w:r>
      <w:r w:rsidR="00F23C94">
        <w:t>!</w:t>
      </w:r>
    </w:p>
    <w:p w14:paraId="02B48CFE" w14:textId="58587956" w:rsidR="005537F7" w:rsidRDefault="005537F7">
      <w:r>
        <w:t>Fish and fiddlesticks</w:t>
      </w:r>
      <w:r w:rsidR="00301D44">
        <w:t>-there was no way this would be over before 5:30</w:t>
      </w:r>
      <w:r w:rsidR="00F23C94">
        <w:t xml:space="preserve">; Zunk was going to </w:t>
      </w:r>
      <w:r w:rsidR="00901E3C">
        <w:t>stand Chesty up again-he would be crushed</w:t>
      </w:r>
      <w:r w:rsidR="003D4B35">
        <w:t xml:space="preserve">. It would be good to keep him on our side, and besides, he didn’t deserve this. </w:t>
      </w:r>
      <w:r w:rsidR="00DC2BB3">
        <w:t>But w</w:t>
      </w:r>
      <w:r w:rsidR="003D4B35">
        <w:t>hat could we do?</w:t>
      </w:r>
    </w:p>
    <w:p w14:paraId="451A43C0" w14:textId="7925AFE9" w:rsidR="003D4B35" w:rsidRDefault="003D4B35">
      <w:r>
        <w:t>“C’mon mates” said Zunk</w:t>
      </w:r>
      <w:r w:rsidR="008E10F6">
        <w:t xml:space="preserve"> “</w:t>
      </w:r>
      <w:proofErr w:type="spellStart"/>
      <w:r>
        <w:t>lets</w:t>
      </w:r>
      <w:proofErr w:type="spellEnd"/>
      <w:r>
        <w:t xml:space="preserve"> go to the Goblin-it</w:t>
      </w:r>
      <w:r w:rsidR="00744458">
        <w:t>’</w:t>
      </w:r>
      <w:r>
        <w:t xml:space="preserve">s on the way and we can make it </w:t>
      </w:r>
      <w:r w:rsidR="00744458">
        <w:t xml:space="preserve">in </w:t>
      </w:r>
      <w:r>
        <w:t>time</w:t>
      </w:r>
      <w:r w:rsidR="008E10F6">
        <w:t xml:space="preserve">. </w:t>
      </w:r>
      <w:r w:rsidR="002C1AE9">
        <w:t>Let’s</w:t>
      </w:r>
      <w:r w:rsidR="008E10F6">
        <w:t xml:space="preserve"> see if Chesty is interested in a little entertainment before </w:t>
      </w:r>
      <w:proofErr w:type="gramStart"/>
      <w:r w:rsidR="008E10F6">
        <w:t>dinner”.</w:t>
      </w:r>
      <w:proofErr w:type="gramEnd"/>
    </w:p>
    <w:p w14:paraId="5BDD7468" w14:textId="2C411E39" w:rsidR="008E10F6" w:rsidRDefault="00856E57">
      <w:r>
        <w:t xml:space="preserve">Okey </w:t>
      </w:r>
      <w:proofErr w:type="spellStart"/>
      <w:r>
        <w:t>dokey</w:t>
      </w:r>
      <w:proofErr w:type="spellEnd"/>
      <w:r>
        <w:t>!</w:t>
      </w:r>
    </w:p>
    <w:p w14:paraId="4FBB746C" w14:textId="0D1EB45C" w:rsidR="00856E57" w:rsidRDefault="00856E57">
      <w:r>
        <w:t>Chesty was there, and happy although surprised to see us.</w:t>
      </w:r>
      <w:r w:rsidR="00622617">
        <w:t xml:space="preserve"> A little wary</w:t>
      </w:r>
      <w:r w:rsidR="0043109D">
        <w:t>, maybe</w:t>
      </w:r>
      <w:r w:rsidR="00622617">
        <w:t xml:space="preserve">? </w:t>
      </w:r>
      <w:r>
        <w:t xml:space="preserve"> </w:t>
      </w:r>
      <w:r w:rsidR="00934A71">
        <w:t xml:space="preserve">“So, you see” started Zunk, </w:t>
      </w:r>
      <w:r w:rsidR="00DC1FA2">
        <w:t>“</w:t>
      </w:r>
      <w:proofErr w:type="spellStart"/>
      <w:r w:rsidR="00DC1FA2">
        <w:t>We’e</w:t>
      </w:r>
      <w:proofErr w:type="spellEnd"/>
      <w:r w:rsidR="00DC1FA2">
        <w:t xml:space="preserve"> going to dine, but maybe a little later </w:t>
      </w:r>
      <w:proofErr w:type="gramStart"/>
      <w:r w:rsidR="00DC1FA2">
        <w:t>then</w:t>
      </w:r>
      <w:proofErr w:type="gramEnd"/>
      <w:r w:rsidR="00DC1FA2">
        <w:t xml:space="preserve"> </w:t>
      </w:r>
      <w:r w:rsidR="00B928A0">
        <w:t xml:space="preserve">we planned. We </w:t>
      </w:r>
      <w:proofErr w:type="spellStart"/>
      <w:r w:rsidR="00B928A0">
        <w:t>gotta</w:t>
      </w:r>
      <w:proofErr w:type="spellEnd"/>
      <w:r w:rsidR="00B928A0">
        <w:t xml:space="preserve"> go help </w:t>
      </w:r>
      <w:proofErr w:type="spellStart"/>
      <w:r w:rsidR="00B928A0">
        <w:t>Abstalar</w:t>
      </w:r>
      <w:proofErr w:type="spellEnd"/>
      <w:r w:rsidR="00B928A0">
        <w:t xml:space="preserve"> beat some </w:t>
      </w:r>
      <w:proofErr w:type="spellStart"/>
      <w:r w:rsidR="00B928A0">
        <w:t>scyvy</w:t>
      </w:r>
      <w:proofErr w:type="spellEnd"/>
      <w:r w:rsidR="00B928A0">
        <w:t xml:space="preserve"> </w:t>
      </w:r>
      <w:r w:rsidR="00C24302">
        <w:t xml:space="preserve">rap someone’s trying to pin him with. </w:t>
      </w:r>
      <w:r w:rsidR="00A17285">
        <w:t>Accused of endangering the tow</w:t>
      </w:r>
      <w:r w:rsidR="0065066F">
        <w:t>n,</w:t>
      </w:r>
      <w:r w:rsidR="00A17285">
        <w:t xml:space="preserve"> and I was there and it </w:t>
      </w:r>
      <w:proofErr w:type="spellStart"/>
      <w:r w:rsidR="00A17285">
        <w:t>ain’t</w:t>
      </w:r>
      <w:proofErr w:type="spellEnd"/>
      <w:r w:rsidR="00A17285">
        <w:t xml:space="preserve"> the way it went down, and we all </w:t>
      </w:r>
      <w:proofErr w:type="spellStart"/>
      <w:r w:rsidR="00A17285">
        <w:t>gotta</w:t>
      </w:r>
      <w:proofErr w:type="spellEnd"/>
      <w:r w:rsidR="00A17285">
        <w:t xml:space="preserve"> say so. But well, you being a </w:t>
      </w:r>
      <w:r w:rsidR="00347075">
        <w:t xml:space="preserve">learned and wise town poet, well, </w:t>
      </w:r>
      <w:r w:rsidR="00FC091A">
        <w:t xml:space="preserve">I was wondering if you wanted to come along? </w:t>
      </w:r>
      <w:r w:rsidR="00D32F5D">
        <w:t xml:space="preserve">(Butter wouldn’t melt in his mouth, my </w:t>
      </w:r>
      <w:proofErr w:type="spellStart"/>
      <w:r w:rsidR="00D32F5D">
        <w:t>Da</w:t>
      </w:r>
      <w:proofErr w:type="spellEnd"/>
      <w:r w:rsidR="00D32F5D">
        <w:t xml:space="preserve"> would say). </w:t>
      </w:r>
      <w:r w:rsidR="00FC091A">
        <w:t xml:space="preserve">The town could use your </w:t>
      </w:r>
      <w:r w:rsidR="005640EA">
        <w:t xml:space="preserve">counsel, I am sure, and </w:t>
      </w:r>
      <w:proofErr w:type="spellStart"/>
      <w:r w:rsidR="005640EA">
        <w:t>Abstalar</w:t>
      </w:r>
      <w:proofErr w:type="spellEnd"/>
      <w:r w:rsidR="005640EA">
        <w:t xml:space="preserve"> your help.  Up for a little adventure?”</w:t>
      </w:r>
    </w:p>
    <w:p w14:paraId="4E57AE2F" w14:textId="72F9BFC3" w:rsidR="005640EA" w:rsidRDefault="00335770">
      <w:proofErr w:type="spellStart"/>
      <w:r>
        <w:t>Chesty’s</w:t>
      </w:r>
      <w:proofErr w:type="spellEnd"/>
      <w:r>
        <w:t xml:space="preserve"> face had been fixed the entire time</w:t>
      </w:r>
      <w:r w:rsidR="0043109D">
        <w:t xml:space="preserve"> right after “</w:t>
      </w:r>
      <w:r w:rsidR="00C14890">
        <w:t>but</w:t>
      </w:r>
      <w:r w:rsidR="00273985">
        <w:t xml:space="preserve"> maybe a little later</w:t>
      </w:r>
      <w:r w:rsidR="00C14890">
        <w:t xml:space="preserve">”, </w:t>
      </w:r>
      <w:proofErr w:type="gramStart"/>
      <w:r w:rsidR="00C14890">
        <w:t xml:space="preserve">mouth </w:t>
      </w:r>
      <w:r>
        <w:t xml:space="preserve"> </w:t>
      </w:r>
      <w:r w:rsidR="00FC7841">
        <w:t>tight</w:t>
      </w:r>
      <w:proofErr w:type="gramEnd"/>
      <w:r w:rsidR="00C14890">
        <w:t xml:space="preserve"> and</w:t>
      </w:r>
      <w:r w:rsidR="00FC7841">
        <w:t xml:space="preserve"> down curving. But he suddenly laughed hard </w:t>
      </w:r>
      <w:r w:rsidR="00C057C9">
        <w:t>out loud</w:t>
      </w:r>
      <w:r w:rsidR="00FC7841">
        <w:t xml:space="preserve">, the most genuine sound he had uttered. </w:t>
      </w:r>
      <w:r w:rsidR="00C057C9">
        <w:t>“</w:t>
      </w:r>
      <w:proofErr w:type="gramStart"/>
      <w:r w:rsidR="00C057C9">
        <w:t>well</w:t>
      </w:r>
      <w:proofErr w:type="gramEnd"/>
      <w:r w:rsidR="00C057C9">
        <w:t xml:space="preserve"> Zunk, aren’t you an interesting one!</w:t>
      </w:r>
      <w:r w:rsidR="00EF714C">
        <w:t xml:space="preserve"> It sounds grand. </w:t>
      </w:r>
      <w:proofErr w:type="spellStart"/>
      <w:proofErr w:type="gramStart"/>
      <w:r w:rsidR="00EF714C">
        <w:t>Lets</w:t>
      </w:r>
      <w:proofErr w:type="spellEnd"/>
      <w:proofErr w:type="gramEnd"/>
      <w:r w:rsidR="00EF714C">
        <w:t xml:space="preserve"> do this!”</w:t>
      </w:r>
      <w:r w:rsidR="0085068C">
        <w:t xml:space="preserve"> We tore out the </w:t>
      </w:r>
      <w:r w:rsidR="00573A8A">
        <w:t>Goblin</w:t>
      </w:r>
      <w:r w:rsidR="0085068C">
        <w:t xml:space="preserve">, sprinted to the </w:t>
      </w:r>
      <w:proofErr w:type="gramStart"/>
      <w:r w:rsidR="0085068C">
        <w:t>townhall</w:t>
      </w:r>
      <w:proofErr w:type="gramEnd"/>
      <w:r w:rsidR="0085068C">
        <w:t xml:space="preserve">, Tom jamming his </w:t>
      </w:r>
      <w:r w:rsidR="00573A8A">
        <w:t>foot in the door before it closed</w:t>
      </w:r>
      <w:r w:rsidR="00123D44">
        <w:t xml:space="preserve"> in our face.</w:t>
      </w:r>
    </w:p>
    <w:p w14:paraId="5BF254E0" w14:textId="33B9284A" w:rsidR="00123D44" w:rsidRDefault="00123D44">
      <w:r>
        <w:t xml:space="preserve">The guard was mildly offended, but </w:t>
      </w:r>
      <w:r w:rsidR="00133908">
        <w:t xml:space="preserve">on second look, he </w:t>
      </w:r>
      <w:r w:rsidR="0060566E">
        <w:t>stepped aside</w:t>
      </w:r>
      <w:r w:rsidR="00B4598A">
        <w:t xml:space="preserve"> and we were escorted </w:t>
      </w:r>
      <w:r w:rsidR="00856469">
        <w:t>into</w:t>
      </w:r>
      <w:r w:rsidR="00B4598A">
        <w:t xml:space="preserve"> a box on the side. The whispers </w:t>
      </w:r>
      <w:r w:rsidR="00E05698">
        <w:t>began</w:t>
      </w:r>
      <w:r w:rsidR="00B4598A">
        <w:t>. “That one</w:t>
      </w:r>
      <w:r w:rsidR="00856469">
        <w:t xml:space="preserve"> </w:t>
      </w:r>
      <w:r w:rsidR="008B6F82">
        <w:t>with</w:t>
      </w:r>
      <w:r w:rsidR="00856469">
        <w:t xml:space="preserve"> </w:t>
      </w:r>
      <w:r w:rsidR="008B6F82">
        <w:t>t</w:t>
      </w:r>
      <w:r w:rsidR="00856469">
        <w:t>he dark eyes</w:t>
      </w:r>
      <w:r w:rsidR="00B4598A">
        <w:t xml:space="preserve"> </w:t>
      </w:r>
      <w:r w:rsidR="00E05698">
        <w:t xml:space="preserve">says he’s a farmer, but that </w:t>
      </w:r>
      <w:proofErr w:type="spellStart"/>
      <w:r w:rsidR="00E05698">
        <w:t>ain’t</w:t>
      </w:r>
      <w:proofErr w:type="spellEnd"/>
      <w:r w:rsidR="00E05698">
        <w:t xml:space="preserve"> no hoe, and it looks like he knows how to use it”. </w:t>
      </w:r>
      <w:r w:rsidR="00590FB8">
        <w:t xml:space="preserve">  “That little on</w:t>
      </w:r>
      <w:r w:rsidR="00856469">
        <w:t>e</w:t>
      </w:r>
      <w:r w:rsidR="00590FB8">
        <w:t xml:space="preserve"> there, he fights with three blades, they say” “</w:t>
      </w:r>
      <w:proofErr w:type="spellStart"/>
      <w:proofErr w:type="gramStart"/>
      <w:r w:rsidR="00590FB8">
        <w:t>Oh..</w:t>
      </w:r>
      <w:proofErr w:type="gramEnd"/>
      <w:r w:rsidR="00590FB8">
        <w:t>see</w:t>
      </w:r>
      <w:proofErr w:type="spellEnd"/>
      <w:r w:rsidR="00590FB8">
        <w:t xml:space="preserve"> the painted red rose-that’s the Priestess of Milani</w:t>
      </w:r>
      <w:r w:rsidR="00CB791E">
        <w:t xml:space="preserve">. I could convert </w:t>
      </w:r>
      <w:r w:rsidR="0033654E">
        <w:t>for that</w:t>
      </w:r>
      <w:r w:rsidR="00CB24B9">
        <w:t>”</w:t>
      </w:r>
      <w:r w:rsidR="0033654E">
        <w:t xml:space="preserve">. </w:t>
      </w:r>
      <w:proofErr w:type="gramStart"/>
      <w:r w:rsidR="001440CF">
        <w:t>”They</w:t>
      </w:r>
      <w:proofErr w:type="gramEnd"/>
      <w:r w:rsidR="001440CF">
        <w:t xml:space="preserve"> say that little one with the big nose </w:t>
      </w:r>
      <w:r w:rsidR="00113555">
        <w:t>took down a demon</w:t>
      </w:r>
      <w:r w:rsidR="00E86141">
        <w:t xml:space="preserve"> by sneezing fire”</w:t>
      </w:r>
    </w:p>
    <w:p w14:paraId="7D203689" w14:textId="52D643AB" w:rsidR="00EF714C" w:rsidRDefault="00412CE9">
      <w:r>
        <w:t>Who comes up with this stuff?</w:t>
      </w:r>
    </w:p>
    <w:p w14:paraId="66011175" w14:textId="7F5F2272" w:rsidR="00412CE9" w:rsidRDefault="00347597">
      <w:r>
        <w:t>The crow</w:t>
      </w:r>
      <w:r w:rsidR="00D84E7A">
        <w:t xml:space="preserve">d went </w:t>
      </w:r>
      <w:proofErr w:type="gramStart"/>
      <w:r w:rsidR="00D84E7A">
        <w:t>quiet</w:t>
      </w:r>
      <w:proofErr w:type="gramEnd"/>
      <w:r w:rsidR="00D84E7A">
        <w:t xml:space="preserve"> as the </w:t>
      </w:r>
      <w:proofErr w:type="gramStart"/>
      <w:r w:rsidR="00D84E7A">
        <w:t>Mayor</w:t>
      </w:r>
      <w:proofErr w:type="gramEnd"/>
      <w:r w:rsidR="00D84E7A">
        <w:t xml:space="preserve"> opened the proceedings</w:t>
      </w:r>
      <w:r w:rsidR="009A38D9">
        <w:t xml:space="preserve">; she was irritated at the </w:t>
      </w:r>
      <w:proofErr w:type="spellStart"/>
      <w:r w:rsidR="009A38D9">
        <w:t>Scarnaz</w:t>
      </w:r>
      <w:r w:rsidR="00135A6B">
        <w:t>z</w:t>
      </w:r>
      <w:r w:rsidR="009A38D9">
        <w:t>i</w:t>
      </w:r>
      <w:proofErr w:type="spellEnd"/>
      <w:r w:rsidR="00113817">
        <w:t xml:space="preserve"> Counselman</w:t>
      </w:r>
      <w:r w:rsidR="00DD62E4">
        <w:t xml:space="preserve"> and</w:t>
      </w:r>
      <w:r w:rsidR="00113817">
        <w:t xml:space="preserve"> punctuat</w:t>
      </w:r>
      <w:r w:rsidR="00DD62E4">
        <w:t>ed</w:t>
      </w:r>
      <w:r w:rsidR="00113817">
        <w:t xml:space="preserve"> her </w:t>
      </w:r>
      <w:r w:rsidR="009F296D">
        <w:t>remarks with looks at him sharp as Zunk’s knife</w:t>
      </w:r>
      <w:r w:rsidR="00DD62E4">
        <w:t>. B</w:t>
      </w:r>
      <w:r w:rsidR="009F296D">
        <w:t>ut</w:t>
      </w:r>
      <w:r w:rsidR="00DD62E4">
        <w:t xml:space="preserve"> she had no choice except </w:t>
      </w:r>
      <w:proofErr w:type="gramStart"/>
      <w:r w:rsidR="00DD62E4">
        <w:t xml:space="preserve">to </w:t>
      </w:r>
      <w:r w:rsidR="009F296D">
        <w:t xml:space="preserve"> play</w:t>
      </w:r>
      <w:proofErr w:type="gramEnd"/>
      <w:r w:rsidR="009F296D">
        <w:t xml:space="preserve"> </w:t>
      </w:r>
      <w:proofErr w:type="gramStart"/>
      <w:r w:rsidR="009F296D">
        <w:t>by</w:t>
      </w:r>
      <w:proofErr w:type="gramEnd"/>
      <w:r w:rsidR="009F296D">
        <w:t xml:space="preserve"> the book. </w:t>
      </w:r>
      <w:r w:rsidR="00DD62E4">
        <w:t xml:space="preserve">Titus </w:t>
      </w:r>
      <w:proofErr w:type="spellStart"/>
      <w:r w:rsidR="00DD62E4">
        <w:t>Sc</w:t>
      </w:r>
      <w:r w:rsidR="00082840">
        <w:t>arnazzi</w:t>
      </w:r>
      <w:proofErr w:type="spellEnd"/>
      <w:r w:rsidR="00705F5B">
        <w:t xml:space="preserve"> looked like the cat that ate the canary. </w:t>
      </w:r>
      <w:r w:rsidR="00515CC1">
        <w:t xml:space="preserve"> I recognized </w:t>
      </w:r>
      <w:r w:rsidR="00135290">
        <w:t xml:space="preserve">the scumbags from the temple along with </w:t>
      </w:r>
      <w:proofErr w:type="gramStart"/>
      <w:r w:rsidR="00135290">
        <w:t>smooth-talker</w:t>
      </w:r>
      <w:proofErr w:type="gramEnd"/>
      <w:r w:rsidR="00135290">
        <w:t xml:space="preserve"> </w:t>
      </w:r>
      <w:r w:rsidR="00CC0AD7">
        <w:t xml:space="preserve">(Cam </w:t>
      </w:r>
      <w:proofErr w:type="spellStart"/>
      <w:r w:rsidR="00CC0AD7">
        <w:t>Scarnazzi</w:t>
      </w:r>
      <w:proofErr w:type="spellEnd"/>
      <w:r w:rsidR="00CC0AD7">
        <w:t>)</w:t>
      </w:r>
      <w:r w:rsidR="00E83F7A">
        <w:t>; the family resemblance</w:t>
      </w:r>
      <w:r w:rsidR="001576A8">
        <w:t xml:space="preserve"> to</w:t>
      </w:r>
      <w:r w:rsidR="00E83F7A">
        <w:t xml:space="preserve"> </w:t>
      </w:r>
      <w:r w:rsidR="001576A8">
        <w:t>Titus</w:t>
      </w:r>
      <w:r w:rsidR="00E83F7A">
        <w:t xml:space="preserve"> was unmistakable. Son perhaps, or nephew.</w:t>
      </w:r>
    </w:p>
    <w:p w14:paraId="25ABF406" w14:textId="73AF135C" w:rsidR="00667356" w:rsidRDefault="00667356">
      <w:r>
        <w:lastRenderedPageBreak/>
        <w:t xml:space="preserve">Devlin read the charges; necromancy, reckless endangerment of the town, and </w:t>
      </w:r>
      <w:r w:rsidR="00F90E4E">
        <w:t xml:space="preserve">assembling in a religious gathering greater than 3 without a permit. </w:t>
      </w:r>
      <w:r w:rsidR="004C6F18">
        <w:t xml:space="preserve">Hans nodded glumly at the </w:t>
      </w:r>
      <w:proofErr w:type="gramStart"/>
      <w:r w:rsidR="004C6F18">
        <w:t>last</w:t>
      </w:r>
      <w:proofErr w:type="gramEnd"/>
      <w:r w:rsidR="004C6F18">
        <w:t>. “</w:t>
      </w:r>
      <w:r w:rsidR="006F6197">
        <w:t xml:space="preserve">Tsk” he </w:t>
      </w:r>
      <w:r w:rsidR="00D84149">
        <w:t xml:space="preserve">murmured “they at least could have gotten a permit.” </w:t>
      </w:r>
      <w:r w:rsidR="005B22AA">
        <w:t xml:space="preserve">Devlin had to gavel the crowd quiet several times </w:t>
      </w:r>
      <w:r w:rsidR="00640B8D">
        <w:t xml:space="preserve">as </w:t>
      </w:r>
      <w:proofErr w:type="spellStart"/>
      <w:r w:rsidR="00640B8D">
        <w:t>Scarnazzi</w:t>
      </w:r>
      <w:proofErr w:type="spellEnd"/>
      <w:r w:rsidR="00640B8D">
        <w:t xml:space="preserve"> thugs shouted “Defiler” and </w:t>
      </w:r>
      <w:r w:rsidR="00600F84">
        <w:t xml:space="preserve">“Body snatcher” and the like. </w:t>
      </w:r>
    </w:p>
    <w:p w14:paraId="2FE2E5FB" w14:textId="3AA10DF6" w:rsidR="003F1243" w:rsidRDefault="00055640">
      <w:proofErr w:type="spellStart"/>
      <w:r>
        <w:t>A</w:t>
      </w:r>
      <w:r w:rsidR="00802537">
        <w:t>bstalar</w:t>
      </w:r>
      <w:proofErr w:type="spellEnd"/>
      <w:r w:rsidR="00802537">
        <w:t xml:space="preserve"> was called to make his statement, and he </w:t>
      </w:r>
      <w:r w:rsidR="002E47A7">
        <w:t xml:space="preserve">explained clearly </w:t>
      </w:r>
      <w:r w:rsidR="003812BA">
        <w:t>and calmly the aim, the safety of the ritual, and the immense benefit of closing this sad chapter of the town’s hist</w:t>
      </w:r>
      <w:r w:rsidR="00FE0388">
        <w:t xml:space="preserve">ory.  He pointed out that in fact, nothing ill had occurred, despite the </w:t>
      </w:r>
      <w:r w:rsidR="003373D4">
        <w:t>dangerous disruption</w:t>
      </w:r>
      <w:r w:rsidR="00656024">
        <w:t xml:space="preserve">. “You have these </w:t>
      </w:r>
      <w:r w:rsidR="007C3832">
        <w:t>four</w:t>
      </w:r>
      <w:r w:rsidR="00656024">
        <w:t xml:space="preserve"> to thank for that, but </w:t>
      </w:r>
      <w:r w:rsidR="00E85F0E">
        <w:t>they were there because I asked them to be</w:t>
      </w:r>
      <w:r w:rsidR="00F73742">
        <w:t xml:space="preserve">. </w:t>
      </w:r>
      <w:r w:rsidR="00E85F0E">
        <w:t xml:space="preserve">I expected </w:t>
      </w:r>
      <w:r w:rsidR="00DE3EA4">
        <w:t xml:space="preserve">someone might cause trouble. And you (pointing at Cam) </w:t>
      </w:r>
      <w:r w:rsidR="004B6D18">
        <w:t>did exactly that-you are the one who endangered the town! I am trying to keep it safe</w:t>
      </w:r>
      <w:r w:rsidR="00570778">
        <w:t xml:space="preserve"> by putting to rest a shade that darkened us. We summoned only a sp</w:t>
      </w:r>
      <w:r w:rsidR="0003242C">
        <w:t>irit that could not affect this realm.</w:t>
      </w:r>
      <w:r w:rsidR="00F73742">
        <w:t xml:space="preserve"> You were the problem.</w:t>
      </w:r>
      <w:r w:rsidR="0003242C">
        <w:t>”</w:t>
      </w:r>
    </w:p>
    <w:p w14:paraId="6CB1D47C" w14:textId="592B0D0E" w:rsidR="003F1243" w:rsidRDefault="001D3B2D">
      <w:r>
        <w:t xml:space="preserve">A few cries of “Necromancer” </w:t>
      </w:r>
      <w:r w:rsidR="0092133E">
        <w:t xml:space="preserve">“Ghost-caller” </w:t>
      </w:r>
      <w:r>
        <w:t>and</w:t>
      </w:r>
      <w:r w:rsidR="00F00564">
        <w:t xml:space="preserve"> “Black Priest” rang </w:t>
      </w:r>
      <w:proofErr w:type="gramStart"/>
      <w:r w:rsidR="00F00564">
        <w:t>out</w:t>
      </w:r>
      <w:proofErr w:type="gramEnd"/>
      <w:r w:rsidR="00F00564">
        <w:t xml:space="preserve"> and Devlin again </w:t>
      </w:r>
      <w:r w:rsidR="00681256">
        <w:t xml:space="preserve">used her gavel. There was more than a little </w:t>
      </w:r>
      <w:r w:rsidR="00936AE2">
        <w:t>muttering,</w:t>
      </w:r>
      <w:r w:rsidR="00681256">
        <w:t xml:space="preserve"> and it did not sound sympathetic. </w:t>
      </w:r>
      <w:r w:rsidR="0067378D">
        <w:t>Devlin now looked at us, saying “</w:t>
      </w:r>
      <w:r w:rsidR="004813FD">
        <w:t xml:space="preserve">Is </w:t>
      </w:r>
      <w:proofErr w:type="gramStart"/>
      <w:r w:rsidR="004813FD">
        <w:t xml:space="preserve">it </w:t>
      </w:r>
      <w:r w:rsidR="00C0646F">
        <w:t xml:space="preserve"> true</w:t>
      </w:r>
      <w:proofErr w:type="gramEnd"/>
      <w:r w:rsidR="00C0646F">
        <w:t xml:space="preserve"> what we have heard, that you were present at this event?” We nodded. “Then</w:t>
      </w:r>
      <w:r w:rsidR="00936AE2">
        <w:t>”</w:t>
      </w:r>
      <w:r w:rsidR="00C0646F">
        <w:t xml:space="preserve"> she continued “</w:t>
      </w:r>
      <w:r w:rsidR="006E7B3C">
        <w:t xml:space="preserve">We direct you to give witness. Start with your name, and </w:t>
      </w:r>
      <w:r w:rsidR="00815F17">
        <w:t>tell us, in your own words, what has occurred</w:t>
      </w:r>
      <w:r w:rsidR="007A3FBF">
        <w:t>”</w:t>
      </w:r>
    </w:p>
    <w:p w14:paraId="4BFC90A9" w14:textId="689D0618" w:rsidR="007A3FBF" w:rsidRDefault="007A3FBF">
      <w:r>
        <w:t>Tom when first and I had a moment of panic, but he</w:t>
      </w:r>
      <w:r w:rsidR="0085465C">
        <w:t xml:space="preserve"> presented himself as Tom Sylvanus-a common enough name. </w:t>
      </w:r>
      <w:r w:rsidR="000D4CDB">
        <w:t xml:space="preserve">He affirmed the </w:t>
      </w:r>
      <w:r w:rsidR="00C952B3">
        <w:t xml:space="preserve">truth of </w:t>
      </w:r>
      <w:proofErr w:type="spellStart"/>
      <w:r w:rsidR="00C952B3">
        <w:t>Abstalar’s</w:t>
      </w:r>
      <w:proofErr w:type="spellEnd"/>
      <w:r w:rsidR="00C952B3">
        <w:t xml:space="preserve"> </w:t>
      </w:r>
      <w:r w:rsidR="0049755E">
        <w:t>account and</w:t>
      </w:r>
      <w:r w:rsidR="00C952B3">
        <w:t xml:space="preserve"> wondered why the town did not trust their Priest in the manner of religious affairs, or </w:t>
      </w:r>
      <w:r w:rsidR="00643434">
        <w:t xml:space="preserve">to doubt </w:t>
      </w:r>
      <w:proofErr w:type="spellStart"/>
      <w:r w:rsidR="00643434">
        <w:t>Abstalar’s</w:t>
      </w:r>
      <w:proofErr w:type="spellEnd"/>
      <w:r w:rsidR="00643434">
        <w:t xml:space="preserve"> opinion o</w:t>
      </w:r>
      <w:r w:rsidR="00F75A8E">
        <w:t xml:space="preserve">n the threat it posed. </w:t>
      </w:r>
      <w:r w:rsidR="000B24D1">
        <w:t xml:space="preserve">What about all the births </w:t>
      </w:r>
      <w:proofErr w:type="spellStart"/>
      <w:r w:rsidR="000B24D1">
        <w:t>Abstalar</w:t>
      </w:r>
      <w:proofErr w:type="spellEnd"/>
      <w:r w:rsidR="000B24D1">
        <w:t xml:space="preserve"> had attended, the wounds healed, the souls laid to rest? Tom</w:t>
      </w:r>
      <w:r w:rsidR="00FF27FA">
        <w:t xml:space="preserve"> also stated he saw no threat until the attempted disruption</w:t>
      </w:r>
      <w:r w:rsidR="00053AA5">
        <w:t xml:space="preserve"> by an angry </w:t>
      </w:r>
      <w:r w:rsidR="0049755E">
        <w:t>mob and</w:t>
      </w:r>
      <w:r w:rsidR="00053AA5">
        <w:t xml:space="preserve"> doubted the neutrality of the </w:t>
      </w:r>
      <w:proofErr w:type="spellStart"/>
      <w:r w:rsidR="00053AA5">
        <w:t>Scarnazzi</w:t>
      </w:r>
      <w:proofErr w:type="spellEnd"/>
      <w:r w:rsidR="00053AA5">
        <w:t xml:space="preserve"> claim. </w:t>
      </w:r>
      <w:r w:rsidR="00FB48F0">
        <w:t xml:space="preserve">The </w:t>
      </w:r>
      <w:r w:rsidR="00594102">
        <w:t xml:space="preserve">hostility of the </w:t>
      </w:r>
      <w:proofErr w:type="spellStart"/>
      <w:r w:rsidR="00594102">
        <w:t>Scarnazzi</w:t>
      </w:r>
      <w:proofErr w:type="spellEnd"/>
      <w:r w:rsidR="00594102">
        <w:t xml:space="preserve"> to renewing the tithe was a clear motive to do mischief</w:t>
      </w:r>
      <w:r w:rsidR="007D541D">
        <w:t xml:space="preserve">, and that, </w:t>
      </w:r>
      <w:r w:rsidR="00ED3D7B">
        <w:t>more so</w:t>
      </w:r>
      <w:r w:rsidR="007D541D">
        <w:t xml:space="preserve"> </w:t>
      </w:r>
      <w:proofErr w:type="spellStart"/>
      <w:r w:rsidR="007D541D">
        <w:t>Abstalar’s</w:t>
      </w:r>
      <w:proofErr w:type="spellEnd"/>
      <w:r w:rsidR="007D541D">
        <w:t xml:space="preserve"> intent, was </w:t>
      </w:r>
      <w:r w:rsidR="00ED3D7B">
        <w:t xml:space="preserve">the question </w:t>
      </w:r>
      <w:r w:rsidR="00E2305B">
        <w:t>to be posed, he offered</w:t>
      </w:r>
      <w:r w:rsidR="00ED3D7B">
        <w:t>.</w:t>
      </w:r>
    </w:p>
    <w:p w14:paraId="74DC51FA" w14:textId="46880D45" w:rsidR="00ED3D7B" w:rsidRDefault="00ED3D7B">
      <w:r>
        <w:t xml:space="preserve">More angry shouts, but this time, I heard a few whispers, recounting this or that good deed </w:t>
      </w:r>
      <w:r w:rsidR="0049755E">
        <w:t xml:space="preserve">on </w:t>
      </w:r>
      <w:proofErr w:type="spellStart"/>
      <w:r w:rsidR="0049755E">
        <w:t>Abstalar’s</w:t>
      </w:r>
      <w:proofErr w:type="spellEnd"/>
      <w:r w:rsidR="0049755E">
        <w:t xml:space="preserve"> ledger. </w:t>
      </w:r>
      <w:r w:rsidR="00E2305B">
        <w:t xml:space="preserve">And </w:t>
      </w:r>
      <w:r w:rsidR="009203AC">
        <w:t xml:space="preserve">a few </w:t>
      </w:r>
      <w:r w:rsidR="001D6496">
        <w:t xml:space="preserve">comments </w:t>
      </w:r>
      <w:r w:rsidR="009203AC">
        <w:t xml:space="preserve">on </w:t>
      </w:r>
      <w:proofErr w:type="spellStart"/>
      <w:r w:rsidR="009203AC">
        <w:t>Scarnazzi</w:t>
      </w:r>
      <w:proofErr w:type="spellEnd"/>
      <w:r w:rsidR="009203AC">
        <w:t xml:space="preserve"> </w:t>
      </w:r>
      <w:r w:rsidR="001D6496">
        <w:t>machinations in the past.</w:t>
      </w:r>
    </w:p>
    <w:p w14:paraId="7629BFC8" w14:textId="52B9B68A" w:rsidR="002E64E9" w:rsidRDefault="001D6496">
      <w:r>
        <w:t xml:space="preserve">Hans went next, </w:t>
      </w:r>
      <w:r w:rsidR="00524142">
        <w:t xml:space="preserve">again offering the same account. </w:t>
      </w:r>
      <w:r w:rsidR="002D0632">
        <w:t xml:space="preserve">He </w:t>
      </w:r>
      <w:r w:rsidR="00937DE6">
        <w:t xml:space="preserve">questioned how recklessly disrupting a sacred ritual would </w:t>
      </w:r>
      <w:r w:rsidR="008242A0">
        <w:t xml:space="preserve">lead to safety and that these actions were not </w:t>
      </w:r>
      <w:r w:rsidR="00E9592A">
        <w:t xml:space="preserve">those of someone concerned </w:t>
      </w:r>
      <w:proofErr w:type="gramStart"/>
      <w:r w:rsidR="00E9592A">
        <w:t>for</w:t>
      </w:r>
      <w:proofErr w:type="gramEnd"/>
      <w:r w:rsidR="00E9592A">
        <w:t xml:space="preserve"> </w:t>
      </w:r>
      <w:r w:rsidR="002E64E9">
        <w:t>the town.</w:t>
      </w:r>
      <w:r w:rsidR="00A17F9E">
        <w:t xml:space="preserve"> It was the most </w:t>
      </w:r>
      <w:proofErr w:type="spellStart"/>
      <w:r w:rsidR="00A17F9E">
        <w:t>unwisest</w:t>
      </w:r>
      <w:proofErr w:type="spellEnd"/>
      <w:r w:rsidR="00A17F9E">
        <w:t xml:space="preserve"> choice, he argued,</w:t>
      </w:r>
      <w:r w:rsidR="00F96BA9">
        <w:t xml:space="preserve"> and against the town safety code! </w:t>
      </w:r>
      <w:r w:rsidR="00A17F9E">
        <w:t xml:space="preserve"> </w:t>
      </w:r>
    </w:p>
    <w:p w14:paraId="5D18ECD1" w14:textId="50F74E5A" w:rsidR="002F2ED8" w:rsidRDefault="002F2ED8">
      <w:r>
        <w:t xml:space="preserve">“Liar” blurted </w:t>
      </w:r>
      <w:r w:rsidR="006767DF">
        <w:t xml:space="preserve">Cam “Nothing happened there because of </w:t>
      </w:r>
      <w:r w:rsidR="006767DF" w:rsidRPr="00727231">
        <w:rPr>
          <w:i/>
          <w:iCs/>
        </w:rPr>
        <w:t>us</w:t>
      </w:r>
      <w:r w:rsidR="006767DF">
        <w:t>”</w:t>
      </w:r>
    </w:p>
    <w:p w14:paraId="36E5222C" w14:textId="56D9B52C" w:rsidR="006767DF" w:rsidRDefault="006767DF">
      <w:r>
        <w:t>“Non</w:t>
      </w:r>
      <w:r w:rsidR="00824E51">
        <w:t>sense” countered Hans</w:t>
      </w:r>
      <w:r w:rsidR="00134300">
        <w:t xml:space="preserve"> “We completed the ritual safely-you did nothing but endanger it without cause”</w:t>
      </w:r>
    </w:p>
    <w:p w14:paraId="4CFF7E64" w14:textId="37C516E0" w:rsidR="00134300" w:rsidRDefault="00134300">
      <w:r>
        <w:lastRenderedPageBreak/>
        <w:t>“Hah, so you admit the ritual was completed? Necromancer” he yelled. More echoes from the crowd</w:t>
      </w:r>
      <w:r w:rsidR="00185A07">
        <w:t xml:space="preserve">: “exile the </w:t>
      </w:r>
      <w:r w:rsidR="007676A5">
        <w:t xml:space="preserve">traitor priest” </w:t>
      </w:r>
      <w:r w:rsidR="00C06710">
        <w:t>“he has soiled Desna-burn him!”</w:t>
      </w:r>
      <w:r>
        <w:t xml:space="preserve"> but a lot o</w:t>
      </w:r>
      <w:r w:rsidR="00B23FA8">
        <w:t xml:space="preserve">f them came from the </w:t>
      </w:r>
      <w:proofErr w:type="spellStart"/>
      <w:r w:rsidR="00B23FA8">
        <w:t>Scarnazzi</w:t>
      </w:r>
      <w:proofErr w:type="spellEnd"/>
      <w:r w:rsidR="00B23FA8">
        <w:t xml:space="preserve"> scumbags.</w:t>
      </w:r>
    </w:p>
    <w:p w14:paraId="4FAE3937" w14:textId="0C59D697" w:rsidR="00B23FA8" w:rsidRDefault="00B23FA8">
      <w:r>
        <w:t xml:space="preserve">“Well yes” </w:t>
      </w:r>
      <w:r w:rsidR="009A7FB9">
        <w:t>replied Hans, quite unperturbed “That was never in dispute-try to keep up young man. And I note you have not offered a suitable explanation for your poor decision</w:t>
      </w:r>
      <w:r w:rsidR="003A7FF9">
        <w:t xml:space="preserve"> making,</w:t>
      </w:r>
      <w:r w:rsidR="00BE1607">
        <w:t xml:space="preserve"> not to mention the potential code violation,</w:t>
      </w:r>
      <w:r w:rsidR="003A7FF9">
        <w:t xml:space="preserve"> </w:t>
      </w:r>
      <w:proofErr w:type="spellStart"/>
      <w:r w:rsidR="00144A55">
        <w:t>j</w:t>
      </w:r>
      <w:r w:rsidR="003A7FF9">
        <w:t>ah</w:t>
      </w:r>
      <w:proofErr w:type="spellEnd"/>
      <w:r w:rsidR="007044F9">
        <w:t xml:space="preserve">. We’re you completely and inexplicably </w:t>
      </w:r>
      <w:r w:rsidR="000F66CA">
        <w:t>unaware of the danger you posed, or did you attempt it for some purpose</w:t>
      </w:r>
      <w:r w:rsidR="003A7FF9">
        <w:t>?</w:t>
      </w:r>
    </w:p>
    <w:p w14:paraId="5297FC8F" w14:textId="2109BF3F" w:rsidR="00BA388B" w:rsidRDefault="00AF76B7">
      <w:r>
        <w:t xml:space="preserve">Cam’s face reddened, </w:t>
      </w:r>
      <w:r w:rsidR="000C2D8B">
        <w:t>and m</w:t>
      </w:r>
      <w:r w:rsidR="00BA388B">
        <w:t>ore shouts</w:t>
      </w:r>
      <w:r w:rsidR="000C2D8B">
        <w:t xml:space="preserve"> from the toughs</w:t>
      </w:r>
      <w:r w:rsidR="00BA388B">
        <w:t xml:space="preserve">, but further whispering, no longer </w:t>
      </w:r>
      <w:r w:rsidR="0026270D">
        <w:t xml:space="preserve">quiet. “Well, he’s got them there” I heard. One man shouted “You’d better watch out, Cam, that </w:t>
      </w:r>
      <w:proofErr w:type="spellStart"/>
      <w:r w:rsidR="0026270D">
        <w:t>un’s</w:t>
      </w:r>
      <w:proofErr w:type="spellEnd"/>
      <w:r w:rsidR="0026270D">
        <w:t xml:space="preserve"> mind is as sharp as his nose” </w:t>
      </w:r>
    </w:p>
    <w:p w14:paraId="6C0FB975" w14:textId="24642022" w:rsidR="001D6496" w:rsidRDefault="00023C14">
      <w:r>
        <w:t xml:space="preserve"> </w:t>
      </w:r>
      <w:r w:rsidR="00FD6487">
        <w:t xml:space="preserve">I went next. I was too stupid to argue like Tom or </w:t>
      </w:r>
      <w:r w:rsidR="003C6024">
        <w:t>Hans, but I knew what I knew. “I’m a priestess of Milani” I started</w:t>
      </w:r>
      <w:r w:rsidR="00CA20C8">
        <w:t xml:space="preserve"> “so I know something of these rituals. As the others have said, </w:t>
      </w:r>
      <w:r w:rsidR="004408FF">
        <w:t xml:space="preserve">we called a shade only to talk, and so the town and </w:t>
      </w:r>
      <w:proofErr w:type="spellStart"/>
      <w:r w:rsidR="004408FF">
        <w:t>Nualia</w:t>
      </w:r>
      <w:proofErr w:type="spellEnd"/>
      <w:r w:rsidR="004408FF">
        <w:t xml:space="preserve"> could </w:t>
      </w:r>
      <w:r w:rsidR="003042F4">
        <w:t>heal</w:t>
      </w:r>
      <w:r w:rsidR="004408FF">
        <w:t xml:space="preserve">. What harm there? </w:t>
      </w:r>
      <w:proofErr w:type="spellStart"/>
      <w:r w:rsidR="00577F41">
        <w:t>Abstalar</w:t>
      </w:r>
      <w:proofErr w:type="spellEnd"/>
      <w:r w:rsidR="00763C73">
        <w:t xml:space="preserve"> intended only to do good, and we helped, so we are guilty too and I am not ashamed of it. </w:t>
      </w:r>
      <w:r w:rsidR="007F6BE6">
        <w:t>“</w:t>
      </w:r>
    </w:p>
    <w:p w14:paraId="54A00B02" w14:textId="29329B54" w:rsidR="007F6BE6" w:rsidRDefault="007F6BE6">
      <w:r>
        <w:t xml:space="preserve">I was interrupted </w:t>
      </w:r>
      <w:r w:rsidR="006B7909">
        <w:t xml:space="preserve">by shouts of “vile moon-priest”, and </w:t>
      </w:r>
      <w:r w:rsidR="00642D51">
        <w:t xml:space="preserve">“Rose-slut” and </w:t>
      </w:r>
      <w:r w:rsidR="006B7909">
        <w:t>worse. “Shut up” I yelled directly back “</w:t>
      </w:r>
      <w:r w:rsidR="00E16F71">
        <w:t>I will</w:t>
      </w:r>
      <w:r w:rsidR="00CC2BCB">
        <w:t xml:space="preserve"> say what I will say and you will hold your worm tongue until I am </w:t>
      </w:r>
      <w:r w:rsidR="00CE16B1">
        <w:t xml:space="preserve">done. </w:t>
      </w:r>
      <w:r w:rsidR="00D76F70">
        <w:t xml:space="preserve">Why do men always think </w:t>
      </w:r>
      <w:r w:rsidR="007D752C">
        <w:t xml:space="preserve">they can </w:t>
      </w:r>
      <w:r w:rsidR="002D27E6">
        <w:t xml:space="preserve">silence a woman </w:t>
      </w:r>
      <w:r w:rsidR="007D752C">
        <w:t>by shouting loudest</w:t>
      </w:r>
      <w:r w:rsidR="00D31768">
        <w:t xml:space="preserve"> and calling her a whore</w:t>
      </w:r>
      <w:r w:rsidR="007D752C">
        <w:t>?”</w:t>
      </w:r>
    </w:p>
    <w:p w14:paraId="7124B157" w14:textId="2CEC9129" w:rsidR="003F1243" w:rsidRDefault="00B51D4B">
      <w:r>
        <w:t xml:space="preserve">I saw a slight smile on the face of the </w:t>
      </w:r>
      <w:proofErr w:type="gramStart"/>
      <w:r>
        <w:t>Mayor</w:t>
      </w:r>
      <w:proofErr w:type="gramEnd"/>
      <w:r>
        <w:t xml:space="preserve"> and</w:t>
      </w:r>
      <w:r w:rsidR="00D06C4C">
        <w:t xml:space="preserve"> heard</w:t>
      </w:r>
      <w:r>
        <w:t xml:space="preserve"> </w:t>
      </w:r>
      <w:r w:rsidR="00176FF5">
        <w:t xml:space="preserve">“You preach, </w:t>
      </w:r>
      <w:proofErr w:type="gramStart"/>
      <w:r w:rsidR="00176FF5">
        <w:t xml:space="preserve">sister” </w:t>
      </w:r>
      <w:r w:rsidR="00D06C4C">
        <w:t xml:space="preserve"> from</w:t>
      </w:r>
      <w:proofErr w:type="gramEnd"/>
      <w:r w:rsidR="00D06C4C">
        <w:t xml:space="preserve"> the crowd. Not everyone here was a man. </w:t>
      </w:r>
      <w:r w:rsidR="001D73EA">
        <w:t xml:space="preserve">The elder </w:t>
      </w:r>
      <w:proofErr w:type="spellStart"/>
      <w:r w:rsidR="001D73EA">
        <w:t>Scarnazzi’s</w:t>
      </w:r>
      <w:proofErr w:type="spellEnd"/>
      <w:r w:rsidR="001D73EA">
        <w:t xml:space="preserve"> jaw was tight, and he stared balefully at Cam, who </w:t>
      </w:r>
      <w:r w:rsidR="00A919CC">
        <w:t xml:space="preserve">shuffled uneasily in his chair. </w:t>
      </w:r>
    </w:p>
    <w:p w14:paraId="62777A45" w14:textId="0AA0C154" w:rsidR="00CE16B1" w:rsidRDefault="00CE16B1" w:rsidP="00CE16B1">
      <w:r>
        <w:t xml:space="preserve">“Anyway, during these rituals, one cannot shield their earthy thoughts. I know for an absolute fact </w:t>
      </w:r>
      <w:proofErr w:type="spellStart"/>
      <w:r>
        <w:t>Abstalar</w:t>
      </w:r>
      <w:proofErr w:type="spellEnd"/>
      <w:r>
        <w:t xml:space="preserve"> acted only out of love of the town and </w:t>
      </w:r>
      <w:r w:rsidR="0042519F">
        <w:t>its</w:t>
      </w:r>
      <w:r>
        <w:t xml:space="preserve"> people. These </w:t>
      </w:r>
      <w:r w:rsidR="00830186">
        <w:t>people</w:t>
      </w:r>
      <w:r>
        <w:t xml:space="preserve"> (and I pointed at Cam and his toadies</w:t>
      </w:r>
      <w:r w:rsidR="00286507">
        <w:t>)</w:t>
      </w:r>
      <w:r>
        <w:t xml:space="preserve"> are the ones trying to divide you. Why do you let them?” </w:t>
      </w:r>
    </w:p>
    <w:p w14:paraId="4C0FE29B" w14:textId="1B0B6204" w:rsidR="00286507" w:rsidRDefault="00286507" w:rsidP="00CE16B1">
      <w:r>
        <w:t>Having no clever finish, I sat down and hoped I did not harm our cause.</w:t>
      </w:r>
    </w:p>
    <w:p w14:paraId="230BEF90" w14:textId="4C2820CC" w:rsidR="00EF61AE" w:rsidRDefault="00F84AD6">
      <w:r>
        <w:t>Zunk stood and introduced himself</w:t>
      </w:r>
      <w:r w:rsidR="00832830">
        <w:t xml:space="preserve">-his full name was impressively long. “I’m just a wandering goblin from the North, and </w:t>
      </w:r>
      <w:r w:rsidR="00691377">
        <w:t xml:space="preserve">I don’t know shit about your town. But I do know we did a job for </w:t>
      </w:r>
      <w:proofErr w:type="spellStart"/>
      <w:r w:rsidR="00691377">
        <w:t>Abstalar</w:t>
      </w:r>
      <w:proofErr w:type="spellEnd"/>
      <w:r w:rsidR="00691377">
        <w:t xml:space="preserve">, digging up some old bones </w:t>
      </w:r>
      <w:r w:rsidR="007D578E">
        <w:t>so he could do what you have heard</w:t>
      </w:r>
      <w:r w:rsidR="00F50C2B">
        <w:t>-keep the town safe..</w:t>
      </w:r>
      <w:r w:rsidR="007D578E">
        <w:t xml:space="preserve">. I, uh, don’t use three </w:t>
      </w:r>
      <w:proofErr w:type="gramStart"/>
      <w:r w:rsidR="00727180">
        <w:t>knives, by the way</w:t>
      </w:r>
      <w:proofErr w:type="gramEnd"/>
      <w:r w:rsidR="0040279C">
        <w:t>.</w:t>
      </w:r>
      <w:r w:rsidR="00ED50D9">
        <w:t xml:space="preserve"> I</w:t>
      </w:r>
      <w:r w:rsidR="00727180">
        <w:t xml:space="preserve"> am working on two. That’s how </w:t>
      </w:r>
      <w:proofErr w:type="spellStart"/>
      <w:r w:rsidR="00727180">
        <w:t>Promqeth</w:t>
      </w:r>
      <w:proofErr w:type="spellEnd"/>
      <w:r w:rsidR="00727180">
        <w:t xml:space="preserve"> defended the town, am I right”?</w:t>
      </w:r>
    </w:p>
    <w:p w14:paraId="66844C1C" w14:textId="4015FBBB" w:rsidR="00727180" w:rsidRDefault="00727180">
      <w:r>
        <w:t>“Aye, that he did” someone shouted and from another corner “You tell ‘</w:t>
      </w:r>
      <w:proofErr w:type="spellStart"/>
      <w:r>
        <w:t>em</w:t>
      </w:r>
      <w:proofErr w:type="spellEnd"/>
      <w:r>
        <w:t>, Billy Barrett”.</w:t>
      </w:r>
    </w:p>
    <w:p w14:paraId="5B9D28DE" w14:textId="77B8AA33" w:rsidR="00727180" w:rsidRDefault="00727180">
      <w:r>
        <w:t>“</w:t>
      </w:r>
      <w:proofErr w:type="gramStart"/>
      <w:r>
        <w:t>Well</w:t>
      </w:r>
      <w:proofErr w:type="gramEnd"/>
      <w:r w:rsidR="00FD5713">
        <w:t>” drawled Zunk “If it’s good enough for him, well, it’s good enough for me”</w:t>
      </w:r>
    </w:p>
    <w:p w14:paraId="2D6326FA" w14:textId="096A0B06" w:rsidR="00FD5713" w:rsidRDefault="00C92099">
      <w:r>
        <w:lastRenderedPageBreak/>
        <w:t xml:space="preserve">Nods all around. It was fascinating how Zunk had gotten their attention so quickly and completely. </w:t>
      </w:r>
      <w:r w:rsidR="006B220B">
        <w:t>H</w:t>
      </w:r>
      <w:r w:rsidR="00693FB2">
        <w:t xml:space="preserve">e seemed enlarged in stature even though </w:t>
      </w:r>
      <w:r w:rsidR="00860B34">
        <w:t xml:space="preserve">he had not grown an inch and his voice deepened and filled the room, even </w:t>
      </w:r>
      <w:r w:rsidR="00BD3D23">
        <w:t xml:space="preserve">though it had not changed in pitch or volume. But Zunk was filled with </w:t>
      </w:r>
      <w:r w:rsidR="00F07603">
        <w:t>conviction,</w:t>
      </w:r>
      <w:r w:rsidR="00BD3D23">
        <w:t xml:space="preserve"> and everyone saw it. </w:t>
      </w:r>
      <w:r w:rsidR="00095830">
        <w:t>Zunk was persuasive, but never like this and I leaned back to the row behind me to ask Chesty what he thought. Only</w:t>
      </w:r>
      <w:r w:rsidR="00CC7CEE">
        <w:t xml:space="preserve"> Chesty, among all, was not looking at Zunk. He sat with his eyes half closed, </w:t>
      </w:r>
      <w:r w:rsidR="0006223F">
        <w:t>murmuring</w:t>
      </w:r>
      <w:r w:rsidR="00CC7CEE">
        <w:t xml:space="preserve"> quietly but intensely. </w:t>
      </w:r>
      <w:r w:rsidR="0006223F">
        <w:t xml:space="preserve"> I was beginning to suspect that not all about his adventuring past was </w:t>
      </w:r>
      <w:r w:rsidR="00750495">
        <w:t>an empty boast.</w:t>
      </w:r>
    </w:p>
    <w:p w14:paraId="1D511549" w14:textId="42F14ED2" w:rsidR="00750495" w:rsidRDefault="00750495">
      <w:r>
        <w:t xml:space="preserve">Zunk continued “Well, like I said, I don’t know about this </w:t>
      </w:r>
      <w:proofErr w:type="gramStart"/>
      <w:r>
        <w:t>town</w:t>
      </w:r>
      <w:proofErr w:type="gramEnd"/>
      <w:r>
        <w:t xml:space="preserve"> and I got no dog in this fight as I say. But I know when someone </w:t>
      </w:r>
      <w:proofErr w:type="gramStart"/>
      <w:r>
        <w:t>is being played</w:t>
      </w:r>
      <w:proofErr w:type="gramEnd"/>
      <w:r>
        <w:t xml:space="preserve">, and let me tell you friends, </w:t>
      </w:r>
      <w:proofErr w:type="gramStart"/>
      <w:r>
        <w:t>you ‘</w:t>
      </w:r>
      <w:proofErr w:type="spellStart"/>
      <w:proofErr w:type="gramEnd"/>
      <w:r>
        <w:t>uns</w:t>
      </w:r>
      <w:proofErr w:type="spellEnd"/>
      <w:r>
        <w:t xml:space="preserve"> are most definitely being played. </w:t>
      </w:r>
      <w:r w:rsidR="00B430D1">
        <w:t xml:space="preserve">You’ve heard from </w:t>
      </w:r>
      <w:proofErr w:type="spellStart"/>
      <w:r w:rsidR="00B430D1">
        <w:t>Abstalar</w:t>
      </w:r>
      <w:proofErr w:type="spellEnd"/>
      <w:r w:rsidR="00B430D1">
        <w:t xml:space="preserve"> and my friends about how nothing was amiss until this lot stuck their noses in</w:t>
      </w:r>
      <w:r w:rsidR="00857796">
        <w:t xml:space="preserve">, yet here they are stirring the pot. It </w:t>
      </w:r>
      <w:proofErr w:type="spellStart"/>
      <w:r w:rsidR="00857796">
        <w:t>ain’t</w:t>
      </w:r>
      <w:proofErr w:type="spellEnd"/>
      <w:r w:rsidR="00857796">
        <w:t xml:space="preserve"> for me to say why</w:t>
      </w:r>
      <w:r w:rsidR="000021C4">
        <w:t xml:space="preserve">, but I say it’s so; they be telling you that you </w:t>
      </w:r>
      <w:proofErr w:type="spellStart"/>
      <w:r w:rsidR="000021C4">
        <w:t>ain’t</w:t>
      </w:r>
      <w:proofErr w:type="spellEnd"/>
      <w:r w:rsidR="000021C4">
        <w:t xml:space="preserve"> seen what you’ve seen and don’t know what you know. </w:t>
      </w:r>
      <w:r w:rsidR="004D0936">
        <w:t xml:space="preserve">Up to you to decide whether you’re </w:t>
      </w:r>
      <w:proofErr w:type="spellStart"/>
      <w:r w:rsidR="004D0936">
        <w:t>gonna</w:t>
      </w:r>
      <w:proofErr w:type="spellEnd"/>
      <w:r w:rsidR="004D0936">
        <w:t xml:space="preserve"> let that happen. </w:t>
      </w:r>
      <w:r w:rsidR="00902209">
        <w:t>But well, I don’t see why you would, if you’re asking me”</w:t>
      </w:r>
    </w:p>
    <w:p w14:paraId="75BD1328" w14:textId="37F0BDCD" w:rsidR="00902209" w:rsidRDefault="00902209">
      <w:r>
        <w:t xml:space="preserve">And he sat down.  There was </w:t>
      </w:r>
      <w:proofErr w:type="gramStart"/>
      <w:r>
        <w:t>not</w:t>
      </w:r>
      <w:proofErr w:type="gramEnd"/>
      <w:r>
        <w:t xml:space="preserve"> </w:t>
      </w:r>
      <w:r w:rsidR="00335B9A">
        <w:t>sound</w:t>
      </w:r>
      <w:r>
        <w:t xml:space="preserve">, </w:t>
      </w:r>
      <w:r w:rsidR="00D923FA">
        <w:t xml:space="preserve">except for the snapping of a pencil </w:t>
      </w:r>
      <w:r w:rsidR="00335B9A">
        <w:t>in</w:t>
      </w:r>
      <w:r w:rsidR="00D923FA">
        <w:t xml:space="preserve"> Counselman </w:t>
      </w:r>
      <w:proofErr w:type="spellStart"/>
      <w:r w:rsidR="00D923FA">
        <w:t>Scarnazzi</w:t>
      </w:r>
      <w:r w:rsidR="00335B9A">
        <w:t>’s</w:t>
      </w:r>
      <w:proofErr w:type="spellEnd"/>
      <w:r w:rsidR="00335B9A">
        <w:t xml:space="preserve"> hands</w:t>
      </w:r>
      <w:r w:rsidR="00D923FA">
        <w:t>.</w:t>
      </w:r>
      <w:r w:rsidR="00F14C2A">
        <w:t xml:space="preserve"> It </w:t>
      </w:r>
      <w:r w:rsidR="00335B9A">
        <w:t>was</w:t>
      </w:r>
      <w:r w:rsidR="00F14C2A">
        <w:t xml:space="preserve"> like a tree falling in the forest.</w:t>
      </w:r>
    </w:p>
    <w:p w14:paraId="6136082C" w14:textId="28C319FD" w:rsidR="00F14C2A" w:rsidRDefault="002B6B51">
      <w:r>
        <w:t>I leaned back again and whispered to Chesty “Well, that Zunk sure is something, eh”?</w:t>
      </w:r>
    </w:p>
    <w:p w14:paraId="350DE7FF" w14:textId="3147C401" w:rsidR="002B6B51" w:rsidRDefault="006A4A58">
      <w:r>
        <w:t>“Oh indeed, most persuasive, magically so if I may say, don’t you think”?</w:t>
      </w:r>
    </w:p>
    <w:p w14:paraId="44FA4AA6" w14:textId="4D84DEA7" w:rsidR="006A4A58" w:rsidRDefault="006A4A58">
      <w:r>
        <w:t>“Well</w:t>
      </w:r>
      <w:r w:rsidR="00384829">
        <w:t xml:space="preserve">, that </w:t>
      </w:r>
      <w:r>
        <w:t>was</w:t>
      </w:r>
      <w:r w:rsidR="00EB604C">
        <w:t xml:space="preserve"> just</w:t>
      </w:r>
      <w:r>
        <w:t xml:space="preserve"> Zunk being Zunk, you know?</w:t>
      </w:r>
      <w:r w:rsidR="00353734">
        <w:t>”</w:t>
      </w:r>
      <w:r w:rsidR="006B3A1F">
        <w:t xml:space="preserve"> I am not </w:t>
      </w:r>
      <w:r w:rsidR="00EB604C">
        <w:t>good</w:t>
      </w:r>
      <w:r w:rsidR="006B3A1F">
        <w:t xml:space="preserve"> at </w:t>
      </w:r>
      <w:r w:rsidR="00B14672">
        <w:t>sarcasm</w:t>
      </w:r>
      <w:r w:rsidR="006B3A1F">
        <w:t xml:space="preserve">, but </w:t>
      </w:r>
      <w:r w:rsidR="00EC3875">
        <w:t>I think Chesty took my meaning well enough</w:t>
      </w:r>
      <w:r w:rsidR="007533ED">
        <w:t>.</w:t>
      </w:r>
    </w:p>
    <w:p w14:paraId="70788827" w14:textId="2D4B7431" w:rsidR="007533ED" w:rsidRDefault="007533ED">
      <w:r>
        <w:t xml:space="preserve">“I am sure that had something to do with it </w:t>
      </w:r>
      <w:r w:rsidR="00FD5BBA">
        <w:t>too” replied</w:t>
      </w:r>
      <w:r>
        <w:t xml:space="preserve"> Che</w:t>
      </w:r>
      <w:r w:rsidR="00264AB9">
        <w:t>sty, and at that point I whispered “Thank you-you are not so bad underneath, I think”</w:t>
      </w:r>
    </w:p>
    <w:p w14:paraId="26DE34D3" w14:textId="7B073D08" w:rsidR="00264AB9" w:rsidRDefault="00264AB9">
      <w:r>
        <w:t>“Ah, does that mean you will join us for dinner?”</w:t>
      </w:r>
    </w:p>
    <w:p w14:paraId="005DBA82" w14:textId="11DD4102" w:rsidR="00264AB9" w:rsidRDefault="00264AB9">
      <w:r>
        <w:t>“Absolutely</w:t>
      </w:r>
      <w:r w:rsidR="00773DC8">
        <w:t>!”</w:t>
      </w:r>
    </w:p>
    <w:p w14:paraId="3C3A9D49" w14:textId="297C7291" w:rsidR="00773DC8" w:rsidRDefault="00773DC8">
      <w:r>
        <w:t>“Excellent! I love a threesome-so much more interesting, right?”</w:t>
      </w:r>
    </w:p>
    <w:p w14:paraId="46D5C937" w14:textId="763AB84A" w:rsidR="009E2A80" w:rsidRDefault="009E2A80">
      <w:r>
        <w:t xml:space="preserve">“Don’t get ahead of yourself, Chesty, just take the win”. He smiled. </w:t>
      </w:r>
    </w:p>
    <w:p w14:paraId="0213339A" w14:textId="77777777" w:rsidR="002F32D5" w:rsidRDefault="00D90493">
      <w:r>
        <w:t xml:space="preserve">Mayor Devlin asked the room to be cleared so the assembly could make their decision </w:t>
      </w:r>
      <w:r w:rsidR="00C56A9A">
        <w:t>and</w:t>
      </w:r>
      <w:r>
        <w:t xml:space="preserve"> the </w:t>
      </w:r>
      <w:r w:rsidR="00202A0E">
        <w:t xml:space="preserve">five of us and </w:t>
      </w:r>
      <w:proofErr w:type="spellStart"/>
      <w:r w:rsidR="00202A0E">
        <w:t>Abstalar</w:t>
      </w:r>
      <w:proofErr w:type="spellEnd"/>
      <w:r w:rsidR="00202A0E">
        <w:t xml:space="preserve"> were led away to wait. I saw </w:t>
      </w:r>
      <w:r w:rsidR="001D0F32">
        <w:t>Cam skulk out</w:t>
      </w:r>
      <w:r w:rsidR="008367B8">
        <w:t xml:space="preserve">-he was not looking happy. </w:t>
      </w:r>
      <w:r w:rsidR="005E5CC6">
        <w:t xml:space="preserve"> It did not take long</w:t>
      </w:r>
      <w:r w:rsidR="00904D20">
        <w:t xml:space="preserve"> for us to be called back </w:t>
      </w:r>
      <w:proofErr w:type="gramStart"/>
      <w:r w:rsidR="00904D20">
        <w:t>in</w:t>
      </w:r>
      <w:proofErr w:type="gramEnd"/>
      <w:r w:rsidR="00C56A9A">
        <w:t xml:space="preserve"> and I could see </w:t>
      </w:r>
      <w:r w:rsidR="00904D20">
        <w:t xml:space="preserve">Devlin no longer looked troubled, </w:t>
      </w:r>
      <w:r w:rsidR="007D337F">
        <w:t>but</w:t>
      </w:r>
      <w:r w:rsidR="00904D20">
        <w:t xml:space="preserve"> </w:t>
      </w:r>
      <w:proofErr w:type="spellStart"/>
      <w:r w:rsidR="00904D20">
        <w:t>Scarnazzi</w:t>
      </w:r>
      <w:proofErr w:type="spellEnd"/>
      <w:r w:rsidR="00904D20">
        <w:t xml:space="preserve"> looked like that canary had not gone down smoothly after all. </w:t>
      </w:r>
      <w:r w:rsidR="00D24773">
        <w:t>Cheers erupted as</w:t>
      </w:r>
      <w:r w:rsidR="00D93E3F">
        <w:t xml:space="preserve"> the verdict</w:t>
      </w:r>
      <w:r w:rsidR="00D24773">
        <w:t xml:space="preserve"> was read</w:t>
      </w:r>
      <w:r w:rsidR="00F841DD">
        <w:t xml:space="preserve"> </w:t>
      </w:r>
      <w:proofErr w:type="gramStart"/>
      <w:r w:rsidR="00F841DD">
        <w:t xml:space="preserve">- </w:t>
      </w:r>
      <w:r w:rsidR="00D93E3F">
        <w:t xml:space="preserve"> not</w:t>
      </w:r>
      <w:proofErr w:type="gramEnd"/>
      <w:r w:rsidR="00D93E3F">
        <w:t xml:space="preserve"> guilty on</w:t>
      </w:r>
      <w:r w:rsidR="00F841DD">
        <w:t xml:space="preserve"> the first two charges, the permit charge </w:t>
      </w:r>
      <w:r w:rsidR="00D24773">
        <w:t xml:space="preserve">dropped </w:t>
      </w:r>
      <w:proofErr w:type="gramStart"/>
      <w:r w:rsidR="00D24773">
        <w:t>in light of</w:t>
      </w:r>
      <w:proofErr w:type="gramEnd"/>
      <w:r w:rsidR="00D24773">
        <w:t xml:space="preserve"> the disruption</w:t>
      </w:r>
      <w:r w:rsidR="007D337F">
        <w:t xml:space="preserve">. “A fair </w:t>
      </w:r>
      <w:proofErr w:type="gramStart"/>
      <w:r w:rsidR="009572FB">
        <w:t>verdict”  whispered</w:t>
      </w:r>
      <w:proofErr w:type="gramEnd"/>
      <w:r w:rsidR="009572FB">
        <w:t xml:space="preserve"> Hans “only it would </w:t>
      </w:r>
      <w:r w:rsidR="009572FB">
        <w:lastRenderedPageBreak/>
        <w:t xml:space="preserve">have been more appropriate to </w:t>
      </w:r>
      <w:r w:rsidR="002F32D5">
        <w:t xml:space="preserve">confirm the lack of a permit, </w:t>
      </w:r>
      <w:proofErr w:type="spellStart"/>
      <w:r w:rsidR="002F32D5">
        <w:t>bu</w:t>
      </w:r>
      <w:proofErr w:type="spellEnd"/>
      <w:r w:rsidR="002F32D5">
        <w:t xml:space="preserve"> waive the fine, if </w:t>
      </w:r>
      <w:proofErr w:type="gramStart"/>
      <w:r w:rsidR="002F32D5">
        <w:t>you</w:t>
      </w:r>
      <w:proofErr w:type="gramEnd"/>
      <w:r w:rsidR="002F32D5">
        <w:t xml:space="preserve"> </w:t>
      </w:r>
      <w:proofErr w:type="spellStart"/>
      <w:r w:rsidR="002F32D5">
        <w:t>aske</w:t>
      </w:r>
      <w:proofErr w:type="spellEnd"/>
      <w:r w:rsidR="002F32D5">
        <w:t xml:space="preserve"> me. Rules are rules”</w:t>
      </w:r>
    </w:p>
    <w:p w14:paraId="7A38C73D" w14:textId="3E9652E0" w:rsidR="009E2A80" w:rsidRDefault="005B4ACE">
      <w:proofErr w:type="spellStart"/>
      <w:r>
        <w:t>Scarnazzi</w:t>
      </w:r>
      <w:proofErr w:type="spellEnd"/>
      <w:r>
        <w:t xml:space="preserve"> </w:t>
      </w:r>
      <w:r w:rsidR="00096456">
        <w:t xml:space="preserve">moved rapidly to leave. He looked in our direction as he did, and I was surprised </w:t>
      </w:r>
      <w:r w:rsidR="00E76FA9">
        <w:t>it was not venomous. Instead, he gave us a brief nod</w:t>
      </w:r>
      <w:r w:rsidR="00086036">
        <w:t xml:space="preserve"> </w:t>
      </w:r>
      <w:r w:rsidR="005654CA">
        <w:t>of respect; a player acknowledging</w:t>
      </w:r>
      <w:r w:rsidR="00323CDC">
        <w:t xml:space="preserve">, at least for now, </w:t>
      </w:r>
      <w:r w:rsidR="0083586F">
        <w:t>they were</w:t>
      </w:r>
      <w:r w:rsidR="00323CDC">
        <w:t xml:space="preserve"> outplayed. </w:t>
      </w:r>
      <w:r w:rsidR="0083586F">
        <w:t xml:space="preserve"> </w:t>
      </w:r>
      <w:r w:rsidR="008D4A7F">
        <w:t>Nothing,</w:t>
      </w:r>
      <w:r w:rsidR="0083586F">
        <w:t xml:space="preserve"> however, indicated this was over. </w:t>
      </w:r>
    </w:p>
    <w:p w14:paraId="037D3195" w14:textId="5C897A62" w:rsidR="005D26E1" w:rsidRDefault="005D26E1">
      <w:r>
        <w:t xml:space="preserve">Everyone was of course joyful, and it was clear </w:t>
      </w:r>
      <w:r w:rsidR="00943022">
        <w:t xml:space="preserve">that the </w:t>
      </w:r>
      <w:r w:rsidR="00772441">
        <w:t>mayor</w:t>
      </w:r>
      <w:r w:rsidR="00943022">
        <w:t xml:space="preserve"> was particula</w:t>
      </w:r>
      <w:r w:rsidR="009D4FE9">
        <w:t>rly</w:t>
      </w:r>
      <w:r w:rsidR="00943022">
        <w:t xml:space="preserve"> delighted at the outcome, both </w:t>
      </w:r>
      <w:proofErr w:type="spellStart"/>
      <w:r w:rsidR="00630832">
        <w:t>Abstalar’s</w:t>
      </w:r>
      <w:proofErr w:type="spellEnd"/>
      <w:r w:rsidR="00630832">
        <w:t xml:space="preserve"> exoneration and the dent in the </w:t>
      </w:r>
      <w:proofErr w:type="spellStart"/>
      <w:r w:rsidR="00630832">
        <w:t>Scarnazzi</w:t>
      </w:r>
      <w:r w:rsidR="00452414">
        <w:t>’s</w:t>
      </w:r>
      <w:proofErr w:type="spellEnd"/>
      <w:r w:rsidR="00452414">
        <w:t xml:space="preserve"> </w:t>
      </w:r>
      <w:r w:rsidR="009D4FE9">
        <w:t>plans</w:t>
      </w:r>
      <w:r w:rsidR="00452414">
        <w:t>. “But</w:t>
      </w:r>
      <w:r w:rsidR="00B5454E">
        <w:t xml:space="preserve">” </w:t>
      </w:r>
      <w:r w:rsidR="00452414">
        <w:t>she cautioned</w:t>
      </w:r>
      <w:r w:rsidR="00CD10FC">
        <w:t>, “words are weapons too, and you have wielded them exceptionally well</w:t>
      </w:r>
      <w:r w:rsidR="004802B8">
        <w:t xml:space="preserve"> to </w:t>
      </w:r>
      <w:r w:rsidR="00DA0C68">
        <w:t>wound</w:t>
      </w:r>
      <w:r w:rsidR="004802B8">
        <w:t xml:space="preserve"> </w:t>
      </w:r>
      <w:r w:rsidR="002B4F13">
        <w:t>Titus</w:t>
      </w:r>
      <w:r w:rsidR="001A288F">
        <w:t xml:space="preserve"> </w:t>
      </w:r>
      <w:r w:rsidR="004802B8">
        <w:t>and embarrass that cur</w:t>
      </w:r>
      <w:r w:rsidR="00F66D07">
        <w:t xml:space="preserve"> who does the dirty work. </w:t>
      </w:r>
      <w:r w:rsidR="00F859AF">
        <w:t>You must</w:t>
      </w:r>
      <w:r w:rsidR="00F66D07">
        <w:t xml:space="preserve"> be careful of drawing even more attention</w:t>
      </w:r>
      <w:r w:rsidR="00F859AF">
        <w:t xml:space="preserve"> to</w:t>
      </w:r>
      <w:r w:rsidR="00EA28F9">
        <w:t xml:space="preserve"> yourselves</w:t>
      </w:r>
      <w:r w:rsidR="00F66D07">
        <w:t xml:space="preserve">. The town has not seen </w:t>
      </w:r>
      <w:proofErr w:type="gramStart"/>
      <w:r w:rsidR="00F66D07">
        <w:t>your</w:t>
      </w:r>
      <w:proofErr w:type="gramEnd"/>
      <w:r w:rsidR="00F66D07">
        <w:t xml:space="preserve"> like in nearly twenty years, and tongues are wagging</w:t>
      </w:r>
      <w:r w:rsidR="00D767C4">
        <w:t>. Keep your heads down</w:t>
      </w:r>
      <w:r w:rsidR="00F66D07">
        <w:t xml:space="preserve">”. </w:t>
      </w:r>
      <w:r w:rsidR="00EA28F9">
        <w:t xml:space="preserve"> Wait-what? Was she </w:t>
      </w:r>
      <w:proofErr w:type="gramStart"/>
      <w:r w:rsidR="00EA28F9">
        <w:t>actually comparing</w:t>
      </w:r>
      <w:proofErr w:type="gramEnd"/>
      <w:r w:rsidR="00EA28F9">
        <w:t xml:space="preserve"> us to </w:t>
      </w:r>
      <w:proofErr w:type="spellStart"/>
      <w:r w:rsidR="00CA2458">
        <w:t>Vistaro</w:t>
      </w:r>
      <w:proofErr w:type="spellEnd"/>
      <w:r w:rsidR="00CA2458">
        <w:t xml:space="preserve">, Stan, </w:t>
      </w:r>
      <w:proofErr w:type="spellStart"/>
      <w:r w:rsidR="00CA2458">
        <w:t>Promqeth</w:t>
      </w:r>
      <w:proofErr w:type="spellEnd"/>
      <w:r w:rsidR="00CA2458">
        <w:t xml:space="preserve"> and Viktor? </w:t>
      </w:r>
    </w:p>
    <w:p w14:paraId="38E6F1C2" w14:textId="50D530A8" w:rsidR="00CA2458" w:rsidRDefault="00D767C4">
      <w:pPr>
        <w:pBdr>
          <w:bottom w:val="single" w:sz="6" w:space="1" w:color="auto"/>
        </w:pBdr>
      </w:pPr>
      <w:r>
        <w:t xml:space="preserve">Devlin was only partially satisfied we were going to the Pit, </w:t>
      </w:r>
      <w:r w:rsidR="00AE7E07">
        <w:t xml:space="preserve">muttering that getting killed was not her idea of keeping one’s head down. It didn’t help </w:t>
      </w:r>
      <w:r w:rsidR="00D34B9A">
        <w:t>when</w:t>
      </w:r>
      <w:r w:rsidR="00AE7E07">
        <w:t xml:space="preserve"> Hans pointed out being buried would fulfill that objective. </w:t>
      </w:r>
      <w:r w:rsidR="0061676D">
        <w:t xml:space="preserve">Zunk eventually interrupted the discussion by pointing out that he and </w:t>
      </w:r>
      <w:r w:rsidR="003B4D8E">
        <w:t>Chesty had a delayed dinner to</w:t>
      </w:r>
      <w:r w:rsidR="00772441">
        <w:t xml:space="preserve"> attend.</w:t>
      </w:r>
    </w:p>
    <w:p w14:paraId="103A9951" w14:textId="65823CFF" w:rsidR="00417ECE" w:rsidRDefault="00417ECE">
      <w:r>
        <w:t xml:space="preserve">S2E7: </w:t>
      </w:r>
      <w:proofErr w:type="spellStart"/>
      <w:r>
        <w:t>Whistlefangs</w:t>
      </w:r>
      <w:proofErr w:type="spellEnd"/>
      <w:r>
        <w:t xml:space="preserve"> and the Fall of </w:t>
      </w:r>
      <w:proofErr w:type="spellStart"/>
      <w:r>
        <w:t>Ripnugget</w:t>
      </w:r>
      <w:proofErr w:type="spellEnd"/>
    </w:p>
    <w:p w14:paraId="3B00A3FA" w14:textId="54425819" w:rsidR="00772441" w:rsidRDefault="00AA2D79">
      <w:r>
        <w:t>The whispers and darting glances started the moment we walked into the Dr</w:t>
      </w:r>
      <w:r w:rsidR="00A62593">
        <w:t>agon, and Zunk asked to be set up in a private space</w:t>
      </w:r>
      <w:r w:rsidR="00AF27C4">
        <w:t xml:space="preserve">. </w:t>
      </w:r>
      <w:r w:rsidR="001878DD">
        <w:t>The</w:t>
      </w:r>
      <w:r w:rsidR="00AF27C4">
        <w:t>re the</w:t>
      </w:r>
      <w:r w:rsidR="001878DD">
        <w:t xml:space="preserve"> three of us sat</w:t>
      </w:r>
      <w:r w:rsidR="00DD1A1D">
        <w:t xml:space="preserve"> while Tom and Hans (and </w:t>
      </w:r>
      <w:proofErr w:type="spellStart"/>
      <w:r w:rsidR="00DD1A1D">
        <w:t>Phrillys</w:t>
      </w:r>
      <w:proofErr w:type="spellEnd"/>
      <w:r w:rsidR="00AB3670">
        <w:t>)</w:t>
      </w:r>
      <w:r w:rsidR="00DD1A1D">
        <w:t xml:space="preserve"> </w:t>
      </w:r>
      <w:r w:rsidR="00294795">
        <w:t xml:space="preserve">went to their rooms. </w:t>
      </w:r>
    </w:p>
    <w:p w14:paraId="7E9E5DAC" w14:textId="02FC9F43" w:rsidR="00114A4E" w:rsidRDefault="00F71B69">
      <w:r>
        <w:t>We nibbled a variety of delicious dishes</w:t>
      </w:r>
      <w:r w:rsidR="00B528B3">
        <w:t>. T</w:t>
      </w:r>
      <w:r>
        <w:t xml:space="preserve">hey must have fired the cook </w:t>
      </w:r>
      <w:r w:rsidR="00AB3670">
        <w:t>from</w:t>
      </w:r>
      <w:r>
        <w:t xml:space="preserve"> our first meal</w:t>
      </w:r>
      <w:r w:rsidR="00ED7A6B">
        <w:t>-</w:t>
      </w:r>
      <w:r w:rsidR="00B528B3">
        <w:t xml:space="preserve"> the difference was </w:t>
      </w:r>
      <w:r w:rsidR="0082172E">
        <w:t>extreme</w:t>
      </w:r>
      <w:r w:rsidR="000E0449">
        <w:t xml:space="preserve">- </w:t>
      </w:r>
      <w:r w:rsidR="0082172E">
        <w:t>and</w:t>
      </w:r>
      <w:r w:rsidR="00ED7A6B">
        <w:t xml:space="preserve"> made small talk. I drank </w:t>
      </w:r>
      <w:r w:rsidR="0082172E">
        <w:t xml:space="preserve">my wine </w:t>
      </w:r>
      <w:r w:rsidR="00265464">
        <w:t>slowly and</w:t>
      </w:r>
      <w:r w:rsidR="0082172E">
        <w:t xml:space="preserve"> tried to follow all the bawdy word play. </w:t>
      </w:r>
      <w:r w:rsidR="002B2C47">
        <w:t>Chesty filled in some details for us</w:t>
      </w:r>
      <w:r w:rsidR="000E0449">
        <w:t xml:space="preserve"> about </w:t>
      </w:r>
      <w:r w:rsidR="00536EF9" w:rsidRPr="00F805F1">
        <w:t xml:space="preserve">House </w:t>
      </w:r>
      <w:proofErr w:type="spellStart"/>
      <w:proofErr w:type="gramStart"/>
      <w:r w:rsidR="000E0449">
        <w:t>Scarnazzi</w:t>
      </w:r>
      <w:proofErr w:type="spellEnd"/>
      <w:r w:rsidR="000E0449">
        <w:t xml:space="preserve">; </w:t>
      </w:r>
      <w:r w:rsidR="00F805F1" w:rsidRPr="00F805F1">
        <w:t xml:space="preserve">  </w:t>
      </w:r>
      <w:proofErr w:type="gramEnd"/>
      <w:r w:rsidR="00536EF9">
        <w:t>they were</w:t>
      </w:r>
      <w:r w:rsidR="00F805F1" w:rsidRPr="00F805F1">
        <w:t xml:space="preserve"> particularly financially strained, and the head of the family, Titus</w:t>
      </w:r>
      <w:r w:rsidR="00265464">
        <w:t xml:space="preserve"> (the Counselman)</w:t>
      </w:r>
      <w:r w:rsidR="00F805F1" w:rsidRPr="00F805F1">
        <w:t>, had clamped down tight on the family and its businesses to steer through the troubled times</w:t>
      </w:r>
      <w:r w:rsidR="00966123">
        <w:t xml:space="preserve">. </w:t>
      </w:r>
      <w:r w:rsidR="00536EF9">
        <w:t>N</w:t>
      </w:r>
      <w:r w:rsidR="00676937">
        <w:t>o doubt us stepping in the middle will have consequences</w:t>
      </w:r>
      <w:r w:rsidR="00966123">
        <w:t xml:space="preserve">. Chesty </w:t>
      </w:r>
      <w:r w:rsidR="00F805F1" w:rsidRPr="00F805F1">
        <w:t xml:space="preserve">also revealed that Alma Avertin's daughter was the sole survivor of a party that had explored The Pit, and the only person in recent memory to return from that place. </w:t>
      </w:r>
      <w:r w:rsidR="00D155DB">
        <w:t>As I suspected, s</w:t>
      </w:r>
      <w:r w:rsidR="00F805F1" w:rsidRPr="00F805F1">
        <w:t>he had taken a dark turn after that, </w:t>
      </w:r>
      <w:r w:rsidR="00774507">
        <w:t>and Alma was worried sick. I shall have to find some way to help.</w:t>
      </w:r>
    </w:p>
    <w:p w14:paraId="674940D1" w14:textId="03868614" w:rsidR="00774507" w:rsidRDefault="00DD3BB8">
      <w:r>
        <w:t xml:space="preserve">Having </w:t>
      </w:r>
      <w:r w:rsidR="002067A0">
        <w:t xml:space="preserve">broached the subject of the pit, Chesty reached over to a lute he had been carrying and strummed a few notes. “Here” he </w:t>
      </w:r>
      <w:proofErr w:type="gramStart"/>
      <w:r w:rsidR="002067A0">
        <w:t>said</w:t>
      </w:r>
      <w:proofErr w:type="gramEnd"/>
      <w:r w:rsidR="002067A0">
        <w:t xml:space="preserve"> “this is what I know” and </w:t>
      </w:r>
      <w:r w:rsidR="00C66C07">
        <w:t>commenced to sing a dirge like dark tune, in rhyming couplets</w:t>
      </w:r>
      <w:r w:rsidR="006B7892">
        <w:t>, of countless wanderers braving that place, most never to return</w:t>
      </w:r>
      <w:r w:rsidR="002F075E">
        <w:t xml:space="preserve"> or if returning, </w:t>
      </w:r>
      <w:r w:rsidR="00767565">
        <w:t>doing</w:t>
      </w:r>
      <w:r w:rsidR="002F075E">
        <w:t xml:space="preserve"> so broken</w:t>
      </w:r>
      <w:r w:rsidR="009D2826">
        <w:t>.</w:t>
      </w:r>
      <w:r w:rsidR="006B7892">
        <w:t xml:space="preserve"> </w:t>
      </w:r>
      <w:r w:rsidR="009D2826">
        <w:t>The</w:t>
      </w:r>
      <w:r w:rsidR="00247307">
        <w:t xml:space="preserve"> pit was a monstrously deep hole, </w:t>
      </w:r>
      <w:r w:rsidR="005B5B1E">
        <w:t>inhabited by horrible beasts</w:t>
      </w:r>
      <w:r w:rsidR="00145FD5">
        <w:t xml:space="preserve"> and a series of dangerous ladders and </w:t>
      </w:r>
      <w:r w:rsidR="00F03FB5">
        <w:t xml:space="preserve">bridges </w:t>
      </w:r>
      <w:r w:rsidR="00FD07AC">
        <w:t xml:space="preserve">gave entry to </w:t>
      </w:r>
      <w:r w:rsidR="00FD07AC">
        <w:lastRenderedPageBreak/>
        <w:t xml:space="preserve">the numerous tunnels and shafts connected to the main bore hole. </w:t>
      </w:r>
      <w:r w:rsidR="000D168E">
        <w:t xml:space="preserve">The final couplet was clear advice to stay away, </w:t>
      </w:r>
      <w:r w:rsidR="00CF67CA">
        <w:t xml:space="preserve">to which Zunk sadly shook their head. </w:t>
      </w:r>
    </w:p>
    <w:p w14:paraId="33299643" w14:textId="2ED23C60" w:rsidR="00A01C82" w:rsidRDefault="001B13FE">
      <w:r>
        <w:t xml:space="preserve">“Well, enough of </w:t>
      </w:r>
      <w:r w:rsidR="00BF6D75">
        <w:t>these depressing tunes</w:t>
      </w:r>
      <w:r w:rsidR="00342658">
        <w:t xml:space="preserve">-I have another one I was working on while you </w:t>
      </w:r>
      <w:r w:rsidR="00645CF9">
        <w:t xml:space="preserve">were with the mayor. It’s called </w:t>
      </w:r>
      <w:r w:rsidR="0053052E">
        <w:t xml:space="preserve">“In defense of </w:t>
      </w:r>
      <w:proofErr w:type="spellStart"/>
      <w:r w:rsidR="0053052E">
        <w:t>Abstala</w:t>
      </w:r>
      <w:r w:rsidR="00FA2856">
        <w:t>r</w:t>
      </w:r>
      <w:proofErr w:type="spellEnd"/>
      <w:r w:rsidR="00FA2856">
        <w:t xml:space="preserve">”. </w:t>
      </w:r>
      <w:r w:rsidR="00B742A0">
        <w:t xml:space="preserve"> Do you think the other </w:t>
      </w:r>
      <w:r w:rsidR="00107CFC">
        <w:t>dinner guests would enjoy a song? I do. Come.”</w:t>
      </w:r>
    </w:p>
    <w:p w14:paraId="3BDC4B75" w14:textId="36B4A5F6" w:rsidR="00107CFC" w:rsidRDefault="00146D32">
      <w:pPr>
        <w:pBdr>
          <w:bottom w:val="single" w:sz="6" w:space="1" w:color="auto"/>
        </w:pBdr>
      </w:pPr>
      <w:r>
        <w:t xml:space="preserve">It was glorious. Most of the </w:t>
      </w:r>
      <w:r w:rsidR="00483303">
        <w:t xml:space="preserve">guests cheered when any of our names were mentioned (even mine!) and </w:t>
      </w:r>
      <w:r w:rsidR="007F6740">
        <w:t xml:space="preserve">jeered at the mention of </w:t>
      </w:r>
      <w:proofErr w:type="spellStart"/>
      <w:r w:rsidR="007F6740">
        <w:t>Scarnazzi</w:t>
      </w:r>
      <w:proofErr w:type="spellEnd"/>
      <w:r w:rsidR="007F6740">
        <w:t xml:space="preserve">, and there was thunderous applause at the end. </w:t>
      </w:r>
      <w:r w:rsidR="00B07092">
        <w:t xml:space="preserve">Chesty and Zunk were having a grand time, and </w:t>
      </w:r>
      <w:r w:rsidR="00CF0550">
        <w:t>there was an impromptu per</w:t>
      </w:r>
      <w:r w:rsidR="00A33399">
        <w:t xml:space="preserve">formance afoot. I was </w:t>
      </w:r>
      <w:r w:rsidR="009D4D93">
        <w:t>knackered</w:t>
      </w:r>
      <w:r w:rsidR="00A33399">
        <w:t xml:space="preserve"> from </w:t>
      </w:r>
      <w:proofErr w:type="gramStart"/>
      <w:r w:rsidR="00A33399">
        <w:t>the</w:t>
      </w:r>
      <w:proofErr w:type="gramEnd"/>
      <w:r w:rsidR="00A33399">
        <w:t xml:space="preserve"> day, and my head a little spiny, so I </w:t>
      </w:r>
      <w:r w:rsidR="003E5369">
        <w:t>retired.</w:t>
      </w:r>
      <w:r w:rsidR="00A33399">
        <w:t xml:space="preserve"> I </w:t>
      </w:r>
      <w:r w:rsidR="003E5369">
        <w:t>was later told</w:t>
      </w:r>
      <w:r w:rsidR="00A33399">
        <w:t xml:space="preserve"> some of the songs were quite bawdy, especially on</w:t>
      </w:r>
      <w:r w:rsidR="00D206DB">
        <w:t xml:space="preserve">e about a </w:t>
      </w:r>
      <w:r w:rsidR="005854F7">
        <w:t xml:space="preserve">somewhat dour </w:t>
      </w:r>
      <w:r w:rsidR="006145C6">
        <w:t xml:space="preserve">half eleven </w:t>
      </w:r>
      <w:r w:rsidR="00DA7A27">
        <w:t>warrior</w:t>
      </w:r>
      <w:r w:rsidR="006145C6">
        <w:t xml:space="preserve"> who doesn’t talk much. </w:t>
      </w:r>
      <w:r w:rsidR="00DA7A27">
        <w:t xml:space="preserve"> I might have to ask </w:t>
      </w:r>
      <w:r w:rsidR="009D4D93">
        <w:t>to hear thar one.</w:t>
      </w:r>
    </w:p>
    <w:p w14:paraId="6A00057E" w14:textId="5945D4C4" w:rsidR="00C36819" w:rsidRDefault="00E55B68">
      <w:r>
        <w:t xml:space="preserve">We </w:t>
      </w:r>
      <w:proofErr w:type="gramStart"/>
      <w:r w:rsidR="00044010">
        <w:t>took to</w:t>
      </w:r>
      <w:proofErr w:type="gramEnd"/>
      <w:r w:rsidR="00044010">
        <w:t xml:space="preserve"> the trail in the morning</w:t>
      </w:r>
      <w:r w:rsidR="003F7734">
        <w:t>; the pit was a few hours away by foot along a coastal trail that then turned</w:t>
      </w:r>
      <w:r w:rsidR="00BF7989">
        <w:t xml:space="preserve"> </w:t>
      </w:r>
      <w:r w:rsidR="00502077">
        <w:t>south</w:t>
      </w:r>
      <w:r w:rsidR="00BF7989">
        <w:t xml:space="preserve"> and</w:t>
      </w:r>
      <w:r w:rsidR="003F7734">
        <w:t xml:space="preserve"> </w:t>
      </w:r>
      <w:r w:rsidR="00BF7989">
        <w:t>east, curving around</w:t>
      </w:r>
      <w:r w:rsidR="00502077">
        <w:t xml:space="preserve"> a low </w:t>
      </w:r>
      <w:proofErr w:type="gramStart"/>
      <w:r w:rsidR="00502077">
        <w:t>flat topped</w:t>
      </w:r>
      <w:proofErr w:type="gramEnd"/>
      <w:r w:rsidR="00502077">
        <w:t xml:space="preserve"> rise that was the Devil’s Platter. </w:t>
      </w:r>
      <w:r w:rsidR="00F46CA5">
        <w:t xml:space="preserve">It was </w:t>
      </w:r>
      <w:r w:rsidR="00723472">
        <w:t>only a few hundred feet high, but very steep</w:t>
      </w:r>
      <w:r w:rsidR="00383888">
        <w:t>-I could not see climbing it, although Zunk might</w:t>
      </w:r>
      <w:r w:rsidR="00E5485F">
        <w:t xml:space="preserve">. We looked for the path up that </w:t>
      </w:r>
      <w:proofErr w:type="spellStart"/>
      <w:r w:rsidR="00C81F17">
        <w:t>Bethana</w:t>
      </w:r>
      <w:proofErr w:type="spellEnd"/>
      <w:r w:rsidR="00C81F17">
        <w:t xml:space="preserve"> had described-</w:t>
      </w:r>
      <w:r w:rsidR="007606C9">
        <w:t>its</w:t>
      </w:r>
      <w:r w:rsidR="00C81F17">
        <w:t xml:space="preserve"> lower end was hidden in scrubby </w:t>
      </w:r>
      <w:r w:rsidR="00951736">
        <w:t xml:space="preserve">bush, and it would be hard to see if we did not know to seek it. </w:t>
      </w:r>
      <w:r w:rsidR="0032150D">
        <w:t xml:space="preserve"> We could see the faint discoloration of the dull red stone </w:t>
      </w:r>
      <w:r w:rsidR="008B31B4">
        <w:t>that marked the switch backs as we got closer</w:t>
      </w:r>
      <w:r w:rsidR="002A2C5A">
        <w:t xml:space="preserve">. Some areas had eroded </w:t>
      </w:r>
      <w:proofErr w:type="gramStart"/>
      <w:r w:rsidR="002A2C5A">
        <w:t>slightly</w:t>
      </w:r>
      <w:proofErr w:type="gramEnd"/>
      <w:r w:rsidR="002A2C5A">
        <w:t xml:space="preserve"> and we could see occasional humps of scree and loose rock, but </w:t>
      </w:r>
      <w:r w:rsidR="00B3137B">
        <w:t xml:space="preserve">it was not a </w:t>
      </w:r>
      <w:proofErr w:type="gramStart"/>
      <w:r w:rsidR="00B3137B">
        <w:t>death defying</w:t>
      </w:r>
      <w:proofErr w:type="gramEnd"/>
      <w:r w:rsidR="00B3137B">
        <w:t xml:space="preserve"> climb. We ascended carefully </w:t>
      </w:r>
      <w:r w:rsidR="009D5829">
        <w:t xml:space="preserve">and without mishap to the </w:t>
      </w:r>
      <w:r w:rsidR="00621A29">
        <w:t>top and</w:t>
      </w:r>
      <w:r w:rsidR="009D5829">
        <w:t xml:space="preserve"> emerged </w:t>
      </w:r>
      <w:r w:rsidR="00821F7E">
        <w:t xml:space="preserve">on the flat earth of the </w:t>
      </w:r>
      <w:r w:rsidR="00621A29">
        <w:t>summit</w:t>
      </w:r>
      <w:r w:rsidR="00821F7E">
        <w:t xml:space="preserve">. </w:t>
      </w:r>
      <w:r w:rsidR="001E78AC">
        <w:t xml:space="preserve">We found a few scattered </w:t>
      </w:r>
      <w:r w:rsidR="008C3551">
        <w:t>items as we climbed, dross of other adventurers</w:t>
      </w:r>
      <w:r w:rsidR="00CA41F8">
        <w:t xml:space="preserve"> most likely, except for the goblin </w:t>
      </w:r>
      <w:proofErr w:type="spellStart"/>
      <w:r w:rsidR="00CA41F8">
        <w:t>dogslicers</w:t>
      </w:r>
      <w:proofErr w:type="spellEnd"/>
      <w:r w:rsidR="00811688">
        <w:t xml:space="preserve"> that while </w:t>
      </w:r>
      <w:r w:rsidR="001537C4">
        <w:t>well used, did not seem to have been there long,</w:t>
      </w:r>
    </w:p>
    <w:p w14:paraId="714401E6" w14:textId="01B235CC" w:rsidR="00C36819" w:rsidRDefault="00821F7E">
      <w:r>
        <w:t xml:space="preserve">Not a thing grew </w:t>
      </w:r>
      <w:r w:rsidR="004B6BD7">
        <w:t>at the top</w:t>
      </w:r>
      <w:r w:rsidR="00331E64">
        <w:t xml:space="preserve">, which seemed unusual as we were not especially high, so the pit was clearly visible </w:t>
      </w:r>
      <w:r w:rsidR="003F7816">
        <w:t>some distance away</w:t>
      </w:r>
      <w:r w:rsidR="00476F2B">
        <w:t xml:space="preserve">; a hole </w:t>
      </w:r>
      <w:r w:rsidR="000A0403">
        <w:t>punched</w:t>
      </w:r>
      <w:r w:rsidR="00476F2B">
        <w:t xml:space="preserve"> down into the earth</w:t>
      </w:r>
      <w:r w:rsidR="00B91EC6">
        <w:t xml:space="preserve"> without any </w:t>
      </w:r>
      <w:proofErr w:type="gramStart"/>
      <w:r w:rsidR="00B91EC6">
        <w:t>ledge</w:t>
      </w:r>
      <w:proofErr w:type="gramEnd"/>
      <w:r w:rsidR="00B91EC6">
        <w:t xml:space="preserve"> or hint of its presence</w:t>
      </w:r>
      <w:r w:rsidR="00650FDC">
        <w:t xml:space="preserve"> so that one could easily walk right off the edge in the dark</w:t>
      </w:r>
      <w:r w:rsidR="00C50CF4">
        <w:t>. You would fall a long way; the</w:t>
      </w:r>
      <w:r w:rsidR="00A91512">
        <w:t xml:space="preserve"> hole was shrouded in mist that began at the edge of our </w:t>
      </w:r>
      <w:r w:rsidR="000A0403">
        <w:t>vision,</w:t>
      </w:r>
      <w:r w:rsidR="00A91512">
        <w:t xml:space="preserve"> and it</w:t>
      </w:r>
      <w:r w:rsidR="006E4BD9">
        <w:t xml:space="preserve"> roiled a little bit in grey </w:t>
      </w:r>
      <w:r w:rsidR="0057182B">
        <w:t xml:space="preserve">malevolence. I did not like the </w:t>
      </w:r>
      <w:proofErr w:type="gramStart"/>
      <w:r w:rsidR="0057182B">
        <w:t>feel</w:t>
      </w:r>
      <w:proofErr w:type="gramEnd"/>
      <w:r w:rsidR="0057182B">
        <w:t xml:space="preserve"> of it. </w:t>
      </w:r>
      <w:r w:rsidR="000C2952">
        <w:t>The pit was quite circular</w:t>
      </w:r>
      <w:r w:rsidR="005C1E70">
        <w:t xml:space="preserve"> and the edges smooth if not polished. </w:t>
      </w:r>
      <w:r w:rsidR="004A78C5">
        <w:t xml:space="preserve">It was hard to tell if it was just a strange natural formation, or some ancient </w:t>
      </w:r>
      <w:proofErr w:type="spellStart"/>
      <w:r w:rsidR="004A78C5">
        <w:t>runelord</w:t>
      </w:r>
      <w:proofErr w:type="spellEnd"/>
      <w:r w:rsidR="004A78C5">
        <w:t xml:space="preserve"> working, but either way it was not inviting.</w:t>
      </w:r>
    </w:p>
    <w:p w14:paraId="6580998D" w14:textId="411189C2" w:rsidR="00173259" w:rsidRDefault="00173259">
      <w:r>
        <w:t xml:space="preserve">There was a ladder </w:t>
      </w:r>
      <w:r w:rsidR="004D2FFF">
        <w:t xml:space="preserve">on the north side, clearly made from foraged </w:t>
      </w:r>
      <w:r w:rsidR="00E13905">
        <w:t>pieces</w:t>
      </w:r>
      <w:r w:rsidR="00D42755">
        <w:t>,</w:t>
      </w:r>
      <w:r w:rsidR="00E13905">
        <w:t xml:space="preserve"> the rungs held to the frame with cord. </w:t>
      </w:r>
      <w:r w:rsidR="003452BB">
        <w:t>Improvised</w:t>
      </w:r>
      <w:r w:rsidR="00805BEB">
        <w:t xml:space="preserve"> </w:t>
      </w:r>
      <w:r w:rsidR="003F4818">
        <w:t>and a</w:t>
      </w:r>
      <w:r w:rsidR="003452BB">
        <w:t xml:space="preserve"> little rickety</w:t>
      </w:r>
      <w:r w:rsidR="003F4818">
        <w:t>,</w:t>
      </w:r>
      <w:r w:rsidR="003452BB">
        <w:t xml:space="preserve"> but I inspected </w:t>
      </w:r>
      <w:r w:rsidR="00D42755">
        <w:t>it</w:t>
      </w:r>
      <w:r w:rsidR="003452BB">
        <w:t xml:space="preserve"> carefully and judged it would hold my weight. </w:t>
      </w:r>
      <w:r w:rsidR="00E05E16">
        <w:t xml:space="preserve">Zunk clambered down first, being the nimblest and </w:t>
      </w:r>
      <w:r w:rsidR="00184E07">
        <w:t xml:space="preserve">quietest, and we assembled on the small </w:t>
      </w:r>
      <w:r w:rsidR="00CB2FF8">
        <w:t>earthen platform below</w:t>
      </w:r>
      <w:r w:rsidR="00FC0ACF">
        <w:t xml:space="preserve"> once he repor</w:t>
      </w:r>
      <w:r w:rsidR="001603B8">
        <w:t>ted it safe</w:t>
      </w:r>
      <w:r w:rsidR="00CB2FF8">
        <w:t xml:space="preserve">. The bottom of the pit was no closer-I thought I heard screaming from the mist, but it was probably my imagination. </w:t>
      </w:r>
      <w:r w:rsidR="00043507">
        <w:t>I was sure someone would snicker if I mentioned it, so I kept it to myself.</w:t>
      </w:r>
    </w:p>
    <w:p w14:paraId="6673A7FB" w14:textId="01AA4628" w:rsidR="00C36819" w:rsidRDefault="00F51BBC">
      <w:r>
        <w:lastRenderedPageBreak/>
        <w:t>Another la</w:t>
      </w:r>
      <w:r w:rsidR="001D2956">
        <w:t xml:space="preserve">dder leading down and </w:t>
      </w:r>
      <w:r w:rsidR="00AB3B02">
        <w:t>a tunnel leading north</w:t>
      </w:r>
      <w:r w:rsidR="00475301">
        <w:t xml:space="preserve">. Zunk scouted and we joined </w:t>
      </w:r>
      <w:r w:rsidR="00BC004F">
        <w:t>h</w:t>
      </w:r>
      <w:r w:rsidR="00943998">
        <w:t xml:space="preserve">im before a door, which </w:t>
      </w:r>
      <w:r w:rsidR="00CF21D7">
        <w:t xml:space="preserve">Tom opens to reveal a </w:t>
      </w:r>
      <w:r w:rsidR="00E514D5">
        <w:t>good-sized</w:t>
      </w:r>
      <w:r w:rsidR="00CF21D7">
        <w:t xml:space="preserve"> chamber with walls ador</w:t>
      </w:r>
      <w:r w:rsidR="002F6581">
        <w:t xml:space="preserve">ned with skulls. </w:t>
      </w:r>
      <w:r w:rsidR="006E5BE1">
        <w:t xml:space="preserve">Mostly beasts, but a few </w:t>
      </w:r>
      <w:proofErr w:type="gramStart"/>
      <w:r w:rsidR="006E5BE1">
        <w:t>humanoid</w:t>
      </w:r>
      <w:proofErr w:type="gramEnd"/>
      <w:r w:rsidR="006E5BE1">
        <w:t xml:space="preserve"> of various sizes</w:t>
      </w:r>
      <w:r w:rsidR="00467243">
        <w:t xml:space="preserve">, many cracked and </w:t>
      </w:r>
      <w:r w:rsidR="003F26C4">
        <w:t xml:space="preserve">gnawed, or pierced with holes. A grim and </w:t>
      </w:r>
      <w:r w:rsidR="007455A5">
        <w:t>unwelcoming</w:t>
      </w:r>
      <w:r w:rsidR="00DC47F1">
        <w:t xml:space="preserve"> collection. </w:t>
      </w:r>
      <w:r w:rsidR="007455A5">
        <w:t xml:space="preserve">There were two alcoves on the east and west walls, each with a giant stuffed spider, with marbles for eyes.  The claws and jaws looked real though, and there was a stuffed </w:t>
      </w:r>
      <w:r w:rsidR="00F605AB">
        <w:t xml:space="preserve">scare-crow horse </w:t>
      </w:r>
      <w:r w:rsidR="00FD522D">
        <w:t xml:space="preserve">ahead of us, with wings made from </w:t>
      </w:r>
      <w:r w:rsidR="002B75D3">
        <w:t>sticks a</w:t>
      </w:r>
      <w:r w:rsidR="00360746">
        <w:t xml:space="preserve">nd scraps of cloth. Giant musty horror dolls for children, or dolls for giant children, is what it looked like to me, </w:t>
      </w:r>
      <w:r w:rsidR="007E0700">
        <w:t>and</w:t>
      </w:r>
      <w:r w:rsidR="00360746">
        <w:t xml:space="preserve"> not without threat.</w:t>
      </w:r>
    </w:p>
    <w:p w14:paraId="4015429D" w14:textId="3EE86083" w:rsidR="00360746" w:rsidRDefault="000D39BF">
      <w:r>
        <w:t xml:space="preserve">Tom shrugged and stepped in, triggering some sort of trap; a cloud of </w:t>
      </w:r>
      <w:r w:rsidR="008B006E">
        <w:t xml:space="preserve">greasy smoke came from the horse’s mouth enveloping all but </w:t>
      </w:r>
      <w:r w:rsidR="009A6826">
        <w:t xml:space="preserve">Zunk-and I felt a little weird, “Hey Zunk” </w:t>
      </w:r>
      <w:r w:rsidR="00A764E4">
        <w:t>called Tom</w:t>
      </w:r>
      <w:r w:rsidR="00CA70FD">
        <w:t xml:space="preserve"> as the smoke cleared</w:t>
      </w:r>
      <w:r w:rsidR="00A764E4">
        <w:t xml:space="preserve"> “maybe you want to look around here a little bit</w:t>
      </w:r>
      <w:r w:rsidR="00CA70FD">
        <w:t xml:space="preserve">, seems like there’s, well, </w:t>
      </w:r>
      <w:r w:rsidR="005779F2">
        <w:t xml:space="preserve">you </w:t>
      </w:r>
      <w:proofErr w:type="gramStart"/>
      <w:r w:rsidR="005779F2">
        <w:t>know..</w:t>
      </w:r>
      <w:proofErr w:type="gramEnd"/>
      <w:r w:rsidR="005779F2">
        <w:t>”</w:t>
      </w:r>
    </w:p>
    <w:p w14:paraId="5A20AC69" w14:textId="252FF8FF" w:rsidR="005779F2" w:rsidRDefault="000836D8">
      <w:r>
        <w:t xml:space="preserve">Tom carefully retreated as we waited in the tunnel to let Zunk work. “Aye, yeah, it’s a good thing </w:t>
      </w:r>
      <w:r w:rsidR="00D56DAD">
        <w:t xml:space="preserve">you got your long shanks out of here, there’s a whole bunch of stuff </w:t>
      </w:r>
      <w:r w:rsidR="00C324F1">
        <w:t xml:space="preserve">going on here, so give me a </w:t>
      </w:r>
      <w:proofErr w:type="gramStart"/>
      <w:r w:rsidR="00C324F1">
        <w:t>second..</w:t>
      </w:r>
      <w:proofErr w:type="gramEnd"/>
      <w:r w:rsidR="00C324F1">
        <w:t xml:space="preserve"> Oops, </w:t>
      </w:r>
      <w:proofErr w:type="spellStart"/>
      <w:r w:rsidR="00C324F1">
        <w:t>shyte</w:t>
      </w:r>
      <w:proofErr w:type="spellEnd"/>
      <w:r w:rsidR="00F55A13">
        <w:t>”. And then it got quiet.</w:t>
      </w:r>
      <w:r w:rsidR="001E71C1">
        <w:t xml:space="preserve"> “Uh, mates, I’m </w:t>
      </w:r>
      <w:proofErr w:type="spellStart"/>
      <w:r w:rsidR="001E71C1">
        <w:t>kinda</w:t>
      </w:r>
      <w:proofErr w:type="spellEnd"/>
      <w:r w:rsidR="001E71C1">
        <w:t xml:space="preserve"> stuck, heh, </w:t>
      </w:r>
      <w:proofErr w:type="gramStart"/>
      <w:r w:rsidR="001E71C1">
        <w:t>so..</w:t>
      </w:r>
      <w:proofErr w:type="gramEnd"/>
      <w:r w:rsidR="00F62075">
        <w:t xml:space="preserve">” and </w:t>
      </w:r>
      <w:r w:rsidR="00C36DD9">
        <w:t xml:space="preserve">then it got quiet again. </w:t>
      </w:r>
      <w:r w:rsidR="00A36393">
        <w:t>We all looked at each other</w:t>
      </w:r>
      <w:r w:rsidR="00A93252">
        <w:t xml:space="preserve">, ready to </w:t>
      </w:r>
      <w:r w:rsidR="00F74A92">
        <w:t>move in, but Hans, who was closest to the door</w:t>
      </w:r>
      <w:r w:rsidR="0034097A">
        <w:t xml:space="preserve">, </w:t>
      </w:r>
      <w:r w:rsidR="00F74A92">
        <w:t>held out his hand. Wait-</w:t>
      </w:r>
      <w:r w:rsidR="00A313A0">
        <w:t>h</w:t>
      </w:r>
      <w:r w:rsidR="00F74A92">
        <w:t>e mimed</w:t>
      </w:r>
      <w:r w:rsidR="00A313A0">
        <w:t>.</w:t>
      </w:r>
      <w:r w:rsidR="003C6BC3">
        <w:t xml:space="preserve"> We </w:t>
      </w:r>
      <w:r w:rsidR="00BC7E59">
        <w:t xml:space="preserve">stood still for what seemed like forever while I imagined all the terrible things that might be happening, </w:t>
      </w:r>
      <w:r w:rsidR="003859F9">
        <w:t>but I trusted Hans.</w:t>
      </w:r>
      <w:r w:rsidR="0034097A">
        <w:t xml:space="preserve"> Tom fidgeted </w:t>
      </w:r>
      <w:r w:rsidR="00CE0624">
        <w:t>quietly but</w:t>
      </w:r>
      <w:r w:rsidR="0034097A">
        <w:t xml:space="preserve"> </w:t>
      </w:r>
      <w:r w:rsidR="00CE0624">
        <w:t>made no move.</w:t>
      </w:r>
    </w:p>
    <w:p w14:paraId="71897AA1" w14:textId="7D2378E2" w:rsidR="00CE0624" w:rsidRDefault="00CE0624">
      <w:r>
        <w:t xml:space="preserve">After a few minutes, </w:t>
      </w:r>
      <w:r w:rsidR="008C41D5">
        <w:t xml:space="preserve">Zunk sauntered in. “Whew, that was tricky, but </w:t>
      </w:r>
      <w:r w:rsidR="005F5A44">
        <w:t xml:space="preserve">I think its sorted. Looks like a bunch of goblins </w:t>
      </w:r>
      <w:proofErr w:type="gramStart"/>
      <w:r w:rsidR="005F5A44">
        <w:t>shacking</w:t>
      </w:r>
      <w:proofErr w:type="gramEnd"/>
      <w:r w:rsidR="005F5A44">
        <w:t xml:space="preserve"> up here, but they </w:t>
      </w:r>
      <w:proofErr w:type="spellStart"/>
      <w:r w:rsidR="005F5A44">
        <w:t>ain’t</w:t>
      </w:r>
      <w:proofErr w:type="spellEnd"/>
      <w:r w:rsidR="005F5A44">
        <w:t xml:space="preserve"> </w:t>
      </w:r>
      <w:proofErr w:type="spellStart"/>
      <w:r w:rsidR="005F5A44">
        <w:t>Ripnegget’s</w:t>
      </w:r>
      <w:proofErr w:type="spellEnd"/>
      <w:r w:rsidR="005F5A44">
        <w:t xml:space="preserve"> crew</w:t>
      </w:r>
      <w:r w:rsidR="00AD6F44">
        <w:t>. Came out to see the trap I sprung</w:t>
      </w:r>
      <w:r w:rsidR="00D613D5">
        <w:t xml:space="preserve">-clever thing really.  One of them </w:t>
      </w:r>
      <w:r w:rsidR="00A45F39">
        <w:t>spider dolls webbed me when I was trying to shut it down</w:t>
      </w:r>
      <w:r w:rsidR="00870805">
        <w:t>. Almost had it, but just</w:t>
      </w:r>
      <w:r w:rsidR="00561819">
        <w:t xml:space="preserve"> </w:t>
      </w:r>
      <w:proofErr w:type="spellStart"/>
      <w:proofErr w:type="gramStart"/>
      <w:r w:rsidR="00561819">
        <w:t>as</w:t>
      </w:r>
      <w:r w:rsidR="00870805">
        <w:t>..well..</w:t>
      </w:r>
      <w:proofErr w:type="gramEnd"/>
      <w:r w:rsidR="00870805">
        <w:t>anyway</w:t>
      </w:r>
      <w:proofErr w:type="spellEnd"/>
      <w:r w:rsidR="00870805">
        <w:t>. Goblins</w:t>
      </w:r>
      <w:r w:rsidR="001618DC">
        <w:t xml:space="preserve">-so </w:t>
      </w:r>
      <w:r w:rsidR="0051372D">
        <w:t>we got o</w:t>
      </w:r>
      <w:r w:rsidR="00561819">
        <w:t xml:space="preserve">n </w:t>
      </w:r>
      <w:r w:rsidR="0051372D">
        <w:t xml:space="preserve">good enough </w:t>
      </w:r>
      <w:r w:rsidR="00E567F1">
        <w:t>that</w:t>
      </w:r>
      <w:r w:rsidR="0051372D">
        <w:t xml:space="preserve"> they didn’t </w:t>
      </w:r>
      <w:r w:rsidR="00EA38B4">
        <w:t xml:space="preserve">skewer me right off, and </w:t>
      </w:r>
      <w:r w:rsidR="002F4B57">
        <w:t xml:space="preserve">then </w:t>
      </w:r>
      <w:r w:rsidR="00EA38B4">
        <w:t xml:space="preserve">we got to </w:t>
      </w:r>
      <w:proofErr w:type="spellStart"/>
      <w:r w:rsidR="00EA38B4">
        <w:t>talkin</w:t>
      </w:r>
      <w:proofErr w:type="spellEnd"/>
      <w:r w:rsidR="00EA38B4">
        <w:t>. Figured dropping my Gran</w:t>
      </w:r>
      <w:r w:rsidR="00073AC7">
        <w:t xml:space="preserve">’s name might be a good idea and it was but not in the way I thought. </w:t>
      </w:r>
      <w:r w:rsidR="00B12FD6">
        <w:t xml:space="preserve">They </w:t>
      </w:r>
      <w:proofErr w:type="spellStart"/>
      <w:r w:rsidR="00B12FD6">
        <w:t>ain’t</w:t>
      </w:r>
      <w:proofErr w:type="spellEnd"/>
      <w:r w:rsidR="00B12FD6">
        <w:t xml:space="preserve"> no fans-seems </w:t>
      </w:r>
      <w:proofErr w:type="spellStart"/>
      <w:r w:rsidR="00B12FD6">
        <w:t>ol</w:t>
      </w:r>
      <w:proofErr w:type="spellEnd"/>
      <w:r w:rsidR="00B12FD6">
        <w:t>’ Gran</w:t>
      </w:r>
      <w:r w:rsidR="00B2272A">
        <w:t xml:space="preserve"> roasted their last </w:t>
      </w:r>
      <w:r w:rsidR="00C40AB2">
        <w:t xml:space="preserve">chief and told the rest of them to mind their own business or else. </w:t>
      </w:r>
      <w:r w:rsidR="00C44372">
        <w:t xml:space="preserve">Got a </w:t>
      </w:r>
      <w:proofErr w:type="gramStart"/>
      <w:r w:rsidR="00C44372">
        <w:t>meet</w:t>
      </w:r>
      <w:proofErr w:type="gramEnd"/>
      <w:r w:rsidR="00C44372">
        <w:t xml:space="preserve"> with t</w:t>
      </w:r>
      <w:r w:rsidR="00F30EC6">
        <w:t xml:space="preserve">he new boss, </w:t>
      </w:r>
      <w:proofErr w:type="spellStart"/>
      <w:r w:rsidR="00F30EC6">
        <w:t>Tunch</w:t>
      </w:r>
      <w:proofErr w:type="spellEnd"/>
      <w:r w:rsidR="00F30EC6">
        <w:t xml:space="preserve">, </w:t>
      </w:r>
      <w:r w:rsidR="00C44372">
        <w:t xml:space="preserve">and I might have convinced him to </w:t>
      </w:r>
      <w:r w:rsidR="00D7517A">
        <w:t xml:space="preserve">go in with us and take </w:t>
      </w:r>
      <w:proofErr w:type="spellStart"/>
      <w:r w:rsidR="00D7517A">
        <w:t>Ripnugget</w:t>
      </w:r>
      <w:proofErr w:type="spellEnd"/>
      <w:r w:rsidR="00D7517A">
        <w:t xml:space="preserve"> down, but he’s wanting to </w:t>
      </w:r>
      <w:proofErr w:type="gramStart"/>
      <w:r w:rsidR="00D7517A">
        <w:t>take a look</w:t>
      </w:r>
      <w:proofErr w:type="gramEnd"/>
      <w:r w:rsidR="00D7517A">
        <w:t xml:space="preserve"> at you first</w:t>
      </w:r>
      <w:r w:rsidR="00E74D47">
        <w:t xml:space="preserve">. </w:t>
      </w:r>
      <w:proofErr w:type="gramStart"/>
      <w:r w:rsidR="00E74D47">
        <w:t>So</w:t>
      </w:r>
      <w:proofErr w:type="gramEnd"/>
      <w:r w:rsidR="00E74D47">
        <w:t xml:space="preserve"> you know-</w:t>
      </w:r>
      <w:r w:rsidR="00513D53">
        <w:t>act</w:t>
      </w:r>
      <w:r w:rsidR="00E74D47">
        <w:t xml:space="preserve"> </w:t>
      </w:r>
      <w:proofErr w:type="gramStart"/>
      <w:r w:rsidR="00E74D47">
        <w:t>tough</w:t>
      </w:r>
      <w:r w:rsidR="00567A01">
        <w:t>, but</w:t>
      </w:r>
      <w:proofErr w:type="gramEnd"/>
      <w:r w:rsidR="00567A01">
        <w:t xml:space="preserve"> </w:t>
      </w:r>
      <w:r w:rsidR="00513D53">
        <w:t xml:space="preserve">keep your powder dry. </w:t>
      </w:r>
      <w:proofErr w:type="spellStart"/>
      <w:r w:rsidR="00E74D47">
        <w:t>Jhys</w:t>
      </w:r>
      <w:proofErr w:type="spellEnd"/>
      <w:r w:rsidR="00E74D47">
        <w:t>-scowl a l</w:t>
      </w:r>
      <w:r w:rsidR="0089036A">
        <w:t>ittle bit for me, eh</w:t>
      </w:r>
      <w:r w:rsidR="003924F0">
        <w:t>?</w:t>
      </w:r>
      <w:r w:rsidR="0089036A">
        <w:t xml:space="preserve"> There </w:t>
      </w:r>
      <w:proofErr w:type="spellStart"/>
      <w:r w:rsidR="0089036A">
        <w:t>ya</w:t>
      </w:r>
      <w:proofErr w:type="spellEnd"/>
      <w:r w:rsidR="0089036A">
        <w:t xml:space="preserve"> go lass. </w:t>
      </w:r>
      <w:r w:rsidR="00D20593">
        <w:t>Okay-read</w:t>
      </w:r>
      <w:r w:rsidR="00567A01">
        <w:t>y</w:t>
      </w:r>
      <w:r w:rsidR="00D20593">
        <w:t xml:space="preserve"> friends? </w:t>
      </w:r>
      <w:r w:rsidR="00513D53">
        <w:t>Let’s</w:t>
      </w:r>
      <w:r w:rsidR="00D20593">
        <w:t xml:space="preserve"> meet </w:t>
      </w:r>
      <w:proofErr w:type="spellStart"/>
      <w:r w:rsidR="00D20593">
        <w:t>Tunch</w:t>
      </w:r>
      <w:proofErr w:type="spellEnd"/>
      <w:r w:rsidR="00D20593">
        <w:t>.”</w:t>
      </w:r>
    </w:p>
    <w:p w14:paraId="7296BF1D" w14:textId="5EFCC4D0" w:rsidR="00BA1BCA" w:rsidRDefault="007772FE">
      <w:r>
        <w:t xml:space="preserve">We passed through the room-there were a couple of doors on the other side of </w:t>
      </w:r>
      <w:r w:rsidR="00336F9C">
        <w:t>scarecrow</w:t>
      </w:r>
      <w:r>
        <w:t xml:space="preserve"> horse that we did not see, and into a large cavern with a bunch of goblins, and maybe some kind of large </w:t>
      </w:r>
      <w:proofErr w:type="spellStart"/>
      <w:r w:rsidR="00336F9C">
        <w:t>weaselish</w:t>
      </w:r>
      <w:proofErr w:type="spellEnd"/>
      <w:r w:rsidR="00336F9C">
        <w:t xml:space="preserve"> thing</w:t>
      </w:r>
      <w:r w:rsidR="00551A46">
        <w:t xml:space="preserve"> that drooled and snarled. </w:t>
      </w:r>
      <w:r w:rsidR="00021CD0">
        <w:t xml:space="preserve"> There were a lot of goblins, and they seemingly were in two camps</w:t>
      </w:r>
      <w:r w:rsidR="00BA1BCA">
        <w:t xml:space="preserve">, staring each other down from opposite sides of the room. </w:t>
      </w:r>
      <w:r w:rsidR="00ED4C5A">
        <w:t xml:space="preserve">A burnt corpse sitting in an equally burnt large </w:t>
      </w:r>
      <w:r w:rsidR="00904BAD">
        <w:t xml:space="preserve">chain divided the room roughly in half, serving </w:t>
      </w:r>
      <w:r w:rsidR="00904BAD">
        <w:lastRenderedPageBreak/>
        <w:t xml:space="preserve">as the line between the two groups, who were snarling and whistling through their teeth at each other. </w:t>
      </w:r>
      <w:r w:rsidR="00BA1BCA">
        <w:t xml:space="preserve">Zunk looked a lot less </w:t>
      </w:r>
      <w:r w:rsidR="00567A01">
        <w:t>relaxed as he took this in.</w:t>
      </w:r>
    </w:p>
    <w:p w14:paraId="14CA9F3B" w14:textId="0ECD592F" w:rsidR="00567A01" w:rsidRDefault="00567A01">
      <w:r>
        <w:t>“</w:t>
      </w:r>
      <w:proofErr w:type="spellStart"/>
      <w:r>
        <w:t>Tunch</w:t>
      </w:r>
      <w:proofErr w:type="spellEnd"/>
      <w:r>
        <w:t xml:space="preserve">, mate” he said </w:t>
      </w:r>
      <w:r w:rsidR="00527733">
        <w:t xml:space="preserve">gently, </w:t>
      </w:r>
      <w:r w:rsidR="001F6A94">
        <w:t>“</w:t>
      </w:r>
      <w:r w:rsidR="00527733">
        <w:t>what’s going on</w:t>
      </w:r>
      <w:r w:rsidR="001F6A94">
        <w:t xml:space="preserve">? </w:t>
      </w:r>
      <w:r w:rsidR="00527733">
        <w:t xml:space="preserve">Thought we had a deal to </w:t>
      </w:r>
      <w:r w:rsidR="001F6A94">
        <w:t xml:space="preserve">get rid of </w:t>
      </w:r>
      <w:proofErr w:type="spellStart"/>
      <w:r w:rsidR="001F6A94">
        <w:t>Ripnugget</w:t>
      </w:r>
      <w:proofErr w:type="spellEnd"/>
      <w:r w:rsidR="0003395F">
        <w:t xml:space="preserve">, but it’s looking a little tense </w:t>
      </w:r>
      <w:proofErr w:type="gramStart"/>
      <w:r w:rsidR="0003395F">
        <w:t xml:space="preserve">here” </w:t>
      </w:r>
      <w:r w:rsidR="00BB3385">
        <w:t xml:space="preserve"> He</w:t>
      </w:r>
      <w:proofErr w:type="gramEnd"/>
      <w:r w:rsidR="00BB3385">
        <w:t xml:space="preserve"> was speaking to one of the goblins on our left</w:t>
      </w:r>
      <w:r w:rsidR="0022169C">
        <w:t>.</w:t>
      </w:r>
    </w:p>
    <w:p w14:paraId="03E17253" w14:textId="2070633A" w:rsidR="0022169C" w:rsidRDefault="001D7BC7">
      <w:r>
        <w:t>“Hey-who the fuck are you</w:t>
      </w:r>
      <w:r w:rsidR="00684825">
        <w:t>?”  spat someone on the right “</w:t>
      </w:r>
      <w:r w:rsidR="005E4B10">
        <w:t xml:space="preserve">I’m </w:t>
      </w:r>
      <w:proofErr w:type="spellStart"/>
      <w:r w:rsidR="005E4B10">
        <w:t>Minargle</w:t>
      </w:r>
      <w:proofErr w:type="spellEnd"/>
      <w:r w:rsidR="005E4B10">
        <w:t xml:space="preserve"> and I speak for us, not that </w:t>
      </w:r>
      <w:r w:rsidR="008E1536">
        <w:t xml:space="preserve">tuneless retard, </w:t>
      </w:r>
      <w:proofErr w:type="spellStart"/>
      <w:r w:rsidR="008E1536">
        <w:t>Tunch</w:t>
      </w:r>
      <w:proofErr w:type="spellEnd"/>
      <w:r w:rsidR="00073FDE">
        <w:t xml:space="preserve">. </w:t>
      </w:r>
      <w:proofErr w:type="spellStart"/>
      <w:r w:rsidR="00073FDE">
        <w:t>Ain’t</w:t>
      </w:r>
      <w:proofErr w:type="spellEnd"/>
      <w:r w:rsidR="00073FDE">
        <w:t xml:space="preserve"> nobody doing nothing less I </w:t>
      </w:r>
      <w:proofErr w:type="spellStart"/>
      <w:r w:rsidR="00073FDE">
        <w:t>I</w:t>
      </w:r>
      <w:proofErr w:type="spellEnd"/>
      <w:r w:rsidR="00073FDE">
        <w:t xml:space="preserve"> say so. </w:t>
      </w:r>
      <w:r w:rsidR="005A0D11">
        <w:t xml:space="preserve">That bastard </w:t>
      </w:r>
      <w:proofErr w:type="spellStart"/>
      <w:r w:rsidR="005A0D11">
        <w:t>Ripnugget</w:t>
      </w:r>
      <w:proofErr w:type="spellEnd"/>
      <w:r w:rsidR="005A0D11">
        <w:t xml:space="preserve"> </w:t>
      </w:r>
      <w:r w:rsidR="00822F5F">
        <w:t xml:space="preserve">would roast us like sausages-he likes </w:t>
      </w:r>
      <w:r w:rsidR="00377D34">
        <w:t>‘</w:t>
      </w:r>
      <w:proofErr w:type="spellStart"/>
      <w:r w:rsidR="00822F5F">
        <w:t>em</w:t>
      </w:r>
      <w:proofErr w:type="spellEnd"/>
      <w:r w:rsidR="00822F5F">
        <w:t xml:space="preserve"> well burnt</w:t>
      </w:r>
      <w:r w:rsidR="00D57B46">
        <w:t xml:space="preserve"> (points to the corpse). </w:t>
      </w:r>
      <w:r w:rsidR="00045709">
        <w:t xml:space="preserve">Why should we </w:t>
      </w:r>
      <w:r w:rsidR="002C4199">
        <w:t>listen to you and not gnaw on your bones for dinner?”</w:t>
      </w:r>
    </w:p>
    <w:p w14:paraId="13F2D825" w14:textId="0B94CF77" w:rsidR="002C4199" w:rsidRDefault="00D06186">
      <w:r>
        <w:t xml:space="preserve">“Fuck you </w:t>
      </w:r>
      <w:proofErr w:type="spellStart"/>
      <w:r>
        <w:t>Minargle</w:t>
      </w:r>
      <w:proofErr w:type="spellEnd"/>
      <w:r>
        <w:t>-</w:t>
      </w:r>
      <w:r w:rsidR="00950C97">
        <w:t xml:space="preserve">you </w:t>
      </w:r>
      <w:proofErr w:type="spellStart"/>
      <w:r w:rsidR="00950C97">
        <w:t>aint</w:t>
      </w:r>
      <w:proofErr w:type="spellEnd"/>
      <w:r w:rsidR="00950C97">
        <w:t xml:space="preserve"> our boss you scraggly faced </w:t>
      </w:r>
      <w:r w:rsidR="00BC7812">
        <w:t xml:space="preserve">yellow eyed </w:t>
      </w:r>
      <w:r w:rsidR="00950C97">
        <w:t>runt</w:t>
      </w:r>
      <w:r w:rsidR="00B83172">
        <w:t xml:space="preserve">. If I </w:t>
      </w:r>
      <w:proofErr w:type="spellStart"/>
      <w:r w:rsidR="00B83172">
        <w:t>wanna</w:t>
      </w:r>
      <w:proofErr w:type="spellEnd"/>
      <w:r w:rsidR="00B83172">
        <w:t xml:space="preserve"> deal to take out that </w:t>
      </w:r>
      <w:proofErr w:type="spellStart"/>
      <w:r w:rsidR="00B83172">
        <w:t>firey</w:t>
      </w:r>
      <w:proofErr w:type="spellEnd"/>
      <w:r w:rsidR="00B83172">
        <w:t xml:space="preserve"> bastard, that’s what we </w:t>
      </w:r>
      <w:proofErr w:type="spellStart"/>
      <w:r w:rsidR="00B83172">
        <w:t>gonna</w:t>
      </w:r>
      <w:proofErr w:type="spellEnd"/>
      <w:r w:rsidR="00B83172">
        <w:t xml:space="preserve"> do</w:t>
      </w:r>
      <w:r w:rsidR="004511D1">
        <w:t>”</w:t>
      </w:r>
    </w:p>
    <w:p w14:paraId="1F293759" w14:textId="60C8BB11" w:rsidR="004511D1" w:rsidRDefault="004511D1">
      <w:r>
        <w:t xml:space="preserve">This </w:t>
      </w:r>
      <w:r w:rsidR="00BC7812">
        <w:t>led</w:t>
      </w:r>
      <w:r>
        <w:t xml:space="preserve"> to a long minute of whistling and hooting and goblin </w:t>
      </w:r>
      <w:r w:rsidR="00BF79D5">
        <w:t>insults and</w:t>
      </w:r>
      <w:r>
        <w:t xml:space="preserve"> hopping up and down and brandishing weapons</w:t>
      </w:r>
      <w:r w:rsidR="00DA1A6A">
        <w:t>.</w:t>
      </w:r>
    </w:p>
    <w:p w14:paraId="463B267B" w14:textId="25BF5E68" w:rsidR="00DA1A6A" w:rsidRDefault="00DA1A6A">
      <w:r>
        <w:t xml:space="preserve">“Whoa, hey” says Zunk holding up </w:t>
      </w:r>
      <w:r w:rsidR="00886C37">
        <w:t>“</w:t>
      </w:r>
      <w:proofErr w:type="spellStart"/>
      <w:r w:rsidR="00886C37">
        <w:t>lets</w:t>
      </w:r>
      <w:proofErr w:type="spellEnd"/>
      <w:r w:rsidR="00886C37">
        <w:t xml:space="preserve"> all calm down here and </w:t>
      </w:r>
      <w:r w:rsidR="00BB0588">
        <w:t>keep our heads, okay</w:t>
      </w:r>
      <w:r w:rsidR="002F46C8">
        <w:t>?</w:t>
      </w:r>
      <w:r w:rsidR="00BB0588">
        <w:t xml:space="preserve">” </w:t>
      </w:r>
    </w:p>
    <w:p w14:paraId="5ACA17A2" w14:textId="78845166" w:rsidR="00BB0588" w:rsidRDefault="00BB0588">
      <w:r>
        <w:t xml:space="preserve">“Jah”, added Hans helpfully “literally and figuratively, </w:t>
      </w:r>
      <w:proofErr w:type="spellStart"/>
      <w:r>
        <w:t>jah</w:t>
      </w:r>
      <w:proofErr w:type="spellEnd"/>
      <w:r>
        <w:t>?”</w:t>
      </w:r>
    </w:p>
    <w:p w14:paraId="629999B0" w14:textId="19CE5EFD" w:rsidR="00BB0588" w:rsidRDefault="00EE1454">
      <w:r>
        <w:t>“</w:t>
      </w:r>
      <w:proofErr w:type="spellStart"/>
      <w:r>
        <w:t>Ripnugget’s</w:t>
      </w:r>
      <w:proofErr w:type="spellEnd"/>
      <w:r>
        <w:t xml:space="preserve"> my Gran, </w:t>
      </w:r>
      <w:r w:rsidR="00E63A6F">
        <w:t xml:space="preserve">and we know he’s a right bastard and whatever he’s doing it </w:t>
      </w:r>
      <w:proofErr w:type="spellStart"/>
      <w:r w:rsidR="00E63A6F">
        <w:t>aint</w:t>
      </w:r>
      <w:proofErr w:type="spellEnd"/>
      <w:r w:rsidR="00E63A6F">
        <w:t xml:space="preserve"> no good. </w:t>
      </w:r>
      <w:r w:rsidR="00BC7812">
        <w:t xml:space="preserve">Your chief </w:t>
      </w:r>
      <w:proofErr w:type="spellStart"/>
      <w:r w:rsidR="00BC7812">
        <w:t>ain</w:t>
      </w:r>
      <w:proofErr w:type="spellEnd"/>
      <w:r w:rsidR="00BC7812">
        <w:t xml:space="preserve">’ t the only one he </w:t>
      </w:r>
      <w:proofErr w:type="gramStart"/>
      <w:r w:rsidR="00BC7812">
        <w:t>done</w:t>
      </w:r>
      <w:proofErr w:type="gramEnd"/>
      <w:r w:rsidR="00BC7812">
        <w:t xml:space="preserve">, and </w:t>
      </w:r>
      <w:r w:rsidR="009F1891">
        <w:t xml:space="preserve">he’ll do a lot more if we don’t stop him. </w:t>
      </w:r>
      <w:proofErr w:type="gramStart"/>
      <w:r w:rsidR="00E63A6F">
        <w:t>So</w:t>
      </w:r>
      <w:proofErr w:type="gramEnd"/>
      <w:r w:rsidR="00E63A6F">
        <w:t xml:space="preserve"> if you lot (points toward </w:t>
      </w:r>
      <w:proofErr w:type="spellStart"/>
      <w:r w:rsidR="00E63A6F">
        <w:t>Minargle</w:t>
      </w:r>
      <w:proofErr w:type="spellEnd"/>
      <w:r w:rsidR="00E63A6F">
        <w:t xml:space="preserve">) </w:t>
      </w:r>
      <w:proofErr w:type="spellStart"/>
      <w:r w:rsidR="00E63A6F">
        <w:t>wanna</w:t>
      </w:r>
      <w:proofErr w:type="spellEnd"/>
      <w:r w:rsidR="00E63A6F">
        <w:t xml:space="preserve"> stay here and </w:t>
      </w:r>
      <w:r w:rsidR="00BF603C">
        <w:t xml:space="preserve">let this lot take the glory and the loot, well, </w:t>
      </w:r>
      <w:proofErr w:type="spellStart"/>
      <w:proofErr w:type="gramStart"/>
      <w:r w:rsidR="00BF603C">
        <w:t>its</w:t>
      </w:r>
      <w:proofErr w:type="spellEnd"/>
      <w:proofErr w:type="gramEnd"/>
      <w:r w:rsidR="00BF603C">
        <w:t xml:space="preserve"> all the </w:t>
      </w:r>
      <w:r w:rsidR="008B5C37">
        <w:t xml:space="preserve">same to me. We </w:t>
      </w:r>
      <w:proofErr w:type="spellStart"/>
      <w:r w:rsidR="008B5C37">
        <w:t>ain’t</w:t>
      </w:r>
      <w:proofErr w:type="spellEnd"/>
      <w:r w:rsidR="008B5C37">
        <w:t xml:space="preserve"> choosing no sides, except against </w:t>
      </w:r>
      <w:proofErr w:type="spellStart"/>
      <w:r w:rsidR="008B5C37">
        <w:t>Ripnugget</w:t>
      </w:r>
      <w:proofErr w:type="spellEnd"/>
      <w:r w:rsidR="004845A5">
        <w:t xml:space="preserve">. So go do what you need to do and we’ll </w:t>
      </w:r>
      <w:r w:rsidR="00E34ECC">
        <w:t xml:space="preserve">do the </w:t>
      </w:r>
      <w:r w:rsidR="002F46C8">
        <w:t>same. Cool</w:t>
      </w:r>
      <w:r w:rsidR="00DD07B9">
        <w:t>”?</w:t>
      </w:r>
    </w:p>
    <w:p w14:paraId="2D3A111B" w14:textId="3A349A15" w:rsidR="00DD07B9" w:rsidRDefault="009435E7">
      <w:r>
        <w:t>The two bosses in waiting snarled at each other</w:t>
      </w:r>
      <w:r w:rsidR="008E285D">
        <w:t xml:space="preserve"> until finally </w:t>
      </w:r>
      <w:proofErr w:type="spellStart"/>
      <w:r w:rsidR="008E285D">
        <w:t>Minargle</w:t>
      </w:r>
      <w:proofErr w:type="spellEnd"/>
      <w:r w:rsidR="008E285D">
        <w:t xml:space="preserve"> spat “Fine</w:t>
      </w:r>
      <w:r w:rsidR="00215364">
        <w:t xml:space="preserve">. </w:t>
      </w:r>
      <w:proofErr w:type="gramStart"/>
      <w:r w:rsidR="00215364">
        <w:t>You</w:t>
      </w:r>
      <w:proofErr w:type="gramEnd"/>
      <w:r w:rsidR="00215364">
        <w:t xml:space="preserve"> assholes get yourselves killed. Not my problem. </w:t>
      </w:r>
      <w:r w:rsidR="00005EA8">
        <w:t>Less mouths to feed”.</w:t>
      </w:r>
    </w:p>
    <w:p w14:paraId="3F3A5518" w14:textId="4B21E083" w:rsidR="00005EA8" w:rsidRDefault="00005EA8">
      <w:r>
        <w:t xml:space="preserve">“Fuck you, </w:t>
      </w:r>
      <w:proofErr w:type="spellStart"/>
      <w:r>
        <w:t>Minargle</w:t>
      </w:r>
      <w:proofErr w:type="spellEnd"/>
      <w:r>
        <w:t xml:space="preserve">. </w:t>
      </w:r>
      <w:proofErr w:type="spellStart"/>
      <w:r>
        <w:t>Tunch</w:t>
      </w:r>
      <w:proofErr w:type="spellEnd"/>
      <w:r>
        <w:t xml:space="preserve"> will do </w:t>
      </w:r>
      <w:r w:rsidR="00467D64">
        <w:t xml:space="preserve">this thing and then </w:t>
      </w:r>
      <w:r w:rsidR="00B509F4">
        <w:t xml:space="preserve">you will see he is </w:t>
      </w:r>
      <w:proofErr w:type="gramStart"/>
      <w:r w:rsidR="00B509F4">
        <w:t>real</w:t>
      </w:r>
      <w:proofErr w:type="gramEnd"/>
      <w:r w:rsidR="00B509F4">
        <w:t xml:space="preserve"> boss</w:t>
      </w:r>
      <w:r w:rsidR="00E74FDD">
        <w:t>, and you will shut it”</w:t>
      </w:r>
      <w:r w:rsidR="00B509F4">
        <w:t xml:space="preserve">. More whistling and hooting. “So </w:t>
      </w:r>
      <w:proofErr w:type="spellStart"/>
      <w:proofErr w:type="gramStart"/>
      <w:r w:rsidR="00B509F4">
        <w:t>lets</w:t>
      </w:r>
      <w:proofErr w:type="spellEnd"/>
      <w:proofErr w:type="gramEnd"/>
      <w:r w:rsidR="00B509F4">
        <w:t xml:space="preserve"> do this” yells </w:t>
      </w:r>
      <w:proofErr w:type="spellStart"/>
      <w:r w:rsidR="00B509F4">
        <w:t>Tunch</w:t>
      </w:r>
      <w:proofErr w:type="spellEnd"/>
      <w:r w:rsidR="00E738CF">
        <w:t xml:space="preserve"> “</w:t>
      </w:r>
      <w:r w:rsidR="006B429B">
        <w:t>T</w:t>
      </w:r>
      <w:r w:rsidR="00E738CF">
        <w:t xml:space="preserve">hrough that door there. </w:t>
      </w:r>
      <w:proofErr w:type="spellStart"/>
      <w:r w:rsidR="000F058D">
        <w:t>Ripnugget</w:t>
      </w:r>
      <w:proofErr w:type="spellEnd"/>
      <w:r w:rsidR="000F058D">
        <w:t xml:space="preserve"> is somewhere back there</w:t>
      </w:r>
      <w:r w:rsidR="00797A65">
        <w:t xml:space="preserve">. </w:t>
      </w:r>
      <w:proofErr w:type="gramStart"/>
      <w:r w:rsidR="00E738CF">
        <w:t>I show</w:t>
      </w:r>
      <w:proofErr w:type="gramEnd"/>
      <w:r w:rsidR="00E738CF">
        <w:t xml:space="preserve">, and you go first. </w:t>
      </w:r>
      <w:proofErr w:type="gramStart"/>
      <w:r w:rsidR="00797A65">
        <w:t>“</w:t>
      </w:r>
      <w:r w:rsidR="00250D91">
        <w:t xml:space="preserve"> </w:t>
      </w:r>
      <w:r w:rsidR="00D32452">
        <w:t>I</w:t>
      </w:r>
      <w:proofErr w:type="gramEnd"/>
      <w:r w:rsidR="00D32452">
        <w:t xml:space="preserve"> couldn’t help but notice his confidence waned as he </w:t>
      </w:r>
      <w:r w:rsidR="000F058D">
        <w:t xml:space="preserve">led us to the door (which was </w:t>
      </w:r>
      <w:r w:rsidR="003D5202">
        <w:t>well hidden)</w:t>
      </w:r>
      <w:r w:rsidR="00533307">
        <w:t xml:space="preserve"> “</w:t>
      </w:r>
      <w:r w:rsidR="000F058D">
        <w:t>We are right behind you</w:t>
      </w:r>
      <w:r w:rsidR="00250D91">
        <w:t>”, he added, kind of quietly.</w:t>
      </w:r>
    </w:p>
    <w:p w14:paraId="545499EF" w14:textId="55FC9646" w:rsidR="0003395F" w:rsidRDefault="00B82D76">
      <w:r>
        <w:t xml:space="preserve">Okey </w:t>
      </w:r>
      <w:proofErr w:type="spellStart"/>
      <w:r>
        <w:t>dokey</w:t>
      </w:r>
      <w:proofErr w:type="spellEnd"/>
      <w:r>
        <w:t xml:space="preserve">, I guess. </w:t>
      </w:r>
      <w:r w:rsidR="00BF7EA4">
        <w:t xml:space="preserve">Hans suggested it might be the right time to </w:t>
      </w:r>
      <w:r w:rsidR="006B716D">
        <w:t xml:space="preserve">cast a fire protection spell, </w:t>
      </w:r>
      <w:r w:rsidR="009E3667">
        <w:t>and the</w:t>
      </w:r>
      <w:r w:rsidR="009B0A8D">
        <w:t xml:space="preserve">y all agreed I should </w:t>
      </w:r>
      <w:proofErr w:type="gramStart"/>
      <w:r w:rsidR="009B0A8D">
        <w:t>be</w:t>
      </w:r>
      <w:proofErr w:type="gramEnd"/>
      <w:r w:rsidR="009B0A8D">
        <w:t xml:space="preserve"> the </w:t>
      </w:r>
      <w:proofErr w:type="gramStart"/>
      <w:r w:rsidR="009B0A8D">
        <w:t>one</w:t>
      </w:r>
      <w:proofErr w:type="gramEnd"/>
      <w:r w:rsidR="009B0A8D">
        <w:t xml:space="preserve"> so granted. I protested</w:t>
      </w:r>
      <w:r w:rsidR="00E8167D">
        <w:t xml:space="preserve">, but </w:t>
      </w:r>
      <w:proofErr w:type="spellStart"/>
      <w:r w:rsidR="00E8167D">
        <w:t>Vistaro</w:t>
      </w:r>
      <w:proofErr w:type="spellEnd"/>
      <w:r w:rsidR="00E8167D">
        <w:t xml:space="preserve"> would tell me I can’t help them if I </w:t>
      </w:r>
      <w:r w:rsidR="00402739">
        <w:t>get burnt to a cinder, so, okey then</w:t>
      </w:r>
      <w:r w:rsidR="009C4194">
        <w:t xml:space="preserve">. </w:t>
      </w:r>
      <w:proofErr w:type="spellStart"/>
      <w:r w:rsidR="009C4194">
        <w:t>Tunch</w:t>
      </w:r>
      <w:proofErr w:type="spellEnd"/>
      <w:r w:rsidR="009C4194">
        <w:t xml:space="preserve"> and his companions were so quiet we sort of </w:t>
      </w:r>
      <w:r w:rsidR="003F4055">
        <w:t>forgot</w:t>
      </w:r>
      <w:r w:rsidR="009C4194">
        <w:t xml:space="preserve"> all about them. </w:t>
      </w:r>
    </w:p>
    <w:p w14:paraId="071481AB" w14:textId="7A61BDFF" w:rsidR="009C4194" w:rsidRDefault="00C742AB">
      <w:r>
        <w:t xml:space="preserve">Zunk </w:t>
      </w:r>
      <w:r w:rsidR="005721B3">
        <w:t>cracked</w:t>
      </w:r>
      <w:r>
        <w:t xml:space="preserve"> the door </w:t>
      </w:r>
      <w:proofErr w:type="gramStart"/>
      <w:r>
        <w:t>noiselessly</w:t>
      </w:r>
      <w:proofErr w:type="gramEnd"/>
      <w:r>
        <w:t xml:space="preserve"> so we were able to peek through the </w:t>
      </w:r>
      <w:r w:rsidR="005721B3">
        <w:t>slit</w:t>
      </w:r>
      <w:r>
        <w:t xml:space="preserve"> </w:t>
      </w:r>
      <w:r w:rsidR="00972849">
        <w:t xml:space="preserve">to see a </w:t>
      </w:r>
      <w:r w:rsidR="00D7367D">
        <w:t>large</w:t>
      </w:r>
      <w:r w:rsidR="00972849">
        <w:t xml:space="preserve"> room with desks and books and scrolls </w:t>
      </w:r>
      <w:r w:rsidR="00F44110">
        <w:t xml:space="preserve">strewn on big tables. </w:t>
      </w:r>
      <w:r w:rsidR="00D7367D">
        <w:t>A</w:t>
      </w:r>
      <w:r w:rsidR="00CF4494">
        <w:t xml:space="preserve"> few </w:t>
      </w:r>
      <w:proofErr w:type="gramStart"/>
      <w:r w:rsidR="00CF4494">
        <w:t>split-faces</w:t>
      </w:r>
      <w:proofErr w:type="gramEnd"/>
      <w:r w:rsidR="00D7367D">
        <w:t xml:space="preserve"> were visible</w:t>
      </w:r>
      <w:r w:rsidR="00CF4494">
        <w:t xml:space="preserve">, </w:t>
      </w:r>
      <w:r w:rsidR="00CF4494">
        <w:lastRenderedPageBreak/>
        <w:t>and something in armor with its back towards us</w:t>
      </w:r>
      <w:r w:rsidR="00CB38AB">
        <w:t xml:space="preserve">, pawing at the contents of one of the tables. </w:t>
      </w:r>
      <w:r w:rsidR="00ED4141">
        <w:t xml:space="preserve">I saw a flash of a </w:t>
      </w:r>
      <w:r w:rsidR="003A5F78">
        <w:t xml:space="preserve">skeletal hand, and bone where the face should be. </w:t>
      </w:r>
    </w:p>
    <w:p w14:paraId="27B50816" w14:textId="78EB41DB" w:rsidR="00CB38AB" w:rsidRDefault="001056D5">
      <w:r>
        <w:t xml:space="preserve">The presence of the </w:t>
      </w:r>
      <w:proofErr w:type="spellStart"/>
      <w:r>
        <w:t>splitfaces</w:t>
      </w:r>
      <w:proofErr w:type="spellEnd"/>
      <w:r>
        <w:t xml:space="preserve"> pretty much </w:t>
      </w:r>
      <w:r w:rsidR="00A11805">
        <w:t>told</w:t>
      </w:r>
      <w:r w:rsidR="00390C3A">
        <w:t xml:space="preserve"> how this was going to go</w:t>
      </w:r>
      <w:r w:rsidR="0096027F">
        <w:t xml:space="preserve">, and we were all ready </w:t>
      </w:r>
      <w:r w:rsidR="001F7620">
        <w:t>when Tom yanked the door open</w:t>
      </w:r>
      <w:r w:rsidR="00AD3D32">
        <w:t xml:space="preserve"> and strode towards the nearest </w:t>
      </w:r>
      <w:proofErr w:type="spellStart"/>
      <w:r w:rsidR="00AD3D32">
        <w:t>splitface</w:t>
      </w:r>
      <w:proofErr w:type="spellEnd"/>
      <w:r w:rsidR="00AD3D32">
        <w:t xml:space="preserve"> and cut him.</w:t>
      </w:r>
    </w:p>
    <w:p w14:paraId="2531CC34" w14:textId="243DD89D" w:rsidR="00AD3D32" w:rsidRDefault="00F073AE">
      <w:r>
        <w:t>The armor</w:t>
      </w:r>
      <w:r w:rsidR="003A5F78">
        <w:t>ed skeleton</w:t>
      </w:r>
      <w:r w:rsidR="00371526">
        <w:t>-</w:t>
      </w:r>
      <w:proofErr w:type="spellStart"/>
      <w:r w:rsidR="00371526">
        <w:t>Ripnugget</w:t>
      </w:r>
      <w:proofErr w:type="spellEnd"/>
      <w:r w:rsidR="00371526">
        <w:t xml:space="preserve"> almost certainly, </w:t>
      </w:r>
      <w:r w:rsidR="00EE2732">
        <w:t xml:space="preserve">cast out his </w:t>
      </w:r>
      <w:r w:rsidR="003A5F78">
        <w:t xml:space="preserve">bony </w:t>
      </w:r>
      <w:r w:rsidR="00EE2732">
        <w:t xml:space="preserve">hands and leapt to mount the large flat </w:t>
      </w:r>
      <w:r w:rsidR="00A11805">
        <w:t>snouted</w:t>
      </w:r>
      <w:r w:rsidR="00EE2732">
        <w:t xml:space="preserve"> lizard that he had conjured forth, while </w:t>
      </w:r>
      <w:r w:rsidR="008A1D67">
        <w:t xml:space="preserve">another spit face moved to challenge Tom, trying to rake him with </w:t>
      </w:r>
      <w:r w:rsidR="009E66A6">
        <w:t xml:space="preserve">nasty claws. Tom caught him wrong </w:t>
      </w:r>
      <w:proofErr w:type="gramStart"/>
      <w:r w:rsidR="009E66A6">
        <w:t>footed</w:t>
      </w:r>
      <w:proofErr w:type="gramEnd"/>
      <w:r w:rsidR="009E66A6">
        <w:t xml:space="preserve"> and </w:t>
      </w:r>
      <w:r w:rsidR="00D0069B">
        <w:t>opened a wound from chest to kid</w:t>
      </w:r>
      <w:r w:rsidR="00985339">
        <w:t xml:space="preserve">ney. Hans conjured a wall of water that he positioned between us and </w:t>
      </w:r>
      <w:proofErr w:type="spellStart"/>
      <w:r w:rsidR="00985339">
        <w:t>Ripnugget</w:t>
      </w:r>
      <w:proofErr w:type="spellEnd"/>
      <w:r w:rsidR="00985339">
        <w:t xml:space="preserve">, which cleverly </w:t>
      </w:r>
      <w:r w:rsidR="006F1F62">
        <w:t xml:space="preserve">protected us from </w:t>
      </w:r>
      <w:r w:rsidR="003B4F11">
        <w:t xml:space="preserve">its fire. </w:t>
      </w:r>
      <w:r w:rsidR="00E23588">
        <w:t xml:space="preserve">Another </w:t>
      </w:r>
      <w:proofErr w:type="spellStart"/>
      <w:r w:rsidR="00E23588">
        <w:t>splitface</w:t>
      </w:r>
      <w:proofErr w:type="spellEnd"/>
      <w:r w:rsidR="00E23588">
        <w:t xml:space="preserve"> burst through the wall of water to take a swing at Zunk, who was right beside Tom</w:t>
      </w:r>
      <w:r w:rsidR="00A44F63">
        <w:t xml:space="preserve">. </w:t>
      </w:r>
      <w:proofErr w:type="spellStart"/>
      <w:r w:rsidR="00A44F63">
        <w:t>Splitface’s</w:t>
      </w:r>
      <w:proofErr w:type="spellEnd"/>
      <w:r w:rsidR="00A44F63">
        <w:t xml:space="preserve"> claws raked Zunk across the arm leaving too bloody gashes. </w:t>
      </w:r>
      <w:r w:rsidR="00AB3C90">
        <w:t xml:space="preserve">I </w:t>
      </w:r>
      <w:r w:rsidR="008B5F49">
        <w:t xml:space="preserve">touched the cold iron hammer in my pack and channeled its energy into bolts I hurled at the wounded </w:t>
      </w:r>
      <w:proofErr w:type="spellStart"/>
      <w:r w:rsidR="008B5F49">
        <w:t>spltface</w:t>
      </w:r>
      <w:proofErr w:type="spellEnd"/>
      <w:r w:rsidR="008B5F49">
        <w:t xml:space="preserve"> </w:t>
      </w:r>
      <w:r w:rsidR="00B6739E">
        <w:t xml:space="preserve">and took it down, as another one crashed </w:t>
      </w:r>
      <w:proofErr w:type="spellStart"/>
      <w:r w:rsidR="00B6739E">
        <w:t>trough</w:t>
      </w:r>
      <w:proofErr w:type="spellEnd"/>
      <w:r w:rsidR="00B6739E">
        <w:t xml:space="preserve"> the wall</w:t>
      </w:r>
      <w:r w:rsidR="0075745E">
        <w:t xml:space="preserve"> and went for Tom.</w:t>
      </w:r>
      <w:r w:rsidR="00347F61">
        <w:t xml:space="preserve"> It was chaos</w:t>
      </w:r>
      <w:r w:rsidR="00C62062">
        <w:t>-spray and claws and bolts and steel all flying about.</w:t>
      </w:r>
      <w:r w:rsidR="00DA00A2">
        <w:t xml:space="preserve"> I watched a perfect droplet of spray </w:t>
      </w:r>
      <w:proofErr w:type="gramStart"/>
      <w:r w:rsidR="00DA00A2">
        <w:t>fly through the air</w:t>
      </w:r>
      <w:proofErr w:type="gramEnd"/>
      <w:r w:rsidR="00DA00A2">
        <w:t xml:space="preserve"> and plunk </w:t>
      </w:r>
      <w:proofErr w:type="spellStart"/>
      <w:r w:rsidR="00DA00A2">
        <w:t>Phrylliis</w:t>
      </w:r>
      <w:proofErr w:type="spellEnd"/>
      <w:r w:rsidR="00DA00A2">
        <w:t xml:space="preserve"> on the nose. </w:t>
      </w:r>
    </w:p>
    <w:p w14:paraId="7CB13B68" w14:textId="7E441CE5" w:rsidR="00C0718E" w:rsidRDefault="00C0718E">
      <w:r>
        <w:t xml:space="preserve">The wall as a good gambit, </w:t>
      </w:r>
      <w:r w:rsidR="00A4254B">
        <w:t xml:space="preserve">but the lizard was fast enough to round the far side and </w:t>
      </w:r>
      <w:proofErr w:type="spellStart"/>
      <w:r w:rsidR="00621C2A">
        <w:t>Ripnugge</w:t>
      </w:r>
      <w:r w:rsidR="00B029A2">
        <w:t>t</w:t>
      </w:r>
      <w:proofErr w:type="spellEnd"/>
      <w:r w:rsidR="00B029A2">
        <w:t xml:space="preserve"> breathed fire to strike us all</w:t>
      </w:r>
      <w:r w:rsidR="000977D5">
        <w:t>,</w:t>
      </w:r>
      <w:r w:rsidR="0045472F">
        <w:t xml:space="preserve"> scorching us </w:t>
      </w:r>
      <w:r w:rsidR="007902F7">
        <w:t xml:space="preserve">thoroughly. Thankful now to be protected, I avoided serious harm. </w:t>
      </w:r>
      <w:r w:rsidR="001243BE">
        <w:t>Tom took the lizard</w:t>
      </w:r>
      <w:r w:rsidR="00F86065">
        <w:t>’</w:t>
      </w:r>
      <w:r w:rsidR="001243BE">
        <w:t xml:space="preserve">s legs out from under </w:t>
      </w:r>
      <w:proofErr w:type="gramStart"/>
      <w:r w:rsidR="001243BE">
        <w:t>it</w:t>
      </w:r>
      <w:proofErr w:type="gramEnd"/>
      <w:r w:rsidR="004C27E7">
        <w:t xml:space="preserve"> but </w:t>
      </w:r>
      <w:proofErr w:type="spellStart"/>
      <w:r w:rsidR="004C27E7">
        <w:t>Ripnugget</w:t>
      </w:r>
      <w:proofErr w:type="spellEnd"/>
      <w:r w:rsidR="004C27E7">
        <w:t xml:space="preserve"> managed to spring free</w:t>
      </w:r>
      <w:r w:rsidR="000C2021">
        <w:t>.</w:t>
      </w:r>
    </w:p>
    <w:p w14:paraId="6F7EDE1B" w14:textId="670C5F13" w:rsidR="00721FED" w:rsidRDefault="004129EC">
      <w:r>
        <w:t xml:space="preserve">Zunk was terribly burnt </w:t>
      </w:r>
      <w:r w:rsidR="00256010">
        <w:t xml:space="preserve">and ominously, still bleeding, </w:t>
      </w:r>
      <w:r w:rsidR="00123609">
        <w:t xml:space="preserve">but </w:t>
      </w:r>
      <w:proofErr w:type="spellStart"/>
      <w:r w:rsidR="00123609">
        <w:t>Ripnugget</w:t>
      </w:r>
      <w:proofErr w:type="spellEnd"/>
      <w:r w:rsidR="00123609">
        <w:t xml:space="preserve"> had miscalculated and made a major error. His fire had also taken out </w:t>
      </w:r>
      <w:proofErr w:type="gramStart"/>
      <w:r w:rsidR="00123609">
        <w:t>all of</w:t>
      </w:r>
      <w:proofErr w:type="gramEnd"/>
      <w:r w:rsidR="00123609">
        <w:t xml:space="preserve"> the </w:t>
      </w:r>
      <w:proofErr w:type="spellStart"/>
      <w:r w:rsidR="00123609">
        <w:t>splitfaces</w:t>
      </w:r>
      <w:proofErr w:type="spellEnd"/>
      <w:r w:rsidR="004B2336">
        <w:t xml:space="preserve">. </w:t>
      </w:r>
      <w:r w:rsidR="0070483E">
        <w:t xml:space="preserve">I would heal Zunk while Tom </w:t>
      </w:r>
      <w:r w:rsidR="004B2336">
        <w:t>and Hans occupied the others</w:t>
      </w:r>
      <w:r w:rsidR="00721FED">
        <w:t xml:space="preserve"> and then it was over. Ideally</w:t>
      </w:r>
      <w:r w:rsidR="000F106D">
        <w:t xml:space="preserve">. With or without </w:t>
      </w:r>
      <w:proofErr w:type="spellStart"/>
      <w:r w:rsidR="000F106D">
        <w:t>Tunch</w:t>
      </w:r>
      <w:proofErr w:type="spellEnd"/>
      <w:r w:rsidR="000F106D">
        <w:t>, and it was looking</w:t>
      </w:r>
      <w:r w:rsidR="005B63E0">
        <w:t xml:space="preserve"> like “without” was</w:t>
      </w:r>
      <w:r w:rsidR="00D6218C">
        <w:t xml:space="preserve"> the situation.</w:t>
      </w:r>
    </w:p>
    <w:p w14:paraId="48971865" w14:textId="1A274F87" w:rsidR="002D425E" w:rsidRDefault="00D6218C">
      <w:r>
        <w:t>E</w:t>
      </w:r>
      <w:r w:rsidR="00D82AB3">
        <w:t>xc</w:t>
      </w:r>
      <w:r w:rsidR="00303CC2">
        <w:t>ept Han’s spell bounced off</w:t>
      </w:r>
      <w:r w:rsidR="000A23FC">
        <w:t xml:space="preserve"> </w:t>
      </w:r>
      <w:proofErr w:type="spellStart"/>
      <w:r w:rsidR="000A23FC">
        <w:t>Ripnugget</w:t>
      </w:r>
      <w:proofErr w:type="spellEnd"/>
      <w:r w:rsidR="000A23FC">
        <w:t xml:space="preserve"> to no effect and when I reached for my e</w:t>
      </w:r>
      <w:r w:rsidR="00FB756C">
        <w:t>nergy, something blocked me and my boon to Zunk sputtered and died. I stamped my foot. Fish and Fiddlesticks-why is it NEVER easy</w:t>
      </w:r>
      <w:proofErr w:type="gramStart"/>
      <w:r w:rsidR="00FB756C">
        <w:t>.</w:t>
      </w:r>
      <w:r w:rsidR="00293F7D">
        <w:t xml:space="preserve"> </w:t>
      </w:r>
      <w:r w:rsidR="00726760">
        <w:t>?</w:t>
      </w:r>
      <w:proofErr w:type="gramEnd"/>
      <w:r w:rsidR="00726760">
        <w:t xml:space="preserve"> I</w:t>
      </w:r>
      <w:r w:rsidR="00293F7D">
        <w:t xml:space="preserve"> had to tend Zunk with </w:t>
      </w:r>
      <w:r w:rsidR="00252BAE">
        <w:t>medical skills, not priestly</w:t>
      </w:r>
      <w:r w:rsidR="006E27E9">
        <w:t xml:space="preserve"> healing</w:t>
      </w:r>
      <w:r w:rsidR="009F45B2">
        <w:t xml:space="preserve">. As if to confirm my </w:t>
      </w:r>
      <w:r w:rsidR="002D425E">
        <w:t>suspicion- Zunk took a healing draught, which did nothing to judge by the frown on his face</w:t>
      </w:r>
      <w:r w:rsidR="007C1E48">
        <w:t>, and then he moved to the other side of the water wall</w:t>
      </w:r>
      <w:r w:rsidR="00FB6DE5">
        <w:t>. Sigh. At least he was out of reach of our foes.</w:t>
      </w:r>
    </w:p>
    <w:p w14:paraId="5EA0B261" w14:textId="06686D13" w:rsidR="0096305F" w:rsidRDefault="00A520BE">
      <w:r>
        <w:t xml:space="preserve">Worried for Zunk, I bulled through the wall like it was a summer rainstorm, </w:t>
      </w:r>
      <w:r w:rsidR="00A81459">
        <w:t>and tended his wounds</w:t>
      </w:r>
      <w:r w:rsidR="00775F2F">
        <w:t xml:space="preserve">, and then </w:t>
      </w:r>
      <w:r w:rsidR="00D442BF">
        <w:t xml:space="preserve">some </w:t>
      </w:r>
      <w:r w:rsidR="004405C2">
        <w:t>more, first</w:t>
      </w:r>
      <w:r w:rsidR="00D442BF">
        <w:t xml:space="preserve"> carefully and then more quickly, but the risk pai</w:t>
      </w:r>
      <w:r w:rsidR="00E25F29">
        <w:t xml:space="preserve">d </w:t>
      </w:r>
      <w:r w:rsidR="00D442BF">
        <w:t>off</w:t>
      </w:r>
      <w:r w:rsidR="006D3C73">
        <w:t>. By the end</w:t>
      </w:r>
      <w:r w:rsidR="0085687C">
        <w:t>, Zunk was fit</w:t>
      </w:r>
      <w:r w:rsidR="002C0CCB">
        <w:t xml:space="preserve"> enough if not fully well. As I was doing this, </w:t>
      </w:r>
      <w:r w:rsidR="0042063A">
        <w:t>th</w:t>
      </w:r>
      <w:r w:rsidR="00772507">
        <w:t xml:space="preserve">e lizard, apparently unaware of Tom’s disdain for those who </w:t>
      </w:r>
      <w:proofErr w:type="gramStart"/>
      <w:r w:rsidR="00772507">
        <w:t>fail</w:t>
      </w:r>
      <w:proofErr w:type="gramEnd"/>
      <w:r w:rsidR="00772507">
        <w:t xml:space="preserve"> to take the hint and </w:t>
      </w:r>
      <w:proofErr w:type="gramStart"/>
      <w:r w:rsidR="00772507">
        <w:t>lie</w:t>
      </w:r>
      <w:proofErr w:type="gramEnd"/>
      <w:r w:rsidR="00772507">
        <w:t xml:space="preserve"> low, tried to regain its </w:t>
      </w:r>
      <w:r w:rsidR="00772507">
        <w:lastRenderedPageBreak/>
        <w:t>feet and Tom staked it to the red stone floor</w:t>
      </w:r>
      <w:r w:rsidR="0042063A">
        <w:t xml:space="preserve">. Only </w:t>
      </w:r>
      <w:proofErr w:type="spellStart"/>
      <w:r w:rsidR="0042063A">
        <w:t>Ripnugget</w:t>
      </w:r>
      <w:proofErr w:type="spellEnd"/>
      <w:r w:rsidR="0042063A">
        <w:t xml:space="preserve"> now, </w:t>
      </w:r>
      <w:r w:rsidR="008034C1">
        <w:t xml:space="preserve">facing off against all of us. </w:t>
      </w:r>
    </w:p>
    <w:p w14:paraId="77988EE2" w14:textId="5EABAE28" w:rsidR="008034C1" w:rsidRDefault="00526DFE">
      <w:r>
        <w:t xml:space="preserve">Zunk took out his bow and </w:t>
      </w:r>
      <w:r w:rsidR="00805EF4">
        <w:t xml:space="preserve">fired an arrow through the wall, sticking </w:t>
      </w:r>
      <w:proofErr w:type="spellStart"/>
      <w:r w:rsidR="00805EF4">
        <w:t>Ripnugget</w:t>
      </w:r>
      <w:proofErr w:type="spellEnd"/>
      <w:r w:rsidR="00805EF4">
        <w:t xml:space="preserve"> hard and Tom tripped him, </w:t>
      </w:r>
      <w:r w:rsidR="000929C7">
        <w:t xml:space="preserve">sending him into the water wall. </w:t>
      </w:r>
      <w:r w:rsidR="009E2B89">
        <w:t xml:space="preserve">The undead thing tried to </w:t>
      </w:r>
      <w:r w:rsidR="00C70044">
        <w:t>st</w:t>
      </w:r>
      <w:r w:rsidR="00B251F2">
        <w:t xml:space="preserve">ab Tom as Zunk pulled out a </w:t>
      </w:r>
      <w:proofErr w:type="spellStart"/>
      <w:r w:rsidR="00B251F2">
        <w:t>glowy</w:t>
      </w:r>
      <w:proofErr w:type="spellEnd"/>
      <w:r w:rsidR="00B251F2">
        <w:t xml:space="preserve"> arrow and </w:t>
      </w:r>
      <w:proofErr w:type="gramStart"/>
      <w:r w:rsidR="00B251F2">
        <w:t>nocked</w:t>
      </w:r>
      <w:proofErr w:type="gramEnd"/>
      <w:r w:rsidR="00B251F2">
        <w:t xml:space="preserve"> it. </w:t>
      </w:r>
      <w:r w:rsidR="003F48D4">
        <w:t xml:space="preserve">“I will see you all in hell” </w:t>
      </w:r>
      <w:proofErr w:type="spellStart"/>
      <w:r w:rsidR="00AD39CA">
        <w:t>Ripnugget</w:t>
      </w:r>
      <w:proofErr w:type="spellEnd"/>
      <w:r w:rsidR="003F48D4">
        <w:t xml:space="preserve"> snarled as he flailed. </w:t>
      </w:r>
      <w:r w:rsidR="00B251F2">
        <w:t>“</w:t>
      </w:r>
      <w:proofErr w:type="gramStart"/>
      <w:r w:rsidR="00B251F2">
        <w:t>Good by</w:t>
      </w:r>
      <w:r w:rsidR="00E25F29">
        <w:t>e</w:t>
      </w:r>
      <w:proofErr w:type="gramEnd"/>
      <w:r w:rsidR="00E25F29">
        <w:t xml:space="preserve"> </w:t>
      </w:r>
      <w:r w:rsidR="00B251F2">
        <w:t xml:space="preserve">Gran” </w:t>
      </w:r>
      <w:r w:rsidR="00AD39CA">
        <w:t>Zunk</w:t>
      </w:r>
      <w:r w:rsidR="008C46C0">
        <w:t xml:space="preserve"> </w:t>
      </w:r>
      <w:r w:rsidR="00B13642">
        <w:t>growled</w:t>
      </w:r>
      <w:r w:rsidR="008C46C0">
        <w:t xml:space="preserve"> “Dad always said you were a right bastard</w:t>
      </w:r>
      <w:r w:rsidR="002A4DCE">
        <w:t xml:space="preserve">, and </w:t>
      </w:r>
      <w:r w:rsidR="002A4977">
        <w:t xml:space="preserve">someone should do you. </w:t>
      </w:r>
      <w:r w:rsidR="00752A24">
        <w:t xml:space="preserve">So here </w:t>
      </w:r>
      <w:proofErr w:type="spellStart"/>
      <w:r w:rsidR="000770D0">
        <w:t>ya</w:t>
      </w:r>
      <w:proofErr w:type="spellEnd"/>
      <w:r w:rsidR="000770D0">
        <w:t xml:space="preserve"> go</w:t>
      </w:r>
      <w:r w:rsidR="00C64CF1">
        <w:t>, Dad</w:t>
      </w:r>
      <w:r w:rsidR="000770D0">
        <w:t>”</w:t>
      </w:r>
    </w:p>
    <w:p w14:paraId="195C6671" w14:textId="5ACCD607" w:rsidR="000770D0" w:rsidRDefault="00572BF8">
      <w:r>
        <w:t>The blue tinged arrow flew from Zunk’s bow, piercing the water and burying it</w:t>
      </w:r>
      <w:r w:rsidR="00050334">
        <w:t xml:space="preserve">self in </w:t>
      </w:r>
      <w:proofErr w:type="spellStart"/>
      <w:r w:rsidR="00050334">
        <w:t>Ripnugget’s</w:t>
      </w:r>
      <w:proofErr w:type="spellEnd"/>
      <w:r w:rsidR="00050334">
        <w:t xml:space="preserve"> chest. A storm erupted in the </w:t>
      </w:r>
      <w:r w:rsidR="00EE614C">
        <w:t>wet wall, light flickering in the water like flashing fish and wind blowing chunks of water about</w:t>
      </w:r>
      <w:r w:rsidR="001E24C8">
        <w:t xml:space="preserve"> everywhere. Blue light flickered over </w:t>
      </w:r>
      <w:proofErr w:type="spellStart"/>
      <w:r w:rsidR="001C5AE7">
        <w:t>R</w:t>
      </w:r>
      <w:r w:rsidR="001E24C8">
        <w:t>ipnugget</w:t>
      </w:r>
      <w:proofErr w:type="spellEnd"/>
      <w:r w:rsidR="001E24C8">
        <w:t xml:space="preserve"> like </w:t>
      </w:r>
      <w:r w:rsidR="001C5AE7">
        <w:t xml:space="preserve">the sparking of a </w:t>
      </w:r>
      <w:proofErr w:type="gramStart"/>
      <w:r w:rsidR="001C5AE7">
        <w:t>deep sea</w:t>
      </w:r>
      <w:proofErr w:type="gramEnd"/>
      <w:r w:rsidR="001C5AE7">
        <w:t xml:space="preserve"> creature and </w:t>
      </w:r>
      <w:r w:rsidR="0043371E">
        <w:t>it</w:t>
      </w:r>
      <w:r w:rsidR="001C5AE7">
        <w:t xml:space="preserve"> went rigid</w:t>
      </w:r>
      <w:r w:rsidR="00F65BC8">
        <w:t>-I could hear bones snapping from the tension</w:t>
      </w:r>
      <w:r w:rsidR="008C268E">
        <w:t xml:space="preserve">. </w:t>
      </w:r>
      <w:r w:rsidR="0040256C">
        <w:t>It pulled back its fleshless head</w:t>
      </w:r>
      <w:r w:rsidR="00A90A8F">
        <w:t xml:space="preserve"> as tremors cracked more bones and </w:t>
      </w:r>
      <w:r w:rsidR="00F325B8">
        <w:t>teeth, and</w:t>
      </w:r>
      <w:r w:rsidR="0040256C">
        <w:t xml:space="preserve"> whatever </w:t>
      </w:r>
      <w:r w:rsidR="00F85D48">
        <w:t>curse it uttered was absorbed by the chu</w:t>
      </w:r>
      <w:r w:rsidR="00FC5A34">
        <w:t>rning water and blown away by the wind. Then</w:t>
      </w:r>
      <w:r w:rsidR="0043371E">
        <w:t xml:space="preserve"> </w:t>
      </w:r>
      <w:r w:rsidR="008C268E">
        <w:t xml:space="preserve">it </w:t>
      </w:r>
      <w:r w:rsidR="00FC5A34">
        <w:t>stopped moving</w:t>
      </w:r>
      <w:r w:rsidR="008C268E">
        <w:t>, and the water crashed to the ground to drain through the cracks in the stone</w:t>
      </w:r>
      <w:r w:rsidR="00ED3AB2">
        <w:t>, leaving only a broken skeleton in armor.</w:t>
      </w:r>
      <w:r w:rsidR="003A0958">
        <w:t xml:space="preserve"> “</w:t>
      </w:r>
      <w:r w:rsidR="00A2753A">
        <w:t>I know he was you</w:t>
      </w:r>
      <w:r w:rsidR="00322F2E">
        <w:t>r grandfather” says Tom “</w:t>
      </w:r>
      <w:proofErr w:type="gramStart"/>
      <w:r w:rsidR="00322F2E">
        <w:t>but,</w:t>
      </w:r>
      <w:proofErr w:type="gramEnd"/>
      <w:r w:rsidR="00322F2E">
        <w:t xml:space="preserve"> fuck that guy anyway”.</w:t>
      </w:r>
    </w:p>
    <w:p w14:paraId="4C814F67" w14:textId="13B26B02" w:rsidR="00322F2E" w:rsidRDefault="003A66E3">
      <w:r>
        <w:t xml:space="preserve">We spent some time collecting books and scrolls-there was too much to really make sense of, even for Hans, so we </w:t>
      </w:r>
      <w:r w:rsidR="002235E7">
        <w:t xml:space="preserve">intended to give them to the Rune </w:t>
      </w:r>
      <w:proofErr w:type="spellStart"/>
      <w:r w:rsidR="00BF64A2">
        <w:t>plonkers</w:t>
      </w:r>
      <w:proofErr w:type="spellEnd"/>
      <w:r w:rsidR="00426D76">
        <w:t xml:space="preserve"> to study. </w:t>
      </w:r>
      <w:proofErr w:type="spellStart"/>
      <w:r w:rsidR="002B6D91">
        <w:t>Ripn</w:t>
      </w:r>
      <w:r w:rsidR="001976B0">
        <w:t>u</w:t>
      </w:r>
      <w:r w:rsidR="002B6D91">
        <w:t>gget</w:t>
      </w:r>
      <w:proofErr w:type="spellEnd"/>
      <w:r w:rsidR="002B6D91">
        <w:t xml:space="preserve"> had a dog slicer much li</w:t>
      </w:r>
      <w:r w:rsidR="008C1054">
        <w:t xml:space="preserve">ke </w:t>
      </w:r>
      <w:r w:rsidR="00650D25">
        <w:t xml:space="preserve">the one Zunk already carried, which he </w:t>
      </w:r>
      <w:r w:rsidR="00FA5C21">
        <w:t xml:space="preserve">took as another family keepsake. </w:t>
      </w:r>
      <w:r w:rsidR="00AE4ACB">
        <w:t>There was a book (a “grimoire</w:t>
      </w:r>
      <w:r w:rsidR="003A3E00">
        <w:t>”</w:t>
      </w:r>
      <w:r w:rsidR="006207E9">
        <w:t xml:space="preserve">, which a bit of </w:t>
      </w:r>
      <w:proofErr w:type="spellStart"/>
      <w:r w:rsidR="006207E9">
        <w:t>Hansplaining</w:t>
      </w:r>
      <w:proofErr w:type="spellEnd"/>
      <w:r w:rsidR="006207E9">
        <w:t xml:space="preserve"> clarified) and a ring. </w:t>
      </w:r>
      <w:r w:rsidR="00426D76">
        <w:t xml:space="preserve">Beyond that, there was </w:t>
      </w:r>
      <w:r w:rsidR="00B52F79">
        <w:t>little</w:t>
      </w:r>
      <w:r w:rsidR="00426D76">
        <w:t xml:space="preserve"> interest except for the raised platforms on each side of the room, which Hans </w:t>
      </w:r>
      <w:r w:rsidR="003261A4">
        <w:t xml:space="preserve">believed were teleportation devices.  The bones on one of them suggested </w:t>
      </w:r>
      <w:r w:rsidR="00B52F79">
        <w:t>they might not be working too well anymore</w:t>
      </w:r>
      <w:r w:rsidR="00A8422B">
        <w:t xml:space="preserve">. </w:t>
      </w:r>
    </w:p>
    <w:p w14:paraId="6103FB31" w14:textId="26D38091" w:rsidR="002178B4" w:rsidRDefault="00FA5C21">
      <w:r>
        <w:t xml:space="preserve">As we were making to leave, </w:t>
      </w:r>
      <w:proofErr w:type="spellStart"/>
      <w:r>
        <w:t>Tunch</w:t>
      </w:r>
      <w:proofErr w:type="spellEnd"/>
      <w:r>
        <w:t xml:space="preserve"> and the others </w:t>
      </w:r>
      <w:r w:rsidR="005E02FA">
        <w:t>rushed in</w:t>
      </w:r>
      <w:r w:rsidR="00C25ACD">
        <w:t>. We had completely forgotten about them</w:t>
      </w:r>
      <w:r w:rsidR="0005755A">
        <w:t xml:space="preserve">.  “Hey, hey-you guys alright?” asked </w:t>
      </w:r>
      <w:proofErr w:type="spellStart"/>
      <w:r w:rsidR="0005755A">
        <w:t>Tunch</w:t>
      </w:r>
      <w:proofErr w:type="spellEnd"/>
      <w:r w:rsidR="0005755A">
        <w:t xml:space="preserve"> “we heard some stuff, and then quiet</w:t>
      </w:r>
      <w:r w:rsidR="004C798F">
        <w:t xml:space="preserve">. Not </w:t>
      </w:r>
      <w:proofErr w:type="gramStart"/>
      <w:r w:rsidR="004C798F">
        <w:t>know</w:t>
      </w:r>
      <w:proofErr w:type="gramEnd"/>
      <w:r w:rsidR="0005755A">
        <w:t xml:space="preserve"> what was going </w:t>
      </w:r>
      <w:proofErr w:type="gramStart"/>
      <w:r w:rsidR="0005755A">
        <w:t>on</w:t>
      </w:r>
      <w:proofErr w:type="gramEnd"/>
      <w:r w:rsidR="0005755A">
        <w:t xml:space="preserve"> so we </w:t>
      </w:r>
      <w:r w:rsidR="002F6800">
        <w:t>stayed</w:t>
      </w:r>
      <w:r w:rsidR="0005755A">
        <w:t xml:space="preserve"> outside</w:t>
      </w:r>
      <w:r w:rsidR="004C798F">
        <w:t>.</w:t>
      </w:r>
      <w:r w:rsidR="0005755A">
        <w:t xml:space="preserve">  </w:t>
      </w:r>
      <w:r w:rsidR="004C798F">
        <w:t xml:space="preserve">Not </w:t>
      </w:r>
      <w:proofErr w:type="gramStart"/>
      <w:r w:rsidR="004C798F">
        <w:t>want</w:t>
      </w:r>
      <w:proofErr w:type="gramEnd"/>
      <w:r w:rsidR="0005755A">
        <w:t xml:space="preserve"> </w:t>
      </w:r>
      <w:proofErr w:type="spellStart"/>
      <w:r w:rsidR="0005755A">
        <w:t>Ripnugget</w:t>
      </w:r>
      <w:proofErr w:type="spellEnd"/>
      <w:r w:rsidR="0005755A">
        <w:t xml:space="preserve"> </w:t>
      </w:r>
      <w:r w:rsidR="004C798F">
        <w:t>to get</w:t>
      </w:r>
      <w:r w:rsidR="0005755A">
        <w:t xml:space="preserve"> past</w:t>
      </w:r>
      <w:r w:rsidR="00E60B8E">
        <w:t xml:space="preserve">. But he looks dead! </w:t>
      </w:r>
      <w:proofErr w:type="spellStart"/>
      <w:r w:rsidR="0067152D">
        <w:t>Mina</w:t>
      </w:r>
      <w:r w:rsidR="00AA5F43">
        <w:t>r</w:t>
      </w:r>
      <w:r w:rsidR="0067152D">
        <w:t>gle</w:t>
      </w:r>
      <w:proofErr w:type="spellEnd"/>
      <w:r w:rsidR="0067152D">
        <w:t xml:space="preserve"> must now </w:t>
      </w:r>
      <w:proofErr w:type="gramStart"/>
      <w:r w:rsidR="0067152D">
        <w:t>bow!</w:t>
      </w:r>
      <w:r w:rsidR="00C337A4">
        <w:t>.</w:t>
      </w:r>
      <w:proofErr w:type="gramEnd"/>
      <w:r w:rsidR="00C337A4">
        <w:t xml:space="preserve"> </w:t>
      </w:r>
      <w:proofErr w:type="gramStart"/>
      <w:r w:rsidR="00C337A4">
        <w:t>So</w:t>
      </w:r>
      <w:proofErr w:type="gramEnd"/>
      <w:r w:rsidR="00C337A4">
        <w:t xml:space="preserve"> where’s the loot?</w:t>
      </w:r>
      <w:r w:rsidR="00A76F60">
        <w:t xml:space="preserve"> You-go tell others </w:t>
      </w:r>
      <w:proofErr w:type="spellStart"/>
      <w:r w:rsidR="00A76F60">
        <w:t>Tunch</w:t>
      </w:r>
      <w:proofErr w:type="spellEnd"/>
      <w:r w:rsidR="00A76F60">
        <w:t xml:space="preserve"> </w:t>
      </w:r>
      <w:r w:rsidR="002178B4">
        <w:t xml:space="preserve">has defeated </w:t>
      </w:r>
      <w:proofErr w:type="spellStart"/>
      <w:r w:rsidR="002178B4">
        <w:t>Ripnugget</w:t>
      </w:r>
      <w:proofErr w:type="spellEnd"/>
      <w:r w:rsidR="002178B4">
        <w:t>!”</w:t>
      </w:r>
    </w:p>
    <w:p w14:paraId="0E103849" w14:textId="7DD3C1B0" w:rsidR="00DA3FF4" w:rsidRDefault="00DA3FF4" w:rsidP="00DA3FF4">
      <w:r>
        <w:t xml:space="preserve">“Ah, good on </w:t>
      </w:r>
      <w:proofErr w:type="spellStart"/>
      <w:r>
        <w:t>ya</w:t>
      </w:r>
      <w:proofErr w:type="spellEnd"/>
      <w:r>
        <w:t xml:space="preserve"> mate for securing the rear. </w:t>
      </w:r>
      <w:proofErr w:type="gramStart"/>
      <w:r>
        <w:t>Smart</w:t>
      </w:r>
      <w:r w:rsidR="009339D5">
        <w:t>-sign</w:t>
      </w:r>
      <w:proofErr w:type="gramEnd"/>
      <w:r w:rsidR="009339D5">
        <w:t xml:space="preserve"> of a tactician</w:t>
      </w:r>
      <w:r w:rsidR="00265BCB">
        <w:t xml:space="preserve"> to be sure.</w:t>
      </w:r>
      <w:r>
        <w:t xml:space="preserve"> Anyway, we didn’t find much, but everything here is yours. Some pretty nice chairs, and a good pile of bones over there. That metal on the floor looks valuable, so </w:t>
      </w:r>
      <w:proofErr w:type="gramStart"/>
      <w:r>
        <w:t>have at</w:t>
      </w:r>
      <w:proofErr w:type="gramEnd"/>
      <w:r>
        <w:t xml:space="preserve"> </w:t>
      </w:r>
      <w:proofErr w:type="gramStart"/>
      <w:r>
        <w:t>it.”</w:t>
      </w:r>
      <w:proofErr w:type="gramEnd"/>
      <w:r>
        <w:t xml:space="preserve">  Zunk says all of this without batting an eye and with seemingly complete honesty.</w:t>
      </w:r>
    </w:p>
    <w:p w14:paraId="4F6F6E3B" w14:textId="0EF95F86" w:rsidR="00265BCB" w:rsidRDefault="002178B4">
      <w:r>
        <w:t>Chaos ensued</w:t>
      </w:r>
      <w:r w:rsidRPr="002178B4">
        <w:t xml:space="preserve">. A fight broke out concerning some of what to the goblins were </w:t>
      </w:r>
      <w:r w:rsidR="00632BAA">
        <w:t>of value</w:t>
      </w:r>
      <w:r w:rsidRPr="002178B4">
        <w:t xml:space="preserve"> - unusual bones on the teleport pad that would make good ornaments, inkwells with ink </w:t>
      </w:r>
      <w:r w:rsidR="00B455B1">
        <w:t>which they</w:t>
      </w:r>
      <w:r w:rsidRPr="002178B4">
        <w:t xml:space="preserve"> smeared on faces as "warpaint", quills with pointy metal tips that were being </w:t>
      </w:r>
      <w:r w:rsidRPr="002178B4">
        <w:lastRenderedPageBreak/>
        <w:t xml:space="preserve">used to scratch and poke, and </w:t>
      </w:r>
      <w:proofErr w:type="spellStart"/>
      <w:r w:rsidR="004D1A4E">
        <w:t>R</w:t>
      </w:r>
      <w:r w:rsidRPr="002178B4">
        <w:t>ipnugget's</w:t>
      </w:r>
      <w:proofErr w:type="spellEnd"/>
      <w:r w:rsidRPr="002178B4">
        <w:t xml:space="preserve"> decorative leftovers which the goblins viewed with both fear and greed - with greed eventually winning out. </w:t>
      </w:r>
      <w:proofErr w:type="spellStart"/>
      <w:r w:rsidRPr="002178B4">
        <w:t>Tunch</w:t>
      </w:r>
      <w:proofErr w:type="spellEnd"/>
      <w:r w:rsidRPr="002178B4">
        <w:t xml:space="preserve"> claimed </w:t>
      </w:r>
      <w:proofErr w:type="spellStart"/>
      <w:r w:rsidRPr="002178B4">
        <w:t>Ripnugget's</w:t>
      </w:r>
      <w:proofErr w:type="spellEnd"/>
      <w:r w:rsidRPr="002178B4">
        <w:t xml:space="preserve"> bone crown and was peacocking around with it,</w:t>
      </w:r>
      <w:r w:rsidR="004D7173">
        <w:t xml:space="preserve"> </w:t>
      </w:r>
      <w:proofErr w:type="spellStart"/>
      <w:r w:rsidR="00EA4CBB">
        <w:t>cementinh</w:t>
      </w:r>
      <w:proofErr w:type="spellEnd"/>
      <w:r w:rsidR="004D7173">
        <w:t xml:space="preserve"> his leadership role</w:t>
      </w:r>
      <w:r w:rsidRPr="002178B4">
        <w:t xml:space="preserve">. One of the goblins was trying to figure out how to wear the breastplate, but it was clearly too heavy for </w:t>
      </w:r>
      <w:proofErr w:type="gramStart"/>
      <w:r w:rsidR="00EA4CBB">
        <w:t>them</w:t>
      </w:r>
      <w:proofErr w:type="gramEnd"/>
      <w:r w:rsidRPr="002178B4">
        <w:t xml:space="preserve"> and </w:t>
      </w:r>
      <w:r w:rsidR="00EA4CBB">
        <w:t xml:space="preserve">they ended up </w:t>
      </w:r>
      <w:r w:rsidR="00064E08">
        <w:t>pawing at the air</w:t>
      </w:r>
      <w:r w:rsidRPr="002178B4">
        <w:t xml:space="preserve"> like a turtle on </w:t>
      </w:r>
      <w:r w:rsidR="00064E08">
        <w:t>its</w:t>
      </w:r>
      <w:r w:rsidRPr="002178B4">
        <w:t xml:space="preserve"> back while the other goblins kicked </w:t>
      </w:r>
      <w:r w:rsidR="00064E08">
        <w:t>them</w:t>
      </w:r>
      <w:r w:rsidRPr="002178B4">
        <w:t>, only to stub their toes on the armor.</w:t>
      </w:r>
      <w:r w:rsidR="00114451">
        <w:t xml:space="preserve"> We departed from the cacophony of whistles, shouts, </w:t>
      </w:r>
      <w:proofErr w:type="spellStart"/>
      <w:r w:rsidR="00114451">
        <w:t>thunks</w:t>
      </w:r>
      <w:proofErr w:type="spellEnd"/>
      <w:r w:rsidR="00114451">
        <w:t xml:space="preserve"> and occasional </w:t>
      </w:r>
      <w:r w:rsidR="000651A4">
        <w:t>groans.</w:t>
      </w:r>
    </w:p>
    <w:p w14:paraId="5E4E2179" w14:textId="6853291C" w:rsidR="00265BCB" w:rsidRDefault="00FE2E01">
      <w:r>
        <w:t xml:space="preserve">We reached the chamber where we first met </w:t>
      </w:r>
      <w:proofErr w:type="spellStart"/>
      <w:r>
        <w:t>Tunch</w:t>
      </w:r>
      <w:proofErr w:type="spellEnd"/>
      <w:r>
        <w:t xml:space="preserve"> and the others. A couple of goblins were </w:t>
      </w:r>
      <w:r w:rsidR="00F07023">
        <w:t xml:space="preserve">dragging the “throne” to a refuse pit, and they tipped the charred body in. I guess this </w:t>
      </w:r>
      <w:r w:rsidR="00836413">
        <w:t>was considered adequate ceremony for successio</w:t>
      </w:r>
      <w:r w:rsidR="00FD2E12">
        <w:t xml:space="preserve">n of the new ruler; </w:t>
      </w:r>
      <w:proofErr w:type="spellStart"/>
      <w:r w:rsidR="00FD2E12">
        <w:t>Tunch</w:t>
      </w:r>
      <w:proofErr w:type="spellEnd"/>
      <w:r w:rsidR="00FD2E12">
        <w:t xml:space="preserve"> was</w:t>
      </w:r>
      <w:r w:rsidR="00A07714">
        <w:t xml:space="preserve"> obviously content. </w:t>
      </w:r>
      <w:r w:rsidRPr="002178B4">
        <w:t xml:space="preserve">There were a few goblin dogs running around, adding to the chaos, which </w:t>
      </w:r>
      <w:r w:rsidR="00D900BD">
        <w:t>we</w:t>
      </w:r>
      <w:r w:rsidRPr="002178B4">
        <w:t xml:space="preserve"> were advised to stay clear of</w:t>
      </w:r>
      <w:r w:rsidR="00A07714">
        <w:t xml:space="preserve">; dogs carry </w:t>
      </w:r>
      <w:r w:rsidRPr="002178B4">
        <w:t xml:space="preserve">mites and bugs that are very disagreeable to </w:t>
      </w:r>
      <w:r w:rsidR="00A07714">
        <w:t>“</w:t>
      </w:r>
      <w:r w:rsidRPr="002178B4">
        <w:t xml:space="preserve">pink </w:t>
      </w:r>
      <w:proofErr w:type="spellStart"/>
      <w:r w:rsidRPr="002178B4">
        <w:t>fleshies</w:t>
      </w:r>
      <w:proofErr w:type="spellEnd"/>
      <w:r w:rsidR="00A07714">
        <w:t>” as they called us</w:t>
      </w:r>
      <w:r w:rsidRPr="002178B4">
        <w:t xml:space="preserve">. </w:t>
      </w:r>
      <w:proofErr w:type="spellStart"/>
      <w:r w:rsidRPr="002178B4">
        <w:t>Tunch</w:t>
      </w:r>
      <w:proofErr w:type="spellEnd"/>
      <w:r w:rsidRPr="002178B4">
        <w:t xml:space="preserve"> protectively kept the dogs away from Sausage</w:t>
      </w:r>
      <w:r w:rsidR="003F68AC">
        <w:t xml:space="preserve"> (the weasel thing), </w:t>
      </w:r>
      <w:r w:rsidRPr="002178B4">
        <w:t>wh</w:t>
      </w:r>
      <w:r w:rsidR="003F68AC">
        <w:t>ich</w:t>
      </w:r>
      <w:r w:rsidRPr="002178B4">
        <w:t xml:space="preserve"> snapped their jaws violently whenever a dog got too close. </w:t>
      </w:r>
      <w:r w:rsidR="003F68AC">
        <w:t>We</w:t>
      </w:r>
      <w:r w:rsidRPr="002178B4">
        <w:t xml:space="preserve"> gave the dogs and </w:t>
      </w:r>
      <w:r w:rsidR="003F68AC">
        <w:t>S</w:t>
      </w:r>
      <w:r w:rsidRPr="002178B4">
        <w:t>ausage a wide berth, and Hans found the sanitation issues quite alarming (noting a large creature moving around in the refuse pit). </w:t>
      </w:r>
      <w:r w:rsidR="003F68AC">
        <w:t xml:space="preserve"> “Code violation for sure” he muttered as we passed.</w:t>
      </w:r>
    </w:p>
    <w:p w14:paraId="42713B16" w14:textId="67133F5D" w:rsidR="003F68AC" w:rsidRDefault="003F68AC">
      <w:r>
        <w:t xml:space="preserve">Before we left, </w:t>
      </w:r>
      <w:proofErr w:type="spellStart"/>
      <w:r w:rsidR="00FC31D4">
        <w:t>Tunch</w:t>
      </w:r>
      <w:proofErr w:type="spellEnd"/>
      <w:r w:rsidR="00FC31D4">
        <w:t xml:space="preserve"> said “We make good team. Maybe you </w:t>
      </w:r>
      <w:proofErr w:type="gramStart"/>
      <w:r w:rsidR="00FC31D4">
        <w:t>come</w:t>
      </w:r>
      <w:proofErr w:type="gramEnd"/>
      <w:r w:rsidR="00FC31D4">
        <w:t xml:space="preserve"> back and help us </w:t>
      </w:r>
      <w:r w:rsidR="00884865">
        <w:t>with little problem of long sha</w:t>
      </w:r>
      <w:r w:rsidR="00F3443D">
        <w:t xml:space="preserve">nks </w:t>
      </w:r>
      <w:proofErr w:type="gramStart"/>
      <w:r w:rsidR="00F3443D">
        <w:t>in floor</w:t>
      </w:r>
      <w:proofErr w:type="gramEnd"/>
      <w:r w:rsidR="00F3443D">
        <w:t xml:space="preserve"> below. Sandpoint devil worshipers</w:t>
      </w:r>
      <w:r w:rsidR="00135950">
        <w:t xml:space="preserve"> kicked us out; is why we are here. You come back?</w:t>
      </w:r>
      <w:r w:rsidR="007131B9">
        <w:t xml:space="preserve">” </w:t>
      </w:r>
      <w:proofErr w:type="spellStart"/>
      <w:r w:rsidR="007131B9">
        <w:t>Tunch</w:t>
      </w:r>
      <w:proofErr w:type="spellEnd"/>
      <w:r w:rsidR="007131B9">
        <w:t xml:space="preserve"> was at least able to read the room. “Okay-if you come back-then whistle like this…and we no attack. Okay?</w:t>
      </w:r>
    </w:p>
    <w:p w14:paraId="30C0A2B0" w14:textId="65ABE61D" w:rsidR="007422EE" w:rsidRDefault="007422EE">
      <w:r>
        <w:t>“Yeah-we know how to whistle, goblin boy” says Phyllis. “You just pucker up and blow</w:t>
      </w:r>
      <w:r w:rsidR="00163A26">
        <w:t xml:space="preserve">” One eye was on Tom, the other swiveled to regard </w:t>
      </w:r>
      <w:proofErr w:type="spellStart"/>
      <w:r w:rsidR="001D220A">
        <w:t>Tunch</w:t>
      </w:r>
      <w:proofErr w:type="spellEnd"/>
      <w:r w:rsidR="001D220A">
        <w:t>.</w:t>
      </w:r>
    </w:p>
    <w:p w14:paraId="1B1E660F" w14:textId="3BBF2D67" w:rsidR="003951AC" w:rsidRDefault="003951AC">
      <w:pPr>
        <w:pBdr>
          <w:bottom w:val="single" w:sz="6" w:space="1" w:color="auto"/>
        </w:pBdr>
      </w:pPr>
      <w:r>
        <w:t xml:space="preserve">Zunk signaled our agreement and </w:t>
      </w:r>
      <w:r w:rsidR="00DA72B2">
        <w:t xml:space="preserve">made sure he could </w:t>
      </w:r>
      <w:r w:rsidR="001D220A">
        <w:t xml:space="preserve">whistle the right tune.  </w:t>
      </w:r>
      <w:r w:rsidR="003962DA">
        <w:t xml:space="preserve">We stayed till dawn in a little magical hut Hans thoughtfully </w:t>
      </w:r>
      <w:r w:rsidR="00B605CC">
        <w:t>provided and</w:t>
      </w:r>
      <w:r w:rsidR="003246FF">
        <w:t xml:space="preserve"> left the goblins to do as they would. We </w:t>
      </w:r>
      <w:r w:rsidR="00B605CC">
        <w:t>left for Sandpoint at dawn.</w:t>
      </w:r>
    </w:p>
    <w:p w14:paraId="310E89AC" w14:textId="1B3EFFE4" w:rsidR="00417ECE" w:rsidRDefault="00417ECE">
      <w:r>
        <w:t>S2E8: The Rust Awakens</w:t>
      </w:r>
    </w:p>
    <w:p w14:paraId="187C84A7" w14:textId="506AECE2" w:rsidR="005B0457" w:rsidRDefault="00005267">
      <w:r>
        <w:t>Zunk was qui</w:t>
      </w:r>
      <w:r w:rsidR="00AC29FE">
        <w:t xml:space="preserve">eter than normal on the way back, and </w:t>
      </w:r>
      <w:r w:rsidR="00DD6695">
        <w:t xml:space="preserve">Hans finally </w:t>
      </w:r>
      <w:r w:rsidR="00F63D56">
        <w:t xml:space="preserve">got him to talk. </w:t>
      </w:r>
      <w:r w:rsidR="002A47F2">
        <w:t xml:space="preserve">“Well, I guess killing my Gran was kind of </w:t>
      </w:r>
      <w:r w:rsidR="00BF1511">
        <w:t>strange</w:t>
      </w:r>
      <w:r w:rsidR="002A47F2">
        <w:t xml:space="preserve">. Not that I </w:t>
      </w:r>
      <w:r w:rsidR="007A4245">
        <w:t xml:space="preserve">feel bad for what I </w:t>
      </w:r>
      <w:proofErr w:type="gramStart"/>
      <w:r w:rsidR="007A4245">
        <w:t>done</w:t>
      </w:r>
      <w:proofErr w:type="gramEnd"/>
      <w:r w:rsidR="007A4245">
        <w:t xml:space="preserve">-he was a right bastard, but </w:t>
      </w:r>
      <w:r w:rsidR="00955F62">
        <w:t>it’s</w:t>
      </w:r>
      <w:r w:rsidR="00BF28A7">
        <w:t xml:space="preserve"> just weird. I mean, the whole thing with the </w:t>
      </w:r>
      <w:proofErr w:type="spellStart"/>
      <w:r w:rsidR="00CB4961">
        <w:t>Runelord</w:t>
      </w:r>
      <w:proofErr w:type="spellEnd"/>
      <w:r w:rsidR="00CB4961">
        <w:t xml:space="preserve"> </w:t>
      </w:r>
      <w:r w:rsidR="000F1267">
        <w:t xml:space="preserve">or </w:t>
      </w:r>
      <w:proofErr w:type="gramStart"/>
      <w:r w:rsidR="000F1267">
        <w:t xml:space="preserve">whatever </w:t>
      </w:r>
      <w:r w:rsidR="00955F62">
        <w:t xml:space="preserve"> she</w:t>
      </w:r>
      <w:proofErr w:type="gramEnd"/>
      <w:r w:rsidR="00955F62">
        <w:t xml:space="preserve"> </w:t>
      </w:r>
      <w:proofErr w:type="gramStart"/>
      <w:r w:rsidR="000F1267">
        <w:t>was, and</w:t>
      </w:r>
      <w:proofErr w:type="gramEnd"/>
      <w:r w:rsidR="000F1267">
        <w:t xml:space="preserve"> being caught up in </w:t>
      </w:r>
      <w:r w:rsidR="00736960">
        <w:t xml:space="preserve">what feels </w:t>
      </w:r>
      <w:proofErr w:type="gramStart"/>
      <w:r w:rsidR="00736960">
        <w:t>really big</w:t>
      </w:r>
      <w:proofErr w:type="gramEnd"/>
      <w:r w:rsidR="00736960">
        <w:t xml:space="preserve"> and </w:t>
      </w:r>
      <w:r w:rsidR="00527198">
        <w:t>beyond me</w:t>
      </w:r>
      <w:r w:rsidR="00736960">
        <w:t xml:space="preserve">. I’m wondering about it all and well, </w:t>
      </w:r>
      <w:r w:rsidR="008B7D9A">
        <w:t>wh</w:t>
      </w:r>
      <w:r w:rsidR="0088212F">
        <w:t>at’s really going on here</w:t>
      </w:r>
      <w:r w:rsidR="008B7D9A">
        <w:t xml:space="preserve">?” </w:t>
      </w:r>
    </w:p>
    <w:p w14:paraId="2422A8E4" w14:textId="1250053C" w:rsidR="008B7D9A" w:rsidRDefault="008B7D9A">
      <w:r>
        <w:t xml:space="preserve">“Ah Hans” said </w:t>
      </w:r>
      <w:proofErr w:type="gramStart"/>
      <w:r>
        <w:t>“ Who</w:t>
      </w:r>
      <w:proofErr w:type="gramEnd"/>
      <w:r>
        <w:t xml:space="preserve"> can figure out </w:t>
      </w:r>
      <w:r w:rsidR="0088212F">
        <w:t xml:space="preserve">anything of the gods, or </w:t>
      </w:r>
      <w:r w:rsidR="00721E31">
        <w:t>whatever plans they might or might not have</w:t>
      </w:r>
      <w:r w:rsidR="00527198">
        <w:t xml:space="preserve">? </w:t>
      </w:r>
      <w:r w:rsidR="00AA52BA">
        <w:t xml:space="preserve"> </w:t>
      </w:r>
      <w:r w:rsidR="00B5183B">
        <w:t xml:space="preserve">Suppose you didn’t know if he was your grandfather, it would have </w:t>
      </w:r>
      <w:r w:rsidR="00B5183B">
        <w:lastRenderedPageBreak/>
        <w:t xml:space="preserve">probably happened the same </w:t>
      </w:r>
      <w:r w:rsidR="00F31DD5">
        <w:t xml:space="preserve">way. Jah? And then you wouldn’t </w:t>
      </w:r>
      <w:r w:rsidR="005E1F92">
        <w:t>even be thinking about any of this. You ju</w:t>
      </w:r>
      <w:r w:rsidR="00A37141">
        <w:t>st need a good breakfast</w:t>
      </w:r>
      <w:r w:rsidR="0030563E">
        <w:t>-how about we hit Sandpoint Savories</w:t>
      </w:r>
      <w:r w:rsidR="00A37141">
        <w:t>”</w:t>
      </w:r>
    </w:p>
    <w:p w14:paraId="34D02FC8" w14:textId="5313D1C9" w:rsidR="006374C7" w:rsidRDefault="0030563E">
      <w:r>
        <w:t>“</w:t>
      </w:r>
      <w:r w:rsidR="00A37141">
        <w:t xml:space="preserve">Maybe. I mean yes for </w:t>
      </w:r>
      <w:r>
        <w:t xml:space="preserve">food, maybe on the other. </w:t>
      </w:r>
      <w:r w:rsidR="006374C7">
        <w:t>I just got to get my head around this, you know?” Yes, I was pretty sure I did as I was thinking some of the same thoughts.</w:t>
      </w:r>
    </w:p>
    <w:p w14:paraId="25731ABA" w14:textId="0F3A518E" w:rsidR="006374C7" w:rsidRDefault="006374C7">
      <w:r>
        <w:t xml:space="preserve">Alana </w:t>
      </w:r>
      <w:r w:rsidR="00464FA0">
        <w:t xml:space="preserve">was behind the counter as </w:t>
      </w:r>
      <w:r w:rsidR="009B0154">
        <w:t>usual and</w:t>
      </w:r>
      <w:r w:rsidR="00464FA0">
        <w:t xml:space="preserve"> </w:t>
      </w:r>
      <w:r w:rsidR="009247E9">
        <w:t xml:space="preserve">greeted us warmly as “my favorite customers”; </w:t>
      </w:r>
      <w:r w:rsidR="009E6486">
        <w:t>seems she had moved past my blunder about her daughter. She</w:t>
      </w:r>
      <w:r w:rsidR="009B0154">
        <w:t xml:space="preserve"> also</w:t>
      </w:r>
      <w:r w:rsidR="009E6486">
        <w:t xml:space="preserve"> </w:t>
      </w:r>
      <w:r w:rsidR="009B0154">
        <w:t>was</w:t>
      </w:r>
      <w:r w:rsidR="009E6486">
        <w:t xml:space="preserve"> quite </w:t>
      </w:r>
      <w:proofErr w:type="gramStart"/>
      <w:r w:rsidR="009E6486">
        <w:t>conc</w:t>
      </w:r>
      <w:r w:rsidR="00C37A7E">
        <w:t>erned</w:t>
      </w:r>
      <w:proofErr w:type="gramEnd"/>
      <w:r w:rsidR="00C37A7E">
        <w:t xml:space="preserve"> something bad would happen to us (well, it did, but we didn’t offer details) and </w:t>
      </w:r>
      <w:r w:rsidR="002A4C70">
        <w:t xml:space="preserve">surprisingly, </w:t>
      </w:r>
      <w:r w:rsidR="00C37A7E">
        <w:t xml:space="preserve">brought up </w:t>
      </w:r>
      <w:r w:rsidR="002A4C70">
        <w:t>her daughter</w:t>
      </w:r>
      <w:r w:rsidR="007B5296">
        <w:t>. She was plainly worried, having not seen her for some time after she returned from the pit, and didn’t think too</w:t>
      </w:r>
      <w:r w:rsidR="000560CB">
        <w:t xml:space="preserve"> kindly about the company she kept</w:t>
      </w:r>
      <w:r w:rsidR="00BE2A3F">
        <w:t xml:space="preserve">. She didn’t trust “those adventurers from </w:t>
      </w:r>
      <w:proofErr w:type="spellStart"/>
      <w:r w:rsidR="00BE2A3F">
        <w:t>Magnamar</w:t>
      </w:r>
      <w:proofErr w:type="spellEnd"/>
      <w:r w:rsidR="00BE2A3F">
        <w:t xml:space="preserve">”, </w:t>
      </w:r>
      <w:r w:rsidR="003B0445">
        <w:t xml:space="preserve">We asked what we could do, and </w:t>
      </w:r>
      <w:r w:rsidR="00876D6B">
        <w:t xml:space="preserve">she just wanted us to keep an eye out. </w:t>
      </w:r>
      <w:r w:rsidR="00754AF3">
        <w:t xml:space="preserve">Of course, we </w:t>
      </w:r>
      <w:r w:rsidR="009530E5">
        <w:t xml:space="preserve">said, although there didn’t seem to be </w:t>
      </w:r>
      <w:r w:rsidR="003D05A0">
        <w:t>any place</w:t>
      </w:r>
      <w:r w:rsidR="00CF023D">
        <w:t xml:space="preserve"> around </w:t>
      </w:r>
      <w:proofErr w:type="gramStart"/>
      <w:r w:rsidR="00CF023D">
        <w:t>here</w:t>
      </w:r>
      <w:proofErr w:type="gramEnd"/>
      <w:r w:rsidR="00CF023D">
        <w:t xml:space="preserve"> she might be and wasn’t clear what w</w:t>
      </w:r>
      <w:r w:rsidR="001B7263">
        <w:t xml:space="preserve">e could do without at least going to </w:t>
      </w:r>
      <w:proofErr w:type="spellStart"/>
      <w:r w:rsidR="001B7263">
        <w:t>Magnamar</w:t>
      </w:r>
      <w:proofErr w:type="spellEnd"/>
      <w:r w:rsidR="001B7263">
        <w:t xml:space="preserve"> </w:t>
      </w:r>
      <w:r w:rsidR="008C7158">
        <w:t xml:space="preserve">ourselves. Still, offering to help at least made her feel better, which was a start.  We got a bunch of goodies for Hemlock and his crew, </w:t>
      </w:r>
      <w:r w:rsidR="00D75A41">
        <w:t>went to the Sherrif’s office.</w:t>
      </w:r>
    </w:p>
    <w:p w14:paraId="50F33AA9" w14:textId="2CE39DBF" w:rsidR="00D75A41" w:rsidRDefault="009E13DC">
      <w:r>
        <w:t xml:space="preserve">The guardsmen knew enough at this point (Hemlock thought we </w:t>
      </w:r>
      <w:r w:rsidR="003373E0">
        <w:t xml:space="preserve">were useful, we had treats) to </w:t>
      </w:r>
      <w:proofErr w:type="gramStart"/>
      <w:r w:rsidR="003373E0">
        <w:t>let</w:t>
      </w:r>
      <w:proofErr w:type="gramEnd"/>
      <w:r w:rsidR="003373E0">
        <w:t xml:space="preserve"> us through, and we </w:t>
      </w:r>
      <w:r w:rsidR="001D6EE9">
        <w:t>asked Hemlock whether the rangers had reported back.</w:t>
      </w:r>
    </w:p>
    <w:p w14:paraId="0B7CD69C" w14:textId="3E258CC9" w:rsidR="001D6EE9" w:rsidRDefault="001D6EE9">
      <w:r>
        <w:t xml:space="preserve">“Yep, came in around dawn, with not much to show other than some farmers </w:t>
      </w:r>
      <w:r w:rsidR="00FC2634">
        <w:t>whining about weird stuff. Country folk, you know?</w:t>
      </w:r>
      <w:r w:rsidR="00B16206">
        <w:t xml:space="preserve"> Every</w:t>
      </w:r>
      <w:r w:rsidR="0021584D">
        <w:t xml:space="preserve">thing’s </w:t>
      </w:r>
      <w:r w:rsidR="00522334">
        <w:t xml:space="preserve">always pointing to this devil or that beast and none of it </w:t>
      </w:r>
      <w:proofErr w:type="gramStart"/>
      <w:r w:rsidR="00522334">
        <w:t>rea</w:t>
      </w:r>
      <w:r w:rsidR="00EB6AE7">
        <w:t>l</w:t>
      </w:r>
      <w:proofErr w:type="gramEnd"/>
      <w:r w:rsidR="00EB6AE7">
        <w:t xml:space="preserve">. Some bumpkin found a funny spot on their roof, and </w:t>
      </w:r>
      <w:r w:rsidR="00D50336">
        <w:t xml:space="preserve">they got the idea it was made by a burning hoof and </w:t>
      </w:r>
      <w:r w:rsidR="00EB6AE7">
        <w:t xml:space="preserve">how the Sandpoint Devil’s back looking to set fire to everything. </w:t>
      </w:r>
      <w:proofErr w:type="gramStart"/>
      <w:r w:rsidR="00711380">
        <w:t>“ He</w:t>
      </w:r>
      <w:proofErr w:type="gramEnd"/>
      <w:r w:rsidR="00711380">
        <w:t xml:space="preserve"> rolled his eyes</w:t>
      </w:r>
      <w:r w:rsidR="00C63C26">
        <w:t xml:space="preserve"> and grumbled</w:t>
      </w:r>
      <w:r w:rsidR="00711380">
        <w:t xml:space="preserve">. “Not like I </w:t>
      </w:r>
      <w:proofErr w:type="spellStart"/>
      <w:r w:rsidR="00711380">
        <w:t>ain’t</w:t>
      </w:r>
      <w:proofErr w:type="spellEnd"/>
      <w:r w:rsidR="00711380">
        <w:t xml:space="preserve"> got enough to do</w:t>
      </w:r>
      <w:r w:rsidR="00C63C26">
        <w:t>, especially with your lot stirring up trouble</w:t>
      </w:r>
      <w:r w:rsidR="00F32F29">
        <w:t xml:space="preserve"> and this whole </w:t>
      </w:r>
      <w:proofErr w:type="spellStart"/>
      <w:r w:rsidR="00F32F29">
        <w:t>Ripnugget</w:t>
      </w:r>
      <w:proofErr w:type="spellEnd"/>
      <w:r w:rsidR="00F32F29">
        <w:t xml:space="preserve"> thing”</w:t>
      </w:r>
    </w:p>
    <w:p w14:paraId="4FD5EB99" w14:textId="3F7874D8" w:rsidR="00F32F29" w:rsidRDefault="00F32F29">
      <w:r>
        <w:t xml:space="preserve">“Aye well” says </w:t>
      </w:r>
      <w:proofErr w:type="gramStart"/>
      <w:r>
        <w:t>Zunk</w:t>
      </w:r>
      <w:proofErr w:type="gramEnd"/>
      <w:r>
        <w:t xml:space="preserve"> </w:t>
      </w:r>
      <w:proofErr w:type="gramStart"/>
      <w:r>
        <w:t>“ You</w:t>
      </w:r>
      <w:proofErr w:type="gramEnd"/>
      <w:r>
        <w:t xml:space="preserve"> </w:t>
      </w:r>
      <w:r w:rsidR="0015574D">
        <w:t>don’t need to worry about that anymore.”</w:t>
      </w:r>
    </w:p>
    <w:p w14:paraId="7EA004CB" w14:textId="450D6BEE" w:rsidR="0015574D" w:rsidRDefault="00DD14ED">
      <w:r>
        <w:t xml:space="preserve">“What?” Hemlock managed to get out around a mouthful of pastry </w:t>
      </w:r>
      <w:r w:rsidR="0023688C">
        <w:t>“Tell me”</w:t>
      </w:r>
    </w:p>
    <w:p w14:paraId="21712E53" w14:textId="7203E9E5" w:rsidR="0023688C" w:rsidRDefault="00844001">
      <w:r>
        <w:t xml:space="preserve">We did, or rather Zunk and Hans did, while I nibbled on a mushroom </w:t>
      </w:r>
      <w:r w:rsidR="00D87A1E">
        <w:t>hand pie and Tom looked around.  “Well, excellent!” says the sheriff “now I can at least cross this off my list</w:t>
      </w:r>
      <w:r w:rsidR="00A13E08">
        <w:t xml:space="preserve">. </w:t>
      </w:r>
      <w:proofErr w:type="spellStart"/>
      <w:r w:rsidR="00A13E08">
        <w:t>Ripnugget</w:t>
      </w:r>
      <w:proofErr w:type="spellEnd"/>
      <w:r w:rsidR="00A13E08">
        <w:t xml:space="preserve"> dead. Check</w:t>
      </w:r>
      <w:r w:rsidR="007B6A72">
        <w:t>. Don’t suppose you want to go to a meeting of the zoning board, do you.</w:t>
      </w:r>
      <w:r w:rsidR="00E2239A">
        <w:t>?” Even Hans didn’t think that seemed attractive.</w:t>
      </w:r>
    </w:p>
    <w:p w14:paraId="4043F432" w14:textId="789FC97C" w:rsidR="00E2239A" w:rsidRDefault="00E2239A">
      <w:r>
        <w:t xml:space="preserve">“Excuse me Sherrif” </w:t>
      </w:r>
      <w:r w:rsidR="00914455">
        <w:t xml:space="preserve">says Tom “but I couldn’t help </w:t>
      </w:r>
      <w:proofErr w:type="gramStart"/>
      <w:r w:rsidR="00914455">
        <w:t>notice</w:t>
      </w:r>
      <w:proofErr w:type="gramEnd"/>
      <w:r w:rsidR="00914455">
        <w:t xml:space="preserve"> your men are quite </w:t>
      </w:r>
      <w:r w:rsidR="00397881">
        <w:t>busy with their preparations-is there anything going on</w:t>
      </w:r>
      <w:r w:rsidR="00E1257B">
        <w:t xml:space="preserve">? </w:t>
      </w:r>
      <w:r w:rsidR="003C628C">
        <w:t>Are they getting ready</w:t>
      </w:r>
      <w:r w:rsidR="00B03A6F">
        <w:t xml:space="preserve"> for something.”</w:t>
      </w:r>
    </w:p>
    <w:p w14:paraId="29293BE2" w14:textId="00C2FDE8" w:rsidR="00B03A6F" w:rsidRDefault="00B03A6F">
      <w:r>
        <w:t>“</w:t>
      </w:r>
      <w:proofErr w:type="spellStart"/>
      <w:r>
        <w:t>Nahh</w:t>
      </w:r>
      <w:proofErr w:type="spellEnd"/>
      <w:r>
        <w:t xml:space="preserve">” offered Hemlock “If anything </w:t>
      </w:r>
      <w:r w:rsidR="00033BBF">
        <w:t xml:space="preserve">it’s </w:t>
      </w:r>
      <w:r>
        <w:t xml:space="preserve">the opposite. I mean, </w:t>
      </w:r>
      <w:r w:rsidR="003F5A1D">
        <w:t xml:space="preserve">even with this </w:t>
      </w:r>
      <w:proofErr w:type="spellStart"/>
      <w:r w:rsidR="003F5A1D">
        <w:t>Ripnugget</w:t>
      </w:r>
      <w:proofErr w:type="spellEnd"/>
      <w:r w:rsidR="003F5A1D">
        <w:t xml:space="preserve"> thing it’s been </w:t>
      </w:r>
      <w:proofErr w:type="gramStart"/>
      <w:r w:rsidR="003F5A1D">
        <w:t>pretty quiet</w:t>
      </w:r>
      <w:proofErr w:type="gramEnd"/>
      <w:r w:rsidR="003F5A1D">
        <w:t xml:space="preserve"> and I think the boys got lax. T</w:t>
      </w:r>
      <w:r w:rsidR="00806A9E">
        <w:t xml:space="preserve">he spit and polish </w:t>
      </w:r>
      <w:proofErr w:type="gramStart"/>
      <w:r w:rsidR="00806A9E">
        <w:t>is</w:t>
      </w:r>
      <w:proofErr w:type="gramEnd"/>
      <w:r w:rsidR="00806A9E">
        <w:t xml:space="preserve"> missing and it seems they </w:t>
      </w:r>
      <w:proofErr w:type="gramStart"/>
      <w:r w:rsidR="00806A9E">
        <w:t>have to</w:t>
      </w:r>
      <w:proofErr w:type="gramEnd"/>
      <w:r w:rsidR="00806A9E">
        <w:t xml:space="preserve"> be reminded of their duties. </w:t>
      </w:r>
      <w:proofErr w:type="gramStart"/>
      <w:r w:rsidR="00806A9E">
        <w:t>So</w:t>
      </w:r>
      <w:proofErr w:type="gramEnd"/>
      <w:r w:rsidR="00806A9E">
        <w:t xml:space="preserve"> I got ‘</w:t>
      </w:r>
      <w:proofErr w:type="spellStart"/>
      <w:r w:rsidR="00806A9E">
        <w:t>em</w:t>
      </w:r>
      <w:proofErr w:type="spellEnd"/>
      <w:r w:rsidR="00806A9E">
        <w:t xml:space="preserve"> spitting and polishing is all</w:t>
      </w:r>
      <w:r w:rsidR="00E96329">
        <w:t xml:space="preserve">. Anyway. I have lunch, </w:t>
      </w:r>
      <w:proofErr w:type="spellStart"/>
      <w:proofErr w:type="gramStart"/>
      <w:r w:rsidR="00E96329">
        <w:t>uhm..</w:t>
      </w:r>
      <w:proofErr w:type="gramEnd"/>
      <w:r w:rsidR="00E96329">
        <w:t>lunch</w:t>
      </w:r>
      <w:proofErr w:type="spellEnd"/>
      <w:r w:rsidR="00E96329">
        <w:t xml:space="preserve"> meeting. With the Mayor. Soon. </w:t>
      </w:r>
      <w:proofErr w:type="gramStart"/>
      <w:r w:rsidR="00E96329">
        <w:t>So</w:t>
      </w:r>
      <w:proofErr w:type="gramEnd"/>
      <w:r w:rsidR="00E96329">
        <w:t xml:space="preserve"> unless there’s </w:t>
      </w:r>
      <w:r w:rsidR="00E96329">
        <w:lastRenderedPageBreak/>
        <w:t xml:space="preserve">anything else </w:t>
      </w:r>
      <w:r w:rsidR="00871D9E">
        <w:t xml:space="preserve">you can tell me that will shorten my list some more I </w:t>
      </w:r>
      <w:proofErr w:type="spellStart"/>
      <w:r w:rsidR="00871D9E">
        <w:t>gotta</w:t>
      </w:r>
      <w:proofErr w:type="spellEnd"/>
      <w:r w:rsidR="00871D9E">
        <w:t xml:space="preserve"> run. Nice </w:t>
      </w:r>
      <w:proofErr w:type="gramStart"/>
      <w:r w:rsidR="00871D9E">
        <w:t>seeing  you</w:t>
      </w:r>
      <w:proofErr w:type="gramEnd"/>
      <w:r w:rsidR="00871D9E">
        <w:t>.”</w:t>
      </w:r>
    </w:p>
    <w:p w14:paraId="33C01CF1" w14:textId="59CF99E5" w:rsidR="005B0457" w:rsidRDefault="00F2597C">
      <w:r>
        <w:t xml:space="preserve">We took the hint and </w:t>
      </w:r>
      <w:proofErr w:type="gramStart"/>
      <w:r>
        <w:t>made for</w:t>
      </w:r>
      <w:proofErr w:type="gramEnd"/>
      <w:r>
        <w:t xml:space="preserve"> the door. Tom popped </w:t>
      </w:r>
      <w:r w:rsidR="0048090F">
        <w:t>in the guardroom where the men had laid out their weapons and armor and were tending to them vigorously</w:t>
      </w:r>
      <w:r w:rsidR="000940A6">
        <w:t>. “Looking good men” offered Tom</w:t>
      </w:r>
      <w:r w:rsidR="00DC1F82">
        <w:t xml:space="preserve"> “Hemlock got you </w:t>
      </w:r>
      <w:r w:rsidR="00B6353B">
        <w:t>on your paces, huh</w:t>
      </w:r>
      <w:r w:rsidR="00E602C3">
        <w:t>? Well, he’s right; take care that gear and it</w:t>
      </w:r>
      <w:r w:rsidR="00D02563">
        <w:t>’ll take care of you.</w:t>
      </w:r>
      <w:r w:rsidR="00DF6EDA">
        <w:t>”</w:t>
      </w:r>
    </w:p>
    <w:p w14:paraId="6B081EC2" w14:textId="3BA2D119" w:rsidR="00DF6EDA" w:rsidRDefault="00DF6EDA">
      <w:r>
        <w:t xml:space="preserve">One of the men looked up. </w:t>
      </w:r>
      <w:r w:rsidR="00411BCF">
        <w:t xml:space="preserve">“Well, the Sherriff </w:t>
      </w:r>
      <w:proofErr w:type="spellStart"/>
      <w:r w:rsidR="00411BCF">
        <w:t>ain’t</w:t>
      </w:r>
      <w:proofErr w:type="spellEnd"/>
      <w:r w:rsidR="00411BCF">
        <w:t xml:space="preserve"> wrong, sir, but the thing is, </w:t>
      </w:r>
      <w:r w:rsidR="000B3B6E">
        <w:t>I</w:t>
      </w:r>
      <w:r w:rsidR="00F66B47">
        <w:t xml:space="preserve"> do</w:t>
      </w:r>
      <w:r w:rsidR="000B3B6E">
        <w:t xml:space="preserve"> take care of my kit. We all do.  And we </w:t>
      </w:r>
      <w:proofErr w:type="spellStart"/>
      <w:r w:rsidR="000B3B6E">
        <w:t>ain’t</w:t>
      </w:r>
      <w:proofErr w:type="spellEnd"/>
      <w:r w:rsidR="000B3B6E">
        <w:t xml:space="preserve"> been doing anything but walking the walls and the docks and whatever</w:t>
      </w:r>
      <w:r w:rsidR="000341DA">
        <w:t>. I gave everything the once over a couple days ago and</w:t>
      </w:r>
      <w:r w:rsidR="00A74C13">
        <w:t xml:space="preserve"> </w:t>
      </w:r>
      <w:proofErr w:type="gramStart"/>
      <w:r w:rsidR="00A74C13">
        <w:t xml:space="preserve">it </w:t>
      </w:r>
      <w:r w:rsidR="000341DA">
        <w:t xml:space="preserve"> </w:t>
      </w:r>
      <w:proofErr w:type="spellStart"/>
      <w:r w:rsidR="000341DA">
        <w:t>ain’t</w:t>
      </w:r>
      <w:proofErr w:type="spellEnd"/>
      <w:proofErr w:type="gramEnd"/>
      <w:r w:rsidR="00F564ED">
        <w:t xml:space="preserve"> supposed to be looking this bad after so short a time. </w:t>
      </w:r>
      <w:proofErr w:type="gramStart"/>
      <w:r w:rsidR="00F564ED">
        <w:t>So</w:t>
      </w:r>
      <w:proofErr w:type="gramEnd"/>
      <w:r w:rsidR="00F564ED">
        <w:t xml:space="preserve"> we didn’t even notice.  I </w:t>
      </w:r>
      <w:proofErr w:type="spellStart"/>
      <w:r w:rsidR="00F564ED">
        <w:t>dunno</w:t>
      </w:r>
      <w:proofErr w:type="spellEnd"/>
      <w:r w:rsidR="00F564ED">
        <w:t xml:space="preserve">, maybe some bad gear oil, or </w:t>
      </w:r>
      <w:r w:rsidR="00A74C13">
        <w:t xml:space="preserve">the air </w:t>
      </w:r>
      <w:proofErr w:type="gramStart"/>
      <w:r w:rsidR="00A74C13">
        <w:t>more salty</w:t>
      </w:r>
      <w:proofErr w:type="gramEnd"/>
      <w:r w:rsidR="00A74C13">
        <w:t xml:space="preserve"> or shit. Whatever it was we all got a tongue lashing for sure.</w:t>
      </w:r>
      <w:r w:rsidR="00F07D77">
        <w:t>”</w:t>
      </w:r>
    </w:p>
    <w:p w14:paraId="29B841EE" w14:textId="02434DF1" w:rsidR="00A74C13" w:rsidRDefault="00A74C13">
      <w:r>
        <w:t>“Uh</w:t>
      </w:r>
      <w:r w:rsidR="003D30B3">
        <w:t>, you missed a spot there” I observed, trying to be helpful.</w:t>
      </w:r>
    </w:p>
    <w:p w14:paraId="420B7485" w14:textId="709FECA5" w:rsidR="00D458C0" w:rsidRDefault="00D458C0">
      <w:r>
        <w:t xml:space="preserve">We looked at each other as we walked out, and I </w:t>
      </w:r>
      <w:r w:rsidR="0057461D">
        <w:t>was pretty sure we all were thinking the same thing. Rust-not good.</w:t>
      </w:r>
      <w:r w:rsidR="002C35DE">
        <w:t xml:space="preserve"> </w:t>
      </w:r>
      <w:r w:rsidR="00DD6351">
        <w:t xml:space="preserve">Maybe </w:t>
      </w:r>
      <w:proofErr w:type="spellStart"/>
      <w:r w:rsidR="00DD6351">
        <w:t>Brodert</w:t>
      </w:r>
      <w:proofErr w:type="spellEnd"/>
      <w:r w:rsidR="00DD6351">
        <w:t xml:space="preserve"> had some idea what was going </w:t>
      </w:r>
      <w:proofErr w:type="gramStart"/>
      <w:r w:rsidR="00DD6351">
        <w:t>on</w:t>
      </w:r>
      <w:proofErr w:type="gramEnd"/>
      <w:r w:rsidR="00381284">
        <w:t xml:space="preserve"> and we needed to give him the scrolls and books we found in the pit anyway.</w:t>
      </w:r>
    </w:p>
    <w:p w14:paraId="2215B34D" w14:textId="284CB240" w:rsidR="00381284" w:rsidRDefault="00340219">
      <w:proofErr w:type="spellStart"/>
      <w:r>
        <w:t>Brodert</w:t>
      </w:r>
      <w:proofErr w:type="spellEnd"/>
      <w:r>
        <w:t xml:space="preserve"> didn’t answer the door, which struck me as unusual, and </w:t>
      </w:r>
      <w:r w:rsidR="00607D12">
        <w:t>his windows had all been papered up, which seemed even stranger</w:t>
      </w:r>
      <w:r w:rsidR="00DB4CAD">
        <w:t>. Why would he do this?</w:t>
      </w:r>
      <w:r w:rsidR="001F34EB">
        <w:t xml:space="preserve"> Zunk thought he smelled something</w:t>
      </w:r>
      <w:r w:rsidR="004374C0">
        <w:t xml:space="preserve"> like </w:t>
      </w:r>
      <w:r w:rsidR="00632FB5">
        <w:t xml:space="preserve">pickles? </w:t>
      </w:r>
      <w:proofErr w:type="gramStart"/>
      <w:r w:rsidR="00806011">
        <w:t>F</w:t>
      </w:r>
      <w:r w:rsidR="00632FB5">
        <w:t>ortunately</w:t>
      </w:r>
      <w:proofErr w:type="gramEnd"/>
      <w:r w:rsidR="00632FB5">
        <w:t xml:space="preserve"> we had </w:t>
      </w:r>
      <w:r w:rsidR="00EE354F">
        <w:t>an expert</w:t>
      </w:r>
      <w:r w:rsidR="00632FB5">
        <w:t xml:space="preserve"> in our midst. </w:t>
      </w:r>
      <w:r w:rsidR="0013298D">
        <w:t>“That’s the acid smell from the vinegar</w:t>
      </w:r>
      <w:r w:rsidR="00021D77">
        <w:t xml:space="preserve">” </w:t>
      </w:r>
      <w:proofErr w:type="spellStart"/>
      <w:r w:rsidR="001F34EB">
        <w:t>Phryllis</w:t>
      </w:r>
      <w:proofErr w:type="spellEnd"/>
      <w:r w:rsidR="001F34EB">
        <w:t xml:space="preserve"> </w:t>
      </w:r>
      <w:r w:rsidR="004374C0">
        <w:t>said “</w:t>
      </w:r>
      <w:r w:rsidR="004A3E13">
        <w:t>it’s</w:t>
      </w:r>
      <w:r w:rsidR="00021D77">
        <w:t xml:space="preserve"> where the tang comes from, but the real secret is the spices. I bet you know all about spicey pickles</w:t>
      </w:r>
      <w:r w:rsidR="00806F76">
        <w:t xml:space="preserve">”. One eye on Zunk, the other on Tom. </w:t>
      </w:r>
    </w:p>
    <w:p w14:paraId="257D005D" w14:textId="7BB223A6" w:rsidR="00806F76" w:rsidRDefault="00806F76">
      <w:r>
        <w:t xml:space="preserve">“Well, ahem” </w:t>
      </w:r>
      <w:r w:rsidR="003607A9">
        <w:t xml:space="preserve">cut in Hans, trying to redirect “maybe </w:t>
      </w:r>
      <w:proofErr w:type="spellStart"/>
      <w:r w:rsidR="003607A9">
        <w:t>Brodert</w:t>
      </w:r>
      <w:proofErr w:type="spellEnd"/>
      <w:r w:rsidR="003607A9">
        <w:t xml:space="preserve"> is </w:t>
      </w:r>
      <w:r w:rsidR="00B5086F">
        <w:t>at th</w:t>
      </w:r>
      <w:r w:rsidR="00EE354F">
        <w:t>e</w:t>
      </w:r>
      <w:r w:rsidR="00B5086F">
        <w:t xml:space="preserve"> Goblin, or the Rune Keepers, perhaps we should try there.</w:t>
      </w:r>
      <w:r w:rsidR="00EE354F">
        <w:t>”</w:t>
      </w:r>
    </w:p>
    <w:p w14:paraId="3E269CA0" w14:textId="34F77D31" w:rsidR="00B5086F" w:rsidRDefault="00B5086F">
      <w:r>
        <w:t>I shook m</w:t>
      </w:r>
      <w:r w:rsidR="002E7732">
        <w:t xml:space="preserve">y head “This is weird </w:t>
      </w:r>
      <w:proofErr w:type="gramStart"/>
      <w:r w:rsidR="002E7732">
        <w:t>Hans,</w:t>
      </w:r>
      <w:proofErr w:type="gramEnd"/>
      <w:r w:rsidR="002E7732">
        <w:t xml:space="preserve"> I don’t like it and am worried </w:t>
      </w:r>
      <w:proofErr w:type="spellStart"/>
      <w:r w:rsidR="002E7732">
        <w:t>Brodert</w:t>
      </w:r>
      <w:proofErr w:type="spellEnd"/>
      <w:r w:rsidR="002E7732">
        <w:t xml:space="preserve"> is in trouble. Zunk, pick the lock. </w:t>
      </w:r>
      <w:r w:rsidR="009638A5">
        <w:t>If it</w:t>
      </w:r>
      <w:r w:rsidR="005525BE">
        <w:t xml:space="preserve">’s nothing, we’ll apologize. </w:t>
      </w:r>
      <w:proofErr w:type="spellStart"/>
      <w:r w:rsidR="005525BE">
        <w:t>Brodert</w:t>
      </w:r>
      <w:proofErr w:type="spellEnd"/>
      <w:r w:rsidR="005525BE">
        <w:t xml:space="preserve"> will understand”</w:t>
      </w:r>
    </w:p>
    <w:p w14:paraId="001965BD" w14:textId="154CC308" w:rsidR="005525BE" w:rsidRDefault="00A16293">
      <w:r>
        <w:t xml:space="preserve">Zunk nodded and moved to the door getting out his tool.  “Aye, have a look at this” he </w:t>
      </w:r>
      <w:r w:rsidR="007E217D">
        <w:t>murmured. We all peered at the lock, which was as rusty as a piece of naked iron</w:t>
      </w:r>
      <w:r w:rsidR="00156B6E">
        <w:t xml:space="preserve"> after months on the sea.  </w:t>
      </w:r>
      <w:proofErr w:type="gramStart"/>
      <w:r w:rsidR="00F30417">
        <w:t>Definitely not</w:t>
      </w:r>
      <w:proofErr w:type="gramEnd"/>
      <w:r w:rsidR="00F30417">
        <w:t xml:space="preserve"> good. </w:t>
      </w:r>
    </w:p>
    <w:p w14:paraId="3EF4D915" w14:textId="5776E775" w:rsidR="008F5391" w:rsidRDefault="008F5391">
      <w:r>
        <w:t>Zunk picked the lock, but basically it was so rusty he broke it, and Tom opened the door. He had to set his shoulder to it</w:t>
      </w:r>
      <w:r w:rsidR="00B11E2D">
        <w:t xml:space="preserve"> and when it opened, the scent of vinegar was so </w:t>
      </w:r>
      <w:r w:rsidR="00B946A3">
        <w:t xml:space="preserve">strong it made our eyes water. We heard chunks and hisses and </w:t>
      </w:r>
      <w:proofErr w:type="spellStart"/>
      <w:r w:rsidR="00B946A3">
        <w:t>thunks</w:t>
      </w:r>
      <w:proofErr w:type="spellEnd"/>
      <w:r w:rsidR="00B946A3">
        <w:t xml:space="preserve"> down the hall</w:t>
      </w:r>
      <w:r w:rsidR="008956CA">
        <w:t>. The reeking cloud was diluted enough by the fresh air that we could enter withou</w:t>
      </w:r>
      <w:r w:rsidR="008D3F2E">
        <w:t xml:space="preserve">t choking </w:t>
      </w:r>
      <w:r w:rsidR="006D75E5">
        <w:t xml:space="preserve">and I </w:t>
      </w:r>
      <w:r w:rsidR="000900DD">
        <w:t>strode</w:t>
      </w:r>
      <w:r w:rsidR="006D75E5">
        <w:t xml:space="preserve"> down the hall towards the sou</w:t>
      </w:r>
      <w:r w:rsidR="000900DD">
        <w:t xml:space="preserve">nd to see </w:t>
      </w:r>
      <w:proofErr w:type="spellStart"/>
      <w:r w:rsidR="000900DD">
        <w:t>Brodert</w:t>
      </w:r>
      <w:proofErr w:type="spellEnd"/>
      <w:r w:rsidR="000900DD">
        <w:t xml:space="preserve"> in heavy work clothes</w:t>
      </w:r>
      <w:r w:rsidR="006268CB">
        <w:t xml:space="preserve"> and wearing strange head gear that covered his </w:t>
      </w:r>
      <w:r w:rsidR="00E519DA">
        <w:t xml:space="preserve">nose and mouth. He was hunched over a great beast of metal and </w:t>
      </w:r>
      <w:r w:rsidR="00E519DA">
        <w:lastRenderedPageBreak/>
        <w:t xml:space="preserve">glass and tubes </w:t>
      </w:r>
      <w:r w:rsidR="00F133A7">
        <w:t xml:space="preserve">and dials, furiously adjusting. </w:t>
      </w:r>
      <w:r w:rsidR="00CF0FA8">
        <w:t xml:space="preserve">Pipes lead down the hall into the room holding the horn. </w:t>
      </w:r>
      <w:r w:rsidR="00D43F31">
        <w:t>Yikes. “</w:t>
      </w:r>
      <w:proofErr w:type="spellStart"/>
      <w:r w:rsidR="00D43F31">
        <w:t>Brodert</w:t>
      </w:r>
      <w:proofErr w:type="spellEnd"/>
      <w:r w:rsidR="00D43F31">
        <w:t xml:space="preserve">” </w:t>
      </w:r>
      <w:r w:rsidR="00504636">
        <w:t>I yelled “What is going on here</w:t>
      </w:r>
      <w:r w:rsidR="001109A2">
        <w:t>?”</w:t>
      </w:r>
    </w:p>
    <w:p w14:paraId="46C98CCD" w14:textId="1F1B7DBD" w:rsidR="001109A2" w:rsidRDefault="000F462E">
      <w:r>
        <w:t>“You” he</w:t>
      </w:r>
      <w:r w:rsidR="009F2945">
        <w:t xml:space="preserve"> yelled back as he tore off his head gear “Thank the gods you are here. Yes, </w:t>
      </w:r>
      <w:proofErr w:type="spellStart"/>
      <w:r w:rsidR="009F2945">
        <w:t>zunk</w:t>
      </w:r>
      <w:proofErr w:type="spellEnd"/>
      <w:r w:rsidR="009F2945">
        <w:t xml:space="preserve">, </w:t>
      </w:r>
      <w:r w:rsidR="00A62903">
        <w:t xml:space="preserve">close that door and make sure you press the wax seal back in place. </w:t>
      </w:r>
      <w:r w:rsidR="005E496D">
        <w:t>It’s the best I could think of. Don’t worry,</w:t>
      </w:r>
      <w:r w:rsidR="00B13165">
        <w:t xml:space="preserve"> it may sting but it’s not harmful. </w:t>
      </w:r>
      <w:r w:rsidR="005E496D">
        <w:t xml:space="preserve"> </w:t>
      </w:r>
      <w:r w:rsidR="00B13165">
        <w:t>W</w:t>
      </w:r>
      <w:r w:rsidR="005E496D">
        <w:t>e just need to get the pressure feedback right</w:t>
      </w:r>
      <w:r w:rsidR="0026764A">
        <w:t xml:space="preserve"> and tighten the coupling</w:t>
      </w:r>
      <w:r w:rsidR="005E496D">
        <w:t xml:space="preserve">, but </w:t>
      </w:r>
      <w:r w:rsidR="00922D05">
        <w:t xml:space="preserve">the </w:t>
      </w:r>
      <w:r w:rsidR="00EA1FE7">
        <w:t>kinetic</w:t>
      </w:r>
      <w:r w:rsidR="00922D05">
        <w:t xml:space="preserve"> capacitance is </w:t>
      </w:r>
      <w:proofErr w:type="gramStart"/>
      <w:r w:rsidR="00922D05">
        <w:t>off</w:t>
      </w:r>
      <w:proofErr w:type="gramEnd"/>
      <w:r w:rsidR="00922D05">
        <w:t xml:space="preserve"> </w:t>
      </w:r>
      <w:r w:rsidR="0026764A">
        <w:t xml:space="preserve">and the </w:t>
      </w:r>
      <w:r w:rsidR="00C16670">
        <w:t xml:space="preserve">planar </w:t>
      </w:r>
      <w:r w:rsidR="0026764A">
        <w:t xml:space="preserve">resonance </w:t>
      </w:r>
      <w:r w:rsidR="00FC65B0">
        <w:t>tuning is all fucked. Gods be damned</w:t>
      </w:r>
      <w:r w:rsidR="006E3437">
        <w:t>, I didn’t have time or the right equipment</w:t>
      </w:r>
      <w:r w:rsidR="006F4325">
        <w:t xml:space="preserve">-it’s a mess </w:t>
      </w:r>
      <w:r w:rsidR="00977B12">
        <w:t>but it’s all I have” he wailed.</w:t>
      </w:r>
    </w:p>
    <w:p w14:paraId="0BA72D39" w14:textId="796AE9B0" w:rsidR="00977B12" w:rsidRDefault="00977B12">
      <w:r>
        <w:t>“You</w:t>
      </w:r>
      <w:r w:rsidR="007D5D3F">
        <w:t>’</w:t>
      </w:r>
      <w:r>
        <w:t>r</w:t>
      </w:r>
      <w:r w:rsidR="007D5D3F">
        <w:t>e</w:t>
      </w:r>
      <w:r>
        <w:t xml:space="preserve"> absolutely right</w:t>
      </w:r>
      <w:r w:rsidR="005778F4">
        <w:t>-it’s a mess</w:t>
      </w:r>
      <w:r w:rsidR="007D5D3F">
        <w:t xml:space="preserve">” </w:t>
      </w:r>
      <w:proofErr w:type="spellStart"/>
      <w:r w:rsidR="007D5D3F">
        <w:t>Phryllis</w:t>
      </w:r>
      <w:proofErr w:type="spellEnd"/>
      <w:r w:rsidR="007D5D3F">
        <w:t xml:space="preserve"> hissed “</w:t>
      </w:r>
      <w:r w:rsidR="005778F4">
        <w:t>T</w:t>
      </w:r>
      <w:r w:rsidR="007D5D3F">
        <w:t>hese are going to be the worst pickles of all time”</w:t>
      </w:r>
      <w:r w:rsidR="00D23D0E">
        <w:t>.</w:t>
      </w:r>
    </w:p>
    <w:p w14:paraId="37881ACD" w14:textId="1E19FACC" w:rsidR="007F24F0" w:rsidRDefault="00D23D0E">
      <w:r>
        <w:t xml:space="preserve">“Pickles?” shot back </w:t>
      </w:r>
      <w:proofErr w:type="spellStart"/>
      <w:r>
        <w:t>Brodert</w:t>
      </w:r>
      <w:proofErr w:type="spellEnd"/>
      <w:r>
        <w:t>. “Is that what you think</w:t>
      </w:r>
      <w:r w:rsidR="00CF5DB9">
        <w:t xml:space="preserve"> is</w:t>
      </w:r>
      <w:proofErr w:type="gramStart"/>
      <w:r w:rsidR="00CF5DB9">
        <w:t xml:space="preserve"> ..?</w:t>
      </w:r>
      <w:proofErr w:type="gramEnd"/>
      <w:r w:rsidR="00CF5DB9">
        <w:t xml:space="preserve"> No, it’s the Horn </w:t>
      </w:r>
      <w:proofErr w:type="gramStart"/>
      <w:r w:rsidR="00CF5DB9">
        <w:t>you</w:t>
      </w:r>
      <w:proofErr w:type="gramEnd"/>
      <w:r w:rsidR="00CF5DB9">
        <w:t xml:space="preserve"> scaly </w:t>
      </w:r>
      <w:r w:rsidR="00D404C5">
        <w:t>pea brain</w:t>
      </w:r>
      <w:r w:rsidR="00D56232">
        <w:t xml:space="preserve">. Something activated it and I’m trying to dampen its effect before it rusts all the metal in the sodding town. </w:t>
      </w:r>
      <w:r w:rsidR="00BE3751">
        <w:t>The</w:t>
      </w:r>
      <w:r w:rsidR="00831AFC">
        <w:t xml:space="preserve"> distillate </w:t>
      </w:r>
      <w:r w:rsidR="00BB0A3B">
        <w:t xml:space="preserve">here is being pumped </w:t>
      </w:r>
      <w:r w:rsidR="0053216A">
        <w:t xml:space="preserve">into the chamber but </w:t>
      </w:r>
      <w:r w:rsidR="004D1A38">
        <w:t xml:space="preserve">the absorbance </w:t>
      </w:r>
      <w:r w:rsidR="00D94202">
        <w:t>spectrum is wrong and the oxidati</w:t>
      </w:r>
      <w:r w:rsidR="00BB0A3B">
        <w:t xml:space="preserve">ve </w:t>
      </w:r>
      <w:proofErr w:type="spellStart"/>
      <w:r w:rsidR="00BB0A3B">
        <w:t>fluxons</w:t>
      </w:r>
      <w:proofErr w:type="spellEnd"/>
      <w:r w:rsidR="00BB0A3B">
        <w:t xml:space="preserve"> </w:t>
      </w:r>
      <w:r w:rsidR="005F69F2">
        <w:t>are increasing</w:t>
      </w:r>
      <w:r w:rsidR="00D94202">
        <w:t xml:space="preserve">. I don’t know </w:t>
      </w:r>
      <w:r w:rsidR="00E12507">
        <w:t xml:space="preserve">how long it will </w:t>
      </w:r>
      <w:proofErr w:type="gramStart"/>
      <w:r w:rsidR="00E12507">
        <w:t>hold</w:t>
      </w:r>
      <w:proofErr w:type="gramEnd"/>
      <w:r w:rsidR="00E12507">
        <w:t xml:space="preserve">. I don’t even know why it woke up, but it’s been </w:t>
      </w:r>
      <w:r w:rsidR="00F50621">
        <w:t xml:space="preserve">emanating since last night. Started a few </w:t>
      </w:r>
      <w:r w:rsidR="00B7546B">
        <w:t xml:space="preserve">hours before midnight” </w:t>
      </w:r>
    </w:p>
    <w:p w14:paraId="43F729CA" w14:textId="3DC6C877" w:rsidR="00E12507" w:rsidRDefault="000B6C6B">
      <w:r>
        <w:t xml:space="preserve">Something </w:t>
      </w:r>
      <w:r w:rsidR="00506069">
        <w:t xml:space="preserve">activated the horn last evening? </w:t>
      </w:r>
      <w:r w:rsidR="00B7546B">
        <w:t>Uh-oh-that can’t be a coinci</w:t>
      </w:r>
      <w:r w:rsidR="009A2503">
        <w:t>dence.</w:t>
      </w:r>
    </w:p>
    <w:p w14:paraId="16AA5A7F" w14:textId="2F63849C" w:rsidR="009A2503" w:rsidRDefault="009A2503">
      <w:r>
        <w:t>“Hans grab a wrench and the sealing tape there and patch up the leaks-</w:t>
      </w:r>
      <w:proofErr w:type="spellStart"/>
      <w:r>
        <w:t>gotta</w:t>
      </w:r>
      <w:proofErr w:type="spellEnd"/>
      <w:r>
        <w:t xml:space="preserve"> get the pressure up</w:t>
      </w:r>
      <w:r w:rsidR="0015406C">
        <w:t xml:space="preserve">. </w:t>
      </w:r>
      <w:r w:rsidR="001B42D8">
        <w:t xml:space="preserve">That </w:t>
      </w:r>
      <w:proofErr w:type="spellStart"/>
      <w:r w:rsidR="001B42D8">
        <w:t>bimorphic</w:t>
      </w:r>
      <w:proofErr w:type="spellEnd"/>
      <w:r w:rsidR="001B42D8">
        <w:t xml:space="preserve"> copper might help</w:t>
      </w:r>
      <w:r w:rsidR="000F5EDD">
        <w:t xml:space="preserve"> if you </w:t>
      </w:r>
      <w:r w:rsidR="001B42D8">
        <w:t>smear it on the tape</w:t>
      </w:r>
      <w:proofErr w:type="gramStart"/>
      <w:r w:rsidR="000F5EDD">
        <w:t xml:space="preserve">. </w:t>
      </w:r>
      <w:r>
        <w:t>”</w:t>
      </w:r>
      <w:proofErr w:type="gramEnd"/>
    </w:p>
    <w:p w14:paraId="0F1E1ECD" w14:textId="61E31F69" w:rsidR="009A2503" w:rsidRDefault="00CD5D19">
      <w:r>
        <w:t xml:space="preserve">Well, my </w:t>
      </w:r>
      <w:proofErr w:type="spellStart"/>
      <w:r>
        <w:t>fumbly</w:t>
      </w:r>
      <w:proofErr w:type="spellEnd"/>
      <w:r>
        <w:t xml:space="preserve"> fingers would not be helpful, </w:t>
      </w:r>
      <w:r w:rsidR="006B1CB2">
        <w:t>but I wondered if I could figure out what set the horn off, so I went to the chamber door and focused</w:t>
      </w:r>
      <w:r w:rsidR="00791B90">
        <w:t>. I could feel a rising and a falling energy, like the crashing of waves or the beating of a heart</w:t>
      </w:r>
      <w:r w:rsidR="00C05B2A">
        <w:t xml:space="preserve">. </w:t>
      </w:r>
      <w:r w:rsidR="00857A9F">
        <w:t xml:space="preserve">No, maybe two rhythms-one </w:t>
      </w:r>
      <w:r w:rsidR="00F279AE">
        <w:t xml:space="preserve">projecting from somewhere and the other, lesser one centered inside the chamber. Call and response. </w:t>
      </w:r>
      <w:r w:rsidR="00E5153C">
        <w:t xml:space="preserve">But I couldn’t tell where the </w:t>
      </w:r>
      <w:proofErr w:type="gramStart"/>
      <w:r w:rsidR="00E5153C">
        <w:t>call was</w:t>
      </w:r>
      <w:proofErr w:type="gramEnd"/>
      <w:r w:rsidR="00E5153C">
        <w:t xml:space="preserve"> emanating from</w:t>
      </w:r>
      <w:r w:rsidR="00156BF0">
        <w:t xml:space="preserve">, </w:t>
      </w:r>
      <w:proofErr w:type="gramStart"/>
      <w:r w:rsidR="00156BF0">
        <w:t>Maybe</w:t>
      </w:r>
      <w:proofErr w:type="gramEnd"/>
      <w:r w:rsidR="00156BF0">
        <w:t xml:space="preserve"> if I could find another object </w:t>
      </w:r>
      <w:r w:rsidR="004842FA">
        <w:t xml:space="preserve">that was affected, I could narrow things down. </w:t>
      </w:r>
    </w:p>
    <w:p w14:paraId="079BC3BB" w14:textId="3837E8D1" w:rsidR="0057461D" w:rsidRDefault="004842FA">
      <w:r>
        <w:t xml:space="preserve">But even if I didn’t know where </w:t>
      </w:r>
      <w:r w:rsidR="00D1172F">
        <w:t xml:space="preserve">the energy came from, I thought I might be able to </w:t>
      </w:r>
      <w:r w:rsidR="00A1651E">
        <w:t xml:space="preserve">dampen the effects like I did </w:t>
      </w:r>
      <w:r w:rsidR="001D0D04">
        <w:t xml:space="preserve">the door in the catacombs. </w:t>
      </w:r>
      <w:r w:rsidR="0060646F">
        <w:t xml:space="preserve">It might buy </w:t>
      </w:r>
      <w:proofErr w:type="spellStart"/>
      <w:r w:rsidR="0060646F">
        <w:t>Brodert</w:t>
      </w:r>
      <w:proofErr w:type="spellEnd"/>
      <w:r w:rsidR="0060646F">
        <w:t xml:space="preserve"> </w:t>
      </w:r>
      <w:proofErr w:type="gramStart"/>
      <w:r w:rsidR="0060646F">
        <w:t>some time</w:t>
      </w:r>
      <w:proofErr w:type="gramEnd"/>
      <w:r w:rsidR="0060646F">
        <w:t xml:space="preserve">. “Guys, I’m going to try </w:t>
      </w:r>
      <w:proofErr w:type="gramStart"/>
      <w:r w:rsidR="0060646F">
        <w:t>something</w:t>
      </w:r>
      <w:proofErr w:type="gramEnd"/>
      <w:r w:rsidR="0060646F">
        <w:t xml:space="preserve"> but it might take some time. Please </w:t>
      </w:r>
      <w:r w:rsidR="00885EE7">
        <w:t xml:space="preserve">don’t </w:t>
      </w:r>
      <w:proofErr w:type="gramStart"/>
      <w:r w:rsidR="00885EE7">
        <w:t>interrupt”</w:t>
      </w:r>
      <w:proofErr w:type="gramEnd"/>
    </w:p>
    <w:p w14:paraId="09F04173" w14:textId="35FC3341" w:rsidR="00885EE7" w:rsidRDefault="00885EE7">
      <w:r>
        <w:t>“</w:t>
      </w:r>
      <w:r w:rsidR="005765CA">
        <w:t xml:space="preserve">Understood” says Tom “I remember something my </w:t>
      </w:r>
      <w:proofErr w:type="gramStart"/>
      <w:r w:rsidR="003D4D2B">
        <w:t>Dad</w:t>
      </w:r>
      <w:proofErr w:type="gramEnd"/>
      <w:r w:rsidR="003D4D2B">
        <w:t xml:space="preserve"> told me about how to counteract rust, so Zunk </w:t>
      </w:r>
      <w:r w:rsidR="000F68C8">
        <w:t xml:space="preserve">and I are going shopping. </w:t>
      </w:r>
      <w:r w:rsidR="00540110">
        <w:t>We’ll be back soon-do what you can”</w:t>
      </w:r>
    </w:p>
    <w:p w14:paraId="6F3FB01C" w14:textId="5B12BB67" w:rsidR="00540110" w:rsidRDefault="00DE1700">
      <w:r>
        <w:t xml:space="preserve">I nodded and focused again on the door to have an anchor and </w:t>
      </w:r>
      <w:r w:rsidR="00E460D9">
        <w:t>reached out carefully with my power. Ahh-there-I have you</w:t>
      </w:r>
      <w:r w:rsidR="000652DB">
        <w:t xml:space="preserve">. I began to chant blanking my mind to all but the energy </w:t>
      </w:r>
      <w:r w:rsidR="00494F80">
        <w:t xml:space="preserve">affecting the horn, and used my own energy as a counter, like a </w:t>
      </w:r>
      <w:r w:rsidR="0033047C">
        <w:t>breakwater diffusing a wave</w:t>
      </w:r>
      <w:r w:rsidR="00F10103">
        <w:t xml:space="preserve">, deflecting it inward </w:t>
      </w:r>
      <w:r w:rsidR="009C7368">
        <w:t xml:space="preserve">leaving </w:t>
      </w:r>
      <w:r w:rsidR="003737D9">
        <w:t xml:space="preserve">the beach </w:t>
      </w:r>
      <w:proofErr w:type="gramStart"/>
      <w:r w:rsidR="003737D9">
        <w:t>beside,</w:t>
      </w:r>
      <w:proofErr w:type="gramEnd"/>
      <w:r w:rsidR="003737D9">
        <w:t xml:space="preserve"> calm</w:t>
      </w:r>
      <w:r w:rsidR="00F0426B">
        <w:t xml:space="preserve">. Slowly </w:t>
      </w:r>
      <w:proofErr w:type="spellStart"/>
      <w:r w:rsidR="00F0426B">
        <w:t>slowly</w:t>
      </w:r>
      <w:proofErr w:type="spellEnd"/>
      <w:r w:rsidR="00F0426B">
        <w:t xml:space="preserve"> I could feel the </w:t>
      </w:r>
      <w:r w:rsidR="00F0426B">
        <w:lastRenderedPageBreak/>
        <w:t>counter r</w:t>
      </w:r>
      <w:r w:rsidR="00F10103">
        <w:t>hythm of the horn still.</w:t>
      </w:r>
      <w:r w:rsidR="003737D9">
        <w:t xml:space="preserve"> I wasn’t sure how long it had been, but I heard Zunk </w:t>
      </w:r>
      <w:proofErr w:type="spellStart"/>
      <w:r w:rsidR="003737D9">
        <w:t>murmer</w:t>
      </w:r>
      <w:proofErr w:type="spellEnd"/>
      <w:r w:rsidR="003737D9">
        <w:t xml:space="preserve"> “Easy girl, </w:t>
      </w:r>
      <w:r w:rsidR="00834BD8">
        <w:t>take a beat, Tom is going to try something”</w:t>
      </w:r>
    </w:p>
    <w:p w14:paraId="03E85747" w14:textId="734C71B2" w:rsidR="00834BD8" w:rsidRDefault="00834BD8">
      <w:r>
        <w:t>I gradually ended my chant</w:t>
      </w:r>
      <w:r w:rsidR="00CD3B95">
        <w:t xml:space="preserve">, </w:t>
      </w:r>
      <w:r w:rsidR="00F3583E">
        <w:t xml:space="preserve">becoming aware of my surroundings bit by bit. </w:t>
      </w:r>
      <w:r w:rsidR="00B166BB">
        <w:t>My hair was plastered to my forehead and m</w:t>
      </w:r>
      <w:r w:rsidR="005566A9">
        <w:t xml:space="preserve">y eyes were gritty. I realized </w:t>
      </w:r>
      <w:r w:rsidR="00A77D77">
        <w:t xml:space="preserve">I was looking at Tom adding ingredients to a </w:t>
      </w:r>
      <w:r w:rsidR="00122858">
        <w:t>giant glass vessel</w:t>
      </w:r>
      <w:r w:rsidR="007543D7">
        <w:t xml:space="preserve"> filled with </w:t>
      </w:r>
      <w:r w:rsidR="00FA7DB4">
        <w:t xml:space="preserve">a </w:t>
      </w:r>
      <w:proofErr w:type="gramStart"/>
      <w:r w:rsidR="00FA7DB4">
        <w:t>straw colored</w:t>
      </w:r>
      <w:proofErr w:type="gramEnd"/>
      <w:r w:rsidR="00FA7DB4">
        <w:t xml:space="preserve"> liquid, likely vinegar. </w:t>
      </w:r>
      <w:proofErr w:type="spellStart"/>
      <w:r w:rsidR="00FA7DB4">
        <w:t>Phrylls</w:t>
      </w:r>
      <w:proofErr w:type="spellEnd"/>
      <w:r w:rsidR="00FA7DB4">
        <w:t xml:space="preserve"> </w:t>
      </w:r>
      <w:proofErr w:type="gramStart"/>
      <w:r w:rsidR="00FA7DB4">
        <w:t>was</w:t>
      </w:r>
      <w:proofErr w:type="gramEnd"/>
      <w:r w:rsidR="00FA7DB4">
        <w:t xml:space="preserve"> perched on the table, </w:t>
      </w:r>
      <w:r w:rsidR="008E3EA9">
        <w:t xml:space="preserve">staring intensely with nostrils </w:t>
      </w:r>
      <w:proofErr w:type="spellStart"/>
      <w:r w:rsidR="008E3EA9">
        <w:t>flareing</w:t>
      </w:r>
      <w:proofErr w:type="spellEnd"/>
      <w:r w:rsidR="008E3EA9">
        <w:t>. I had no idea what she was doing. “No!” she suddenly barked “Tom, that’s enough peatmoss</w:t>
      </w:r>
      <w:r w:rsidR="00476515">
        <w:t xml:space="preserve">-let it </w:t>
      </w:r>
      <w:proofErr w:type="gramStart"/>
      <w:r w:rsidR="00476515">
        <w:t>combine</w:t>
      </w:r>
      <w:proofErr w:type="gramEnd"/>
      <w:r w:rsidR="00476515">
        <w:t>, don’t jiggle so hard-</w:t>
      </w:r>
      <w:proofErr w:type="spellStart"/>
      <w:proofErr w:type="gramStart"/>
      <w:r w:rsidR="00476515">
        <w:t>its</w:t>
      </w:r>
      <w:proofErr w:type="spellEnd"/>
      <w:proofErr w:type="gramEnd"/>
      <w:r w:rsidR="00476515">
        <w:t xml:space="preserve"> like a baby. See the blue ting</w:t>
      </w:r>
      <w:r w:rsidR="004875A9">
        <w:t>e</w:t>
      </w:r>
      <w:r w:rsidR="009960CD">
        <w:t>-</w:t>
      </w:r>
      <w:r w:rsidR="00476515">
        <w:t>good, good”</w:t>
      </w:r>
    </w:p>
    <w:p w14:paraId="48A3051A" w14:textId="1604A639" w:rsidR="002D45EF" w:rsidRDefault="00AA0F11">
      <w:r>
        <w:t xml:space="preserve">As I looked, the blue streamers appeared </w:t>
      </w:r>
      <w:r w:rsidR="00F6719C">
        <w:t>and spread with the gentle swirling from Tom, until the entire contents</w:t>
      </w:r>
      <w:r w:rsidR="009960CD">
        <w:t xml:space="preserve"> of the flask</w:t>
      </w:r>
      <w:r w:rsidR="00F6719C">
        <w:t xml:space="preserve"> </w:t>
      </w:r>
      <w:proofErr w:type="gramStart"/>
      <w:r w:rsidR="009960CD">
        <w:t xml:space="preserve">became </w:t>
      </w:r>
      <w:r w:rsidR="00F6719C">
        <w:t xml:space="preserve"> a</w:t>
      </w:r>
      <w:proofErr w:type="gramEnd"/>
      <w:r w:rsidR="00F6719C">
        <w:t xml:space="preserve"> brilliant transparent </w:t>
      </w:r>
      <w:proofErr w:type="spellStart"/>
      <w:r w:rsidR="005D4065">
        <w:t>saphire</w:t>
      </w:r>
      <w:proofErr w:type="spellEnd"/>
      <w:r w:rsidR="002D45EF">
        <w:t xml:space="preserve">.  Tom and </w:t>
      </w:r>
      <w:proofErr w:type="spellStart"/>
      <w:r w:rsidR="009960CD">
        <w:t>Phryllis</w:t>
      </w:r>
      <w:proofErr w:type="spellEnd"/>
      <w:r w:rsidR="002D45EF">
        <w:t xml:space="preserve"> nodded at each other and Tom </w:t>
      </w:r>
      <w:r w:rsidR="003258DB">
        <w:t xml:space="preserve">brought the </w:t>
      </w:r>
      <w:r w:rsidR="00D619F9">
        <w:t xml:space="preserve">flask over to </w:t>
      </w:r>
      <w:proofErr w:type="spellStart"/>
      <w:r w:rsidR="00D619F9">
        <w:t>Brodert</w:t>
      </w:r>
      <w:proofErr w:type="spellEnd"/>
      <w:r w:rsidR="008637A8">
        <w:t>,</w:t>
      </w:r>
      <w:r w:rsidR="00D619F9">
        <w:t xml:space="preserve"> who </w:t>
      </w:r>
      <w:proofErr w:type="gramStart"/>
      <w:r w:rsidR="00D619F9">
        <w:t>opening up</w:t>
      </w:r>
      <w:proofErr w:type="gramEnd"/>
      <w:r w:rsidR="00D619F9">
        <w:t xml:space="preserve"> a port on the big copper chamber</w:t>
      </w:r>
      <w:r w:rsidR="00955356">
        <w:t xml:space="preserve">, carefully </w:t>
      </w:r>
      <w:r w:rsidR="00B753D4">
        <w:t>poured it</w:t>
      </w:r>
      <w:r w:rsidR="00955356">
        <w:t xml:space="preserve"> in</w:t>
      </w:r>
      <w:r w:rsidR="00DC17A8">
        <w:t xml:space="preserve">. “Good, good” he murmured “the temperature damping </w:t>
      </w:r>
      <w:r w:rsidR="00667DD4">
        <w:t xml:space="preserve">is not bad. </w:t>
      </w:r>
      <w:proofErr w:type="spellStart"/>
      <w:proofErr w:type="gramStart"/>
      <w:r w:rsidR="00667DD4">
        <w:t>Okay..</w:t>
      </w:r>
      <w:proofErr w:type="gramEnd"/>
      <w:r w:rsidR="00667DD4">
        <w:t>here</w:t>
      </w:r>
      <w:proofErr w:type="spellEnd"/>
      <w:r w:rsidR="00667DD4">
        <w:t xml:space="preserve"> it goes”. Blue tinged vapor </w:t>
      </w:r>
      <w:r w:rsidR="00E26358">
        <w:t xml:space="preserve">shot up the glass coils and into the copper tubing leading to the chamber. </w:t>
      </w:r>
      <w:proofErr w:type="spellStart"/>
      <w:r w:rsidR="00DC2354">
        <w:t>Brodert</w:t>
      </w:r>
      <w:proofErr w:type="spellEnd"/>
      <w:r w:rsidR="00DC2354">
        <w:t xml:space="preserve"> ran to the other side of the room, picking up something with </w:t>
      </w:r>
      <w:r w:rsidR="005F79BE">
        <w:t>spikes and a dial, staring hard.  “</w:t>
      </w:r>
      <w:proofErr w:type="spellStart"/>
      <w:proofErr w:type="gramStart"/>
      <w:r w:rsidR="005F79BE">
        <w:t>oh..</w:t>
      </w:r>
      <w:proofErr w:type="gramEnd"/>
      <w:r w:rsidR="005F79BE">
        <w:t>oh</w:t>
      </w:r>
      <w:proofErr w:type="spellEnd"/>
      <w:r w:rsidR="005F79BE">
        <w:t xml:space="preserve">…the </w:t>
      </w:r>
      <w:proofErr w:type="spellStart"/>
      <w:r w:rsidR="005F79BE">
        <w:t>fluxons</w:t>
      </w:r>
      <w:proofErr w:type="spellEnd"/>
      <w:r w:rsidR="005F79BE">
        <w:t xml:space="preserve"> a</w:t>
      </w:r>
      <w:r w:rsidR="00096166">
        <w:t>re realigning and it looks like the horn has stabilized</w:t>
      </w:r>
      <w:r w:rsidR="00A33993">
        <w:t xml:space="preserve">. </w:t>
      </w:r>
      <w:r w:rsidR="006C37DB">
        <w:t xml:space="preserve"> From the decay rate I think it will hold like this for a few days</w:t>
      </w:r>
      <w:r w:rsidR="00C5695C">
        <w:t xml:space="preserve">. </w:t>
      </w:r>
      <w:r w:rsidR="00E00519">
        <w:t>Thank the gods you came when you did</w:t>
      </w:r>
      <w:r w:rsidR="00C14152">
        <w:t>-I don’t know what would have happened without you</w:t>
      </w:r>
      <w:r w:rsidR="00864E52">
        <w:t xml:space="preserve">, </w:t>
      </w:r>
      <w:proofErr w:type="gramStart"/>
      <w:r w:rsidR="00864E52">
        <w:t>And,</w:t>
      </w:r>
      <w:proofErr w:type="gramEnd"/>
      <w:r w:rsidR="00864E52">
        <w:t xml:space="preserve"> uhm, sorry about </w:t>
      </w:r>
      <w:r w:rsidR="00754A4C">
        <w:t>calling you a pea brain</w:t>
      </w:r>
      <w:r w:rsidR="00C30D47">
        <w:t xml:space="preserve"> </w:t>
      </w:r>
      <w:proofErr w:type="spellStart"/>
      <w:r w:rsidR="00C30D47">
        <w:t>Phryllis</w:t>
      </w:r>
      <w:proofErr w:type="spellEnd"/>
      <w:r w:rsidR="00754A4C">
        <w:t>-I was a littl</w:t>
      </w:r>
      <w:r w:rsidR="00DE1BF2">
        <w:t>e anxious about the entire town turning into a rust pile.”</w:t>
      </w:r>
    </w:p>
    <w:p w14:paraId="4ED5746A" w14:textId="44B56F63" w:rsidR="00DE1BF2" w:rsidRDefault="00422FB0">
      <w:r>
        <w:t xml:space="preserve">There </w:t>
      </w:r>
      <w:proofErr w:type="gramStart"/>
      <w:r>
        <w:t>didn’t see</w:t>
      </w:r>
      <w:r w:rsidR="00605A69">
        <w:t>m</w:t>
      </w:r>
      <w:proofErr w:type="gramEnd"/>
      <w:r w:rsidR="00605A69">
        <w:t xml:space="preserve"> much else we could do about the horn </w:t>
      </w:r>
      <w:proofErr w:type="gramStart"/>
      <w:r w:rsidR="00605A69">
        <w:t>at the moment</w:t>
      </w:r>
      <w:proofErr w:type="gramEnd"/>
      <w:r w:rsidR="00610986">
        <w:t xml:space="preserve">, so Hans </w:t>
      </w:r>
      <w:r w:rsidR="00114DFD">
        <w:t xml:space="preserve">brought </w:t>
      </w:r>
      <w:proofErr w:type="spellStart"/>
      <w:r w:rsidR="00114DFD">
        <w:t>Brodert</w:t>
      </w:r>
      <w:proofErr w:type="spellEnd"/>
      <w:r w:rsidR="00114DFD">
        <w:t xml:space="preserve"> up to date on what had transpired in the pit. </w:t>
      </w:r>
      <w:r w:rsidR="00F801C7">
        <w:t xml:space="preserve">The scholar was dismissive of the </w:t>
      </w:r>
      <w:proofErr w:type="gramStart"/>
      <w:r w:rsidR="00F801C7">
        <w:t>devil</w:t>
      </w:r>
      <w:r w:rsidR="00795EED">
        <w:t>, but</w:t>
      </w:r>
      <w:proofErr w:type="gramEnd"/>
      <w:r w:rsidR="00795EED">
        <w:t xml:space="preserve"> offered that cults surrounding that legend </w:t>
      </w:r>
      <w:r w:rsidR="00C65140">
        <w:t>have</w:t>
      </w:r>
      <w:r w:rsidR="00795EED">
        <w:t xml:space="preserve"> popped up from time </w:t>
      </w:r>
      <w:r w:rsidR="005A631F">
        <w:t xml:space="preserve">to time to cause trouble. </w:t>
      </w:r>
      <w:r w:rsidR="00C056AE">
        <w:t xml:space="preserve">It seemed unlikely that </w:t>
      </w:r>
      <w:r w:rsidR="00565EC3">
        <w:t>whatever cult was in the pit was connected to what was awakening the horn</w:t>
      </w:r>
      <w:r w:rsidR="00B70616">
        <w:t>, leaving us nowhere</w:t>
      </w:r>
      <w:r w:rsidR="008D3A40">
        <w:t>.</w:t>
      </w:r>
    </w:p>
    <w:p w14:paraId="4C538A62" w14:textId="76C383CB" w:rsidR="008D3A40" w:rsidRDefault="008D3A40">
      <w:r>
        <w:t>I said that</w:t>
      </w:r>
      <w:r w:rsidR="00581E14">
        <w:t>, if we could find another target of the energy</w:t>
      </w:r>
      <w:r w:rsidR="006C6C0A">
        <w:t xml:space="preserve">, I might be able to locate the </w:t>
      </w:r>
      <w:proofErr w:type="gramStart"/>
      <w:r w:rsidR="006C6C0A">
        <w:t>source</w:t>
      </w:r>
      <w:proofErr w:type="gramEnd"/>
      <w:r w:rsidR="006C6C0A">
        <w:t xml:space="preserve"> and we agreed the </w:t>
      </w:r>
      <w:proofErr w:type="spellStart"/>
      <w:r w:rsidR="00193F39">
        <w:t>Hellstorm</w:t>
      </w:r>
      <w:proofErr w:type="spellEnd"/>
      <w:r w:rsidR="00193F39">
        <w:t xml:space="preserve"> stones in the catacombs were an object of power that might also be affected. We decided to </w:t>
      </w:r>
      <w:r w:rsidR="00B34931">
        <w:t xml:space="preserve">take a </w:t>
      </w:r>
      <w:proofErr w:type="gramStart"/>
      <w:r w:rsidR="00B34931">
        <w:t>look</w:t>
      </w:r>
      <w:r w:rsidR="009A1C78">
        <w:t>, and</w:t>
      </w:r>
      <w:proofErr w:type="gramEnd"/>
      <w:r w:rsidR="009A1C78">
        <w:t xml:space="preserve"> ventured into the catacombs again</w:t>
      </w:r>
      <w:r w:rsidR="00EF0786">
        <w:t xml:space="preserve">. The guards knew enough to let us </w:t>
      </w:r>
      <w:r w:rsidR="00C65140">
        <w:t>pass</w:t>
      </w:r>
      <w:r w:rsidR="00EF0786">
        <w:t xml:space="preserve">. </w:t>
      </w:r>
      <w:r w:rsidR="00852C1B">
        <w:t xml:space="preserve">The Rune </w:t>
      </w:r>
      <w:proofErr w:type="spellStart"/>
      <w:r w:rsidR="00852C1B">
        <w:t>plonkers</w:t>
      </w:r>
      <w:proofErr w:type="spellEnd"/>
      <w:r w:rsidR="00852C1B">
        <w:t xml:space="preserve"> studying the </w:t>
      </w:r>
      <w:proofErr w:type="spellStart"/>
      <w:r w:rsidR="00852C1B">
        <w:t>Hellstorm</w:t>
      </w:r>
      <w:proofErr w:type="spellEnd"/>
      <w:r w:rsidR="00852C1B">
        <w:t xml:space="preserve"> </w:t>
      </w:r>
      <w:r w:rsidR="009A1C78">
        <w:t>flume machinery had not not</w:t>
      </w:r>
      <w:r w:rsidR="00EF0786">
        <w:t xml:space="preserve">iced </w:t>
      </w:r>
      <w:r w:rsidR="007C5F8F">
        <w:t xml:space="preserve">any activity, and sure enough, I could detect nothing. </w:t>
      </w:r>
      <w:r w:rsidR="00EB199B">
        <w:t xml:space="preserve"> Dead end. </w:t>
      </w:r>
    </w:p>
    <w:p w14:paraId="17706326" w14:textId="33447B48" w:rsidR="00417ECE" w:rsidRDefault="00417ECE">
      <w:r>
        <w:t xml:space="preserve">S2E9: The Rise of </w:t>
      </w:r>
      <w:proofErr w:type="spellStart"/>
      <w:r>
        <w:t>Ripnugget</w:t>
      </w:r>
      <w:proofErr w:type="spellEnd"/>
    </w:p>
    <w:p w14:paraId="12A027E9" w14:textId="0D740244" w:rsidR="00EB199B" w:rsidRDefault="007A7962">
      <w:r>
        <w:t>So</w:t>
      </w:r>
      <w:r w:rsidR="00151BC2">
        <w:t>, I guess it was back to the pit</w:t>
      </w:r>
      <w:r w:rsidR="00A1349E">
        <w:t xml:space="preserve">. </w:t>
      </w:r>
      <w:r w:rsidR="00C359CE">
        <w:t xml:space="preserve">But we thought </w:t>
      </w:r>
      <w:proofErr w:type="spellStart"/>
      <w:r w:rsidR="00C359CE">
        <w:t>Abstalar</w:t>
      </w:r>
      <w:proofErr w:type="spellEnd"/>
      <w:r w:rsidR="00C359CE">
        <w:t xml:space="preserve"> should at least know what we found </w:t>
      </w:r>
      <w:r w:rsidR="00120206">
        <w:t xml:space="preserve">there on our </w:t>
      </w:r>
      <w:proofErr w:type="spellStart"/>
      <w:r w:rsidR="00120206">
        <w:t>excusrsion</w:t>
      </w:r>
      <w:proofErr w:type="spellEnd"/>
      <w:r w:rsidR="00C359CE">
        <w:t xml:space="preserve">, and </w:t>
      </w:r>
      <w:r w:rsidR="0062076E">
        <w:t xml:space="preserve">that maybe he had sensed the </w:t>
      </w:r>
      <w:r w:rsidR="000A42C9">
        <w:t xml:space="preserve">energy too and </w:t>
      </w:r>
      <w:r w:rsidR="00A04D9F">
        <w:t>might know something.</w:t>
      </w:r>
      <w:r w:rsidR="00CB6178">
        <w:t xml:space="preserve"> His feelings on the devil cult were the same as </w:t>
      </w:r>
      <w:r w:rsidR="00120206">
        <w:t xml:space="preserve">both </w:t>
      </w:r>
      <w:r w:rsidR="00CB6178">
        <w:t xml:space="preserve">Hemlock’s and </w:t>
      </w:r>
      <w:proofErr w:type="spellStart"/>
      <w:r w:rsidR="00CB6178">
        <w:t>Brodert’s</w:t>
      </w:r>
      <w:proofErr w:type="spellEnd"/>
      <w:r w:rsidR="006113D6">
        <w:t xml:space="preserve">, which was </w:t>
      </w:r>
      <w:r w:rsidR="004B0222">
        <w:t xml:space="preserve">both unhelpful and not surprising. </w:t>
      </w:r>
      <w:r w:rsidR="000247CF">
        <w:t xml:space="preserve">There might be a threat </w:t>
      </w:r>
      <w:proofErr w:type="gramStart"/>
      <w:r w:rsidR="000247CF">
        <w:t>there</w:t>
      </w:r>
      <w:proofErr w:type="gramEnd"/>
      <w:r w:rsidR="000247CF">
        <w:t xml:space="preserve"> but it </w:t>
      </w:r>
      <w:r w:rsidR="000247CF">
        <w:lastRenderedPageBreak/>
        <w:t xml:space="preserve">didn’t seem connected </w:t>
      </w:r>
      <w:r w:rsidR="00B719ED">
        <w:t xml:space="preserve">to horn. How could a little town like Sandpoint </w:t>
      </w:r>
      <w:r w:rsidR="004A1FA1">
        <w:t>have so much afflicting it?</w:t>
      </w:r>
    </w:p>
    <w:p w14:paraId="57BD29C2" w14:textId="1F265107" w:rsidR="00BB7AEA" w:rsidRDefault="008B11B9">
      <w:r>
        <w:t xml:space="preserve">In desperation, I asked </w:t>
      </w:r>
      <w:proofErr w:type="spellStart"/>
      <w:r w:rsidR="004A1FA1">
        <w:t>Abstalar</w:t>
      </w:r>
      <w:proofErr w:type="spellEnd"/>
      <w:r w:rsidR="004A1FA1">
        <w:t xml:space="preserve"> </w:t>
      </w:r>
      <w:r>
        <w:t>if he knew of any r</w:t>
      </w:r>
      <w:r w:rsidR="000A4997">
        <w:t xml:space="preserve">elics of </w:t>
      </w:r>
      <w:proofErr w:type="spellStart"/>
      <w:r w:rsidR="000A4997">
        <w:t>Xar</w:t>
      </w:r>
      <w:proofErr w:type="spellEnd"/>
      <w:r w:rsidR="000A4997">
        <w:t xml:space="preserve"> </w:t>
      </w:r>
      <w:proofErr w:type="spellStart"/>
      <w:r w:rsidR="000A4997">
        <w:t>Azmak</w:t>
      </w:r>
      <w:proofErr w:type="spellEnd"/>
      <w:r w:rsidR="000A4997">
        <w:t xml:space="preserve"> </w:t>
      </w:r>
      <w:r w:rsidR="00A66FE7">
        <w:t>nearby</w:t>
      </w:r>
      <w:r w:rsidR="001B7BFB">
        <w:t>,</w:t>
      </w:r>
      <w:r w:rsidR="00A66FE7">
        <w:t xml:space="preserve"> which</w:t>
      </w:r>
      <w:r w:rsidR="00CF14FC">
        <w:t xml:space="preserve"> </w:t>
      </w:r>
      <w:r w:rsidR="00754712">
        <w:t>elicited</w:t>
      </w:r>
      <w:r w:rsidR="00CF14FC">
        <w:t xml:space="preserve"> a sharp look from Hans. “</w:t>
      </w:r>
      <w:r w:rsidR="00FF3164">
        <w:t xml:space="preserve">Who or what is </w:t>
      </w:r>
      <w:proofErr w:type="spellStart"/>
      <w:r w:rsidR="00CF14FC">
        <w:t>Xar-A</w:t>
      </w:r>
      <w:r w:rsidR="0071014B">
        <w:t>z</w:t>
      </w:r>
      <w:r w:rsidR="00CF14FC">
        <w:t>mak</w:t>
      </w:r>
      <w:proofErr w:type="spellEnd"/>
      <w:r w:rsidR="005F3941">
        <w:t xml:space="preserve">? I have no idea what you are talking about” replied </w:t>
      </w:r>
      <w:proofErr w:type="spellStart"/>
      <w:r w:rsidR="005F3941">
        <w:t>Abstalar</w:t>
      </w:r>
      <w:proofErr w:type="spellEnd"/>
      <w:r w:rsidR="005F3941">
        <w:t xml:space="preserve">. </w:t>
      </w:r>
      <w:r w:rsidR="00F1741F">
        <w:t>“Never mind” I muttered “Stupid idea.</w:t>
      </w:r>
      <w:r w:rsidR="00BB7AEA">
        <w:t xml:space="preserve"> Have you noticed anything unusual in the air, maybe?</w:t>
      </w:r>
      <w:r w:rsidR="00953884">
        <w:t>”</w:t>
      </w:r>
    </w:p>
    <w:p w14:paraId="70AE48D1" w14:textId="1A876871" w:rsidR="004A1FA1" w:rsidRDefault="00953884">
      <w:r>
        <w:t>The priest</w:t>
      </w:r>
      <w:r w:rsidR="00F1741F">
        <w:t xml:space="preserve"> </w:t>
      </w:r>
      <w:r w:rsidR="004A1FA1">
        <w:t xml:space="preserve">sucked in his breath when I asked </w:t>
      </w:r>
      <w:r w:rsidR="006B1D06">
        <w:t xml:space="preserve">if he sensed anything unusual in </w:t>
      </w:r>
      <w:r w:rsidR="00D6148E">
        <w:t xml:space="preserve">the </w:t>
      </w:r>
      <w:proofErr w:type="gramStart"/>
      <w:r w:rsidR="00D6148E">
        <w:t>air, and</w:t>
      </w:r>
      <w:proofErr w:type="gramEnd"/>
      <w:r w:rsidR="00D6148E">
        <w:t xml:space="preserve"> </w:t>
      </w:r>
      <w:r>
        <w:t>said “Maybe</w:t>
      </w:r>
      <w:r w:rsidR="008044CC">
        <w:t xml:space="preserve">. I had a strange and disturbing dream last night about </w:t>
      </w:r>
      <w:proofErr w:type="spellStart"/>
      <w:r w:rsidR="008044CC">
        <w:t>Nualia</w:t>
      </w:r>
      <w:proofErr w:type="spellEnd"/>
      <w:r w:rsidR="008044CC">
        <w:t>. It was not entirely natural I think”.</w:t>
      </w:r>
    </w:p>
    <w:p w14:paraId="42D52301" w14:textId="177A4932" w:rsidR="008044CC" w:rsidRDefault="008044CC">
      <w:r>
        <w:t>Oh-was this a sign</w:t>
      </w:r>
      <w:r w:rsidR="00CE3535">
        <w:t xml:space="preserve">? </w:t>
      </w:r>
      <w:r w:rsidR="00BD25ED">
        <w:t xml:space="preserve">It felt </w:t>
      </w:r>
      <w:proofErr w:type="gramStart"/>
      <w:r w:rsidR="00BD25ED">
        <w:t>absolutely urgent</w:t>
      </w:r>
      <w:proofErr w:type="gramEnd"/>
      <w:r w:rsidR="00BD25ED">
        <w:t xml:space="preserve"> to </w:t>
      </w:r>
      <w:r w:rsidR="00D6112C">
        <w:t xml:space="preserve">visit </w:t>
      </w:r>
      <w:proofErr w:type="spellStart"/>
      <w:r w:rsidR="00D6112C">
        <w:t>Nualia’s</w:t>
      </w:r>
      <w:proofErr w:type="spellEnd"/>
      <w:r w:rsidR="00D6112C">
        <w:t xml:space="preserve"> grave, and I </w:t>
      </w:r>
      <w:r w:rsidR="005B5582">
        <w:t xml:space="preserve">set off for it once </w:t>
      </w:r>
      <w:proofErr w:type="spellStart"/>
      <w:r w:rsidR="005B5582">
        <w:t>Abstalar</w:t>
      </w:r>
      <w:proofErr w:type="spellEnd"/>
      <w:r w:rsidR="005B5582">
        <w:t xml:space="preserve"> gave me directions, not </w:t>
      </w:r>
      <w:r w:rsidR="008B68B1">
        <w:t>even looking back to see if the others were following. Which I knew they were</w:t>
      </w:r>
      <w:r w:rsidR="007A7337">
        <w:t>.</w:t>
      </w:r>
    </w:p>
    <w:p w14:paraId="21F3BD5C" w14:textId="3D543F67" w:rsidR="007A7337" w:rsidRDefault="00C56C61">
      <w:r>
        <w:t>“</w:t>
      </w:r>
      <w:proofErr w:type="spellStart"/>
      <w:r w:rsidR="007A7337">
        <w:t>Jhys</w:t>
      </w:r>
      <w:proofErr w:type="spellEnd"/>
      <w:r>
        <w:t>”</w:t>
      </w:r>
      <w:r w:rsidR="007A7337">
        <w:t>,</w:t>
      </w:r>
      <w:r>
        <w:t xml:space="preserve"> </w:t>
      </w:r>
      <w:r w:rsidR="007A7337">
        <w:t xml:space="preserve">Hans began </w:t>
      </w:r>
      <w:r>
        <w:t>“</w:t>
      </w:r>
      <w:r w:rsidR="007A7337">
        <w:t xml:space="preserve">I know you have little </w:t>
      </w:r>
      <w:r w:rsidR="00E96BFC">
        <w:t xml:space="preserve">use for tact, but did you </w:t>
      </w:r>
      <w:r w:rsidR="00F96196">
        <w:t>really have to mention, you know who</w:t>
      </w:r>
      <w:r>
        <w:t xml:space="preserve">? </w:t>
      </w:r>
      <w:proofErr w:type="spellStart"/>
      <w:r>
        <w:t>Brodert</w:t>
      </w:r>
      <w:proofErr w:type="spellEnd"/>
      <w:r>
        <w:t xml:space="preserve"> told us to</w:t>
      </w:r>
      <w:r w:rsidR="001B7BFB">
        <w:t>…</w:t>
      </w:r>
      <w:r>
        <w:t>”</w:t>
      </w:r>
    </w:p>
    <w:p w14:paraId="2B2406B3" w14:textId="0DAAE0C2" w:rsidR="00A04D9F" w:rsidRDefault="009800DB" w:rsidP="009E78FC">
      <w:r>
        <w:t xml:space="preserve">I </w:t>
      </w:r>
      <w:proofErr w:type="gramStart"/>
      <w:r>
        <w:t>rounded</w:t>
      </w:r>
      <w:proofErr w:type="gramEnd"/>
      <w:r>
        <w:t xml:space="preserve"> on him. I was overwhelmed by all the threats, or maybe threats and threats within threats. I needed to do something, but I didn’t know what and even if I </w:t>
      </w:r>
      <w:proofErr w:type="gramStart"/>
      <w:r>
        <w:t>did</w:t>
      </w:r>
      <w:proofErr w:type="gramEnd"/>
      <w:r>
        <w:t xml:space="preserve"> I was scared I couldn’t do it. “</w:t>
      </w:r>
      <w:r w:rsidR="009E78FC">
        <w:t>Whatever</w:t>
      </w:r>
      <w:r>
        <w:t xml:space="preserve"> Hans! Fine</w:t>
      </w:r>
      <w:r w:rsidR="000A5FE3">
        <w:t>!”</w:t>
      </w:r>
      <w:r>
        <w:t xml:space="preserve"> I shouted. </w:t>
      </w:r>
      <w:r w:rsidR="000A5FE3">
        <w:t>“</w:t>
      </w:r>
      <w:r>
        <w:t>What did it matter anyway</w:t>
      </w:r>
      <w:r w:rsidR="009E78FC">
        <w:t>? He thought I was an idiot anyway</w:t>
      </w:r>
      <w:r w:rsidR="00604691">
        <w:t xml:space="preserve">. </w:t>
      </w:r>
      <w:r w:rsidR="00AF7C75">
        <w:t xml:space="preserve"> Which I probably am. </w:t>
      </w:r>
      <w:r w:rsidR="00604691">
        <w:t xml:space="preserve">If you have a better </w:t>
      </w:r>
      <w:proofErr w:type="gramStart"/>
      <w:r w:rsidR="00604691">
        <w:t>idea</w:t>
      </w:r>
      <w:proofErr w:type="gramEnd"/>
      <w:r w:rsidR="00604691">
        <w:t xml:space="preserve"> then let me know.”</w:t>
      </w:r>
    </w:p>
    <w:p w14:paraId="7EB2A2E5" w14:textId="7DE38EA9" w:rsidR="00604691" w:rsidRDefault="00604691" w:rsidP="009E78FC">
      <w:r>
        <w:t>“</w:t>
      </w:r>
      <w:proofErr w:type="spellStart"/>
      <w:proofErr w:type="gramStart"/>
      <w:r w:rsidR="00170204">
        <w:t>Well,jah</w:t>
      </w:r>
      <w:proofErr w:type="spellEnd"/>
      <w:proofErr w:type="gramEnd"/>
      <w:r w:rsidR="00170204">
        <w:t xml:space="preserve">, </w:t>
      </w:r>
      <w:proofErr w:type="spellStart"/>
      <w:r w:rsidR="00170204">
        <w:t>Jhys</w:t>
      </w:r>
      <w:proofErr w:type="spellEnd"/>
      <w:r w:rsidR="00170204">
        <w:t>, you didn’t mention the horn</w:t>
      </w:r>
      <w:r w:rsidR="009071F2">
        <w:t xml:space="preserve">, which was </w:t>
      </w:r>
      <w:proofErr w:type="gramStart"/>
      <w:r w:rsidR="009071F2">
        <w:t>good,</w:t>
      </w:r>
      <w:r w:rsidR="002B4E24">
        <w:t>.</w:t>
      </w:r>
      <w:proofErr w:type="gramEnd"/>
      <w:r w:rsidR="002B4E24">
        <w:t xml:space="preserve"> Well done, </w:t>
      </w:r>
      <w:proofErr w:type="spellStart"/>
      <w:proofErr w:type="gramStart"/>
      <w:r w:rsidR="002B4E24">
        <w:t>jah</w:t>
      </w:r>
      <w:proofErr w:type="spellEnd"/>
      <w:r w:rsidR="002B4E24">
        <w:t>?.</w:t>
      </w:r>
      <w:proofErr w:type="gramEnd"/>
      <w:r w:rsidR="002B4E24">
        <w:t xml:space="preserve"> B</w:t>
      </w:r>
      <w:r w:rsidR="009071F2">
        <w:t xml:space="preserve">ut it’s the </w:t>
      </w:r>
      <w:r w:rsidR="00F876B3">
        <w:t xml:space="preserve">horn of </w:t>
      </w:r>
      <w:proofErr w:type="spellStart"/>
      <w:r w:rsidR="00F876B3">
        <w:t>Xar-Azmak</w:t>
      </w:r>
      <w:proofErr w:type="spellEnd"/>
      <w:r w:rsidR="00F876B3">
        <w:t>, so</w:t>
      </w:r>
      <w:r w:rsidR="004300B3">
        <w:t xml:space="preserve"> there’s the inferred meaning, which </w:t>
      </w:r>
      <w:proofErr w:type="gramStart"/>
      <w:r w:rsidR="004300B3">
        <w:t>might</w:t>
      </w:r>
      <w:r w:rsidR="00C24951">
        <w:t>..</w:t>
      </w:r>
      <w:proofErr w:type="gramEnd"/>
      <w:r w:rsidR="004300B3">
        <w:t>”</w:t>
      </w:r>
    </w:p>
    <w:p w14:paraId="2D40A182" w14:textId="226B1D04" w:rsidR="002B4E24" w:rsidRDefault="002B4E24" w:rsidP="009E78FC">
      <w:r>
        <w:t xml:space="preserve">I’m afraid I might have </w:t>
      </w:r>
      <w:r w:rsidR="00C24951">
        <w:t xml:space="preserve">blacked out for a moment, and </w:t>
      </w:r>
      <w:r w:rsidR="00966C75">
        <w:t xml:space="preserve">then I was standing at </w:t>
      </w:r>
      <w:proofErr w:type="spellStart"/>
      <w:r w:rsidR="00966C75">
        <w:t>Nualia’s</w:t>
      </w:r>
      <w:proofErr w:type="spellEnd"/>
      <w:r w:rsidR="00966C75">
        <w:t xml:space="preserve"> </w:t>
      </w:r>
      <w:r w:rsidR="00EE1B98">
        <w:t xml:space="preserve">grave. </w:t>
      </w:r>
      <w:r w:rsidR="00DC5811">
        <w:t>I took a breath and calm now, asked for peace to focus.</w:t>
      </w:r>
    </w:p>
    <w:p w14:paraId="0CFB243B" w14:textId="19EACF5C" w:rsidR="00A5144B" w:rsidRPr="009E78FC" w:rsidRDefault="00A5144B" w:rsidP="009E78FC">
      <w:r>
        <w:t xml:space="preserve">There was something wrong here, but the flavor was different than the energy </w:t>
      </w:r>
      <w:r w:rsidR="00DC2D6D">
        <w:t>directed at the horn. A sense of woe and destruction and fate</w:t>
      </w:r>
      <w:r w:rsidR="00A44592">
        <w:t xml:space="preserve">. </w:t>
      </w:r>
      <w:r w:rsidR="00DA5BE6">
        <w:t>Diffuse. No source</w:t>
      </w:r>
      <w:r w:rsidR="00504031">
        <w:t xml:space="preserve">-from everywhere and nowhere, infusing </w:t>
      </w:r>
      <w:r w:rsidR="00DA6E6D">
        <w:t xml:space="preserve">the grave or </w:t>
      </w:r>
      <w:r w:rsidR="00C31C8D">
        <w:t xml:space="preserve">reflecting into the grave from the grave itself, which didn’t make any </w:t>
      </w:r>
      <w:r w:rsidR="00456408">
        <w:t xml:space="preserve">sense but that’s what I felt. Still, it was different from the horn. Great-another </w:t>
      </w:r>
      <w:r w:rsidR="00A8211B">
        <w:t>woe to carry. As if we didn’t have enough.</w:t>
      </w:r>
    </w:p>
    <w:p w14:paraId="2D64C318" w14:textId="04DD8028" w:rsidR="00346C08" w:rsidRDefault="00346C08">
      <w:r>
        <w:t xml:space="preserve">“So” says Hans, </w:t>
      </w:r>
      <w:r w:rsidR="002B7080">
        <w:t>when I flutter my eyes open. “Did you discover anything</w:t>
      </w:r>
      <w:r w:rsidR="00166B16">
        <w:t xml:space="preserve"> useful</w:t>
      </w:r>
      <w:r w:rsidR="002B7080">
        <w:t xml:space="preserve"> worth the risk</w:t>
      </w:r>
      <w:r w:rsidR="00B04F6D">
        <w:t>”?</w:t>
      </w:r>
    </w:p>
    <w:p w14:paraId="5A8BC827" w14:textId="7DE31DA2" w:rsidR="00B04F6D" w:rsidRDefault="00B04F6D">
      <w:r>
        <w:t>It was too much</w:t>
      </w:r>
      <w:r w:rsidR="00CB7749">
        <w:t>. “Useful? Useful</w:t>
      </w:r>
      <w:r w:rsidR="00C26BA1">
        <w:t>? Well yeah. There’s something wrong here; something bad has happened or will happen or is happening now and I don’t know where it is or what it is</w:t>
      </w:r>
      <w:r w:rsidR="00E12E39">
        <w:t xml:space="preserve">, but it feels </w:t>
      </w:r>
      <w:r w:rsidR="009034C9">
        <w:t>awful</w:t>
      </w:r>
      <w:r w:rsidR="00E12E39">
        <w:t xml:space="preserve"> and it’s not the FUCKING horn. Is that useful enough? </w:t>
      </w:r>
      <w:r w:rsidR="001E49F7">
        <w:t>I don’t know. Who cares”?</w:t>
      </w:r>
    </w:p>
    <w:p w14:paraId="28EB5B0E" w14:textId="2D77A41E" w:rsidR="001E49F7" w:rsidRDefault="001E49F7">
      <w:r>
        <w:lastRenderedPageBreak/>
        <w:t>Hans sighed “</w:t>
      </w:r>
      <w:proofErr w:type="spellStart"/>
      <w:r>
        <w:t>Jhys</w:t>
      </w:r>
      <w:proofErr w:type="spellEnd"/>
      <w:r>
        <w:t xml:space="preserve">, I’m not </w:t>
      </w:r>
      <w:r w:rsidR="00CF017D">
        <w:t xml:space="preserve">judging you, I’m just trying to </w:t>
      </w:r>
      <w:r w:rsidR="009034C9">
        <w:t>understand”</w:t>
      </w:r>
    </w:p>
    <w:p w14:paraId="1E14D294" w14:textId="15E95FC3" w:rsidR="00B544E8" w:rsidRDefault="009B4982">
      <w:r>
        <w:t xml:space="preserve">I sighed. “Yes, Hans, I know, I’m sorry. It’s </w:t>
      </w:r>
      <w:proofErr w:type="gramStart"/>
      <w:r>
        <w:t>just</w:t>
      </w:r>
      <w:proofErr w:type="gramEnd"/>
      <w:r>
        <w:t xml:space="preserve"> I don’t know what I am doing here. I mean, </w:t>
      </w:r>
      <w:r w:rsidR="00B544E8">
        <w:t xml:space="preserve">Tom’s the son of a hero, Zunk is connected to </w:t>
      </w:r>
      <w:proofErr w:type="spellStart"/>
      <w:r w:rsidR="00B544E8">
        <w:t>Ripnugget</w:t>
      </w:r>
      <w:proofErr w:type="spellEnd"/>
      <w:r w:rsidR="00B544E8">
        <w:t>, you’re the son of a magician</w:t>
      </w:r>
      <w:r w:rsidR="00E4326F">
        <w:t xml:space="preserve">. </w:t>
      </w:r>
      <w:r w:rsidR="00E4326F" w:rsidRPr="00ED4C9C">
        <w:rPr>
          <w:i/>
          <w:iCs/>
        </w:rPr>
        <w:t>My</w:t>
      </w:r>
      <w:r w:rsidR="00E4326F">
        <w:t xml:space="preserve"> </w:t>
      </w:r>
      <w:proofErr w:type="spellStart"/>
      <w:r w:rsidR="00E4326F">
        <w:t>Da</w:t>
      </w:r>
      <w:proofErr w:type="spellEnd"/>
      <w:r w:rsidR="00E4326F">
        <w:t xml:space="preserve"> was a cabinet maker.”</w:t>
      </w:r>
    </w:p>
    <w:p w14:paraId="138C1EA9" w14:textId="2AACAED1" w:rsidR="00E4326F" w:rsidRDefault="00E4326F">
      <w:r>
        <w:t>“</w:t>
      </w:r>
      <w:r w:rsidR="0041218F">
        <w:t>Actually, Jhys, my father did not use magic</w:t>
      </w:r>
      <w:r w:rsidR="00873A6C">
        <w:t xml:space="preserve">. He was a scientist using magically enabled techniques to </w:t>
      </w:r>
      <w:r w:rsidR="00854B50">
        <w:t>manipulate arcane energies</w:t>
      </w:r>
      <w:r w:rsidR="00E02184">
        <w:t xml:space="preserve"> </w:t>
      </w:r>
      <w:proofErr w:type="gramStart"/>
      <w:r w:rsidR="00E02184">
        <w:t>through the use of</w:t>
      </w:r>
      <w:proofErr w:type="gramEnd"/>
      <w:r w:rsidR="00E02184">
        <w:t xml:space="preserve"> technology. It’s not really the same at all.</w:t>
      </w:r>
      <w:r w:rsidR="00476495">
        <w:t>”</w:t>
      </w:r>
    </w:p>
    <w:p w14:paraId="54B73B02" w14:textId="63974306" w:rsidR="00476495" w:rsidRDefault="00476495">
      <w:r>
        <w:t xml:space="preserve">It was a measure of how defeated I felt that I let the </w:t>
      </w:r>
      <w:proofErr w:type="spellStart"/>
      <w:r>
        <w:t>Hansplaining</w:t>
      </w:r>
      <w:proofErr w:type="spellEnd"/>
      <w:r>
        <w:t xml:space="preserve"> </w:t>
      </w:r>
      <w:r w:rsidR="00AB1873">
        <w:t xml:space="preserve">slide right </w:t>
      </w:r>
      <w:r w:rsidR="00F06FC6">
        <w:t>by</w:t>
      </w:r>
      <w:r w:rsidR="00AB1873">
        <w:t xml:space="preserve">. “Okay Hans, but that’s not really my point. </w:t>
      </w:r>
      <w:r w:rsidR="00920E1F">
        <w:t>It’s</w:t>
      </w:r>
      <w:r w:rsidR="00AB1873">
        <w:t xml:space="preserve"> that you all </w:t>
      </w:r>
      <w:r w:rsidR="000D298F">
        <w:t xml:space="preserve">belong in this. </w:t>
      </w:r>
      <w:r w:rsidR="00A509F7">
        <w:t>Here. But, i</w:t>
      </w:r>
      <w:r w:rsidR="00F6120F">
        <w:t xml:space="preserve">f the Fates picked </w:t>
      </w:r>
      <w:r w:rsidR="00F6120F" w:rsidRPr="00A509F7">
        <w:rPr>
          <w:i/>
          <w:iCs/>
        </w:rPr>
        <w:t>me</w:t>
      </w:r>
      <w:r w:rsidR="00F6120F">
        <w:t xml:space="preserve"> for whatever this is, they made a </w:t>
      </w:r>
      <w:proofErr w:type="gramStart"/>
      <w:r w:rsidR="00F6120F">
        <w:t>really big</w:t>
      </w:r>
      <w:proofErr w:type="gramEnd"/>
      <w:r w:rsidR="00F6120F">
        <w:t xml:space="preserve"> mistake. </w:t>
      </w:r>
      <w:r w:rsidR="00584B3A">
        <w:t xml:space="preserve">I don’t </w:t>
      </w:r>
      <w:r w:rsidR="00B928C2">
        <w:t>belong here-I’ll just screw everything up.”</w:t>
      </w:r>
    </w:p>
    <w:p w14:paraId="1824BE46" w14:textId="4DEB6A28" w:rsidR="00B928C2" w:rsidRDefault="000C4B54">
      <w:r>
        <w:t xml:space="preserve">Hans to his credit, did not immediately </w:t>
      </w:r>
      <w:r w:rsidR="008C754A">
        <w:t>reply</w:t>
      </w:r>
      <w:r w:rsidR="00E233FA">
        <w:t xml:space="preserve">. Tom drew in a breath, and </w:t>
      </w:r>
      <w:r w:rsidR="000E3F66">
        <w:t xml:space="preserve">here it </w:t>
      </w:r>
      <w:proofErr w:type="gramStart"/>
      <w:r w:rsidR="000E3F66">
        <w:t>comes</w:t>
      </w:r>
      <w:proofErr w:type="gramEnd"/>
      <w:r w:rsidR="000E3F66">
        <w:t>. The “</w:t>
      </w:r>
      <w:proofErr w:type="spellStart"/>
      <w:r w:rsidR="000E3F66">
        <w:t>Jhys</w:t>
      </w:r>
      <w:proofErr w:type="spellEnd"/>
      <w:r w:rsidR="000E3F66">
        <w:t xml:space="preserve"> is being silly” argument.</w:t>
      </w:r>
    </w:p>
    <w:p w14:paraId="518E387B" w14:textId="0E137CCA" w:rsidR="000E3F66" w:rsidRDefault="00DB1D04">
      <w:r>
        <w:t>That’s not at all what he said</w:t>
      </w:r>
      <w:r w:rsidR="003B6800">
        <w:t>, which to be fair, I should have expected. “I hear you</w:t>
      </w:r>
      <w:r w:rsidR="00314113">
        <w:t>. Believe me I understand</w:t>
      </w:r>
      <w:r w:rsidR="003B6800">
        <w:t>” were his first words, and then “</w:t>
      </w:r>
      <w:r w:rsidR="009561C2">
        <w:t xml:space="preserve">We all feel like that sometimes, </w:t>
      </w:r>
      <w:proofErr w:type="spellStart"/>
      <w:r w:rsidR="009561C2">
        <w:t>Jhys</w:t>
      </w:r>
      <w:proofErr w:type="spellEnd"/>
      <w:r w:rsidR="009561C2">
        <w:t xml:space="preserve">. I mean, Zunk just put </w:t>
      </w:r>
      <w:r w:rsidR="00692C43">
        <w:t>down his grandfather.</w:t>
      </w:r>
      <w:r w:rsidR="006B0493">
        <w:t xml:space="preserve"> Pretty sure he’s been wondering why that fell to him. </w:t>
      </w:r>
      <w:r w:rsidR="00F505DC">
        <w:t xml:space="preserve">And yes, my dad is a great man. </w:t>
      </w:r>
      <w:r w:rsidR="00C26E4D">
        <w:t xml:space="preserve">But take it from me, that doesn’t really help. </w:t>
      </w:r>
      <w:r w:rsidR="00E76492">
        <w:t xml:space="preserve">Do you think I don’t worry that I </w:t>
      </w:r>
      <w:r w:rsidR="00243FE6">
        <w:t xml:space="preserve">will not be as strong as Viktor, or that I </w:t>
      </w:r>
      <w:r w:rsidR="00875F8A">
        <w:t xml:space="preserve">don’t fear disappointing him? </w:t>
      </w:r>
      <w:r w:rsidR="00726392">
        <w:t xml:space="preserve">We all worry </w:t>
      </w:r>
      <w:r w:rsidR="007A7B58">
        <w:t xml:space="preserve">we’re in the wrong place. But you belong here every bit </w:t>
      </w:r>
      <w:r w:rsidR="00BC22A9">
        <w:t xml:space="preserve">as much as we do. Or you know, if this isn’t some cursed </w:t>
      </w:r>
      <w:r w:rsidR="00E86B21">
        <w:t>divine plan, we’re glad you</w:t>
      </w:r>
      <w:r w:rsidR="00F41BA0">
        <w:t xml:space="preserve"> have our backs. </w:t>
      </w:r>
      <w:r w:rsidR="009D051B">
        <w:t>Our</w:t>
      </w:r>
      <w:r w:rsidR="00F41BA0">
        <w:t xml:space="preserve"> </w:t>
      </w:r>
      <w:r w:rsidR="00D24A3A">
        <w:t>lives</w:t>
      </w:r>
      <w:r w:rsidR="00F41BA0">
        <w:t xml:space="preserve"> </w:t>
      </w:r>
      <w:r w:rsidR="00D24A3A">
        <w:t>are</w:t>
      </w:r>
      <w:r w:rsidR="00F41BA0">
        <w:t xml:space="preserve"> in your hands every time we </w:t>
      </w:r>
      <w:r w:rsidR="0053733A">
        <w:t>battle, and well, we’re still kicking”.</w:t>
      </w:r>
    </w:p>
    <w:p w14:paraId="1BD539FA" w14:textId="2954420C" w:rsidR="0053733A" w:rsidRDefault="001C5B16">
      <w:r>
        <w:t xml:space="preserve">I hadn’t </w:t>
      </w:r>
      <w:r w:rsidR="00784C84">
        <w:t>considered that</w:t>
      </w:r>
      <w:r>
        <w:t xml:space="preserve"> </w:t>
      </w:r>
      <w:r w:rsidR="00DB690A">
        <w:t>everyone else could find reasons to doubt themselves too</w:t>
      </w:r>
      <w:r w:rsidR="00953904">
        <w:t xml:space="preserve">, and if someone like Tom could feel these things, </w:t>
      </w:r>
      <w:r w:rsidR="006B5F24">
        <w:t xml:space="preserve">maybe what I was feeling was not so unusual. I owed to my </w:t>
      </w:r>
      <w:proofErr w:type="gramStart"/>
      <w:r w:rsidR="006B5F24">
        <w:t xml:space="preserve">friends </w:t>
      </w:r>
      <w:r w:rsidR="004D535A">
        <w:t>to</w:t>
      </w:r>
      <w:proofErr w:type="gramEnd"/>
      <w:r w:rsidR="004D535A">
        <w:t xml:space="preserve"> </w:t>
      </w:r>
      <w:r w:rsidR="00655F8D">
        <w:t xml:space="preserve">honor their trust in me and not </w:t>
      </w:r>
      <w:r w:rsidR="00E334CF">
        <w:t xml:space="preserve">let the strangeness of this all get </w:t>
      </w:r>
      <w:r w:rsidR="00A544F8">
        <w:t>in the way</w:t>
      </w:r>
      <w:r w:rsidR="00E334CF">
        <w:t xml:space="preserve">. </w:t>
      </w:r>
    </w:p>
    <w:p w14:paraId="17A6B7EB" w14:textId="6094F438" w:rsidR="000B44CD" w:rsidRDefault="000B44CD">
      <w:r>
        <w:t>I nodded. “Okay. Thanks Thomas</w:t>
      </w:r>
      <w:r w:rsidR="00EC12E8">
        <w:t xml:space="preserve">. I’m fine, or at least </w:t>
      </w:r>
      <w:r w:rsidR="006A1650">
        <w:t>good enough for now</w:t>
      </w:r>
      <w:r w:rsidR="00771E68">
        <w:t>. So, I guess we go back the pit”?</w:t>
      </w:r>
    </w:p>
    <w:p w14:paraId="764446A2" w14:textId="7C152991" w:rsidR="00771E68" w:rsidRDefault="00F77826">
      <w:r>
        <w:t>“Seems the</w:t>
      </w:r>
      <w:r w:rsidR="00C60563">
        <w:t xml:space="preserve"> best bet, so yes. But after a </w:t>
      </w:r>
      <w:r w:rsidR="002F5BDF">
        <w:t>little shopping</w:t>
      </w:r>
      <w:r w:rsidR="00EC1611">
        <w:t xml:space="preserve">; </w:t>
      </w:r>
      <w:r w:rsidR="002F5BDF">
        <w:t xml:space="preserve">some healing draughts might be wise, just in </w:t>
      </w:r>
      <w:proofErr w:type="spellStart"/>
      <w:r w:rsidR="002F5BDF">
        <w:t>case.”</w:t>
      </w:r>
      <w:r w:rsidR="0094585F">
        <w:t>h</w:t>
      </w:r>
      <w:proofErr w:type="spellEnd"/>
    </w:p>
    <w:p w14:paraId="3162112C" w14:textId="452E1527" w:rsidR="00EC1611" w:rsidRDefault="0094585F">
      <w:r>
        <w:t xml:space="preserve">We headed to the shop where Tom bought his rope belt (I still haven’t asked him about this) and Vauxhall Voss </w:t>
      </w:r>
      <w:r w:rsidR="003A66D1">
        <w:t>welcomed us into his shop. “I</w:t>
      </w:r>
      <w:r w:rsidR="00C5654F">
        <w:t xml:space="preserve">’ve been hoping you’d come by. Wait here, I have something to show you” and he went into a back room to return with a little wooden box. </w:t>
      </w:r>
      <w:r w:rsidR="00C728AC">
        <w:t>He opened it up to real a small metal bird body</w:t>
      </w:r>
      <w:r w:rsidR="00831DBF">
        <w:t xml:space="preserve">; wings and </w:t>
      </w:r>
      <w:r w:rsidR="00213849">
        <w:t>chest but</w:t>
      </w:r>
      <w:r w:rsidR="00831DBF">
        <w:t xml:space="preserve"> lacking the other bits to which a body would normally be connected. </w:t>
      </w:r>
      <w:r w:rsidR="00C5654F">
        <w:t xml:space="preserve">“Somes such as yourselves sold this to </w:t>
      </w:r>
      <w:r w:rsidR="00C5654F">
        <w:lastRenderedPageBreak/>
        <w:t>me a while back</w:t>
      </w:r>
      <w:r w:rsidR="00782269">
        <w:t xml:space="preserve">. One of the few who </w:t>
      </w:r>
      <w:r w:rsidR="000C7196">
        <w:t>challenged the pit and made it out alive</w:t>
      </w:r>
      <w:r w:rsidR="00782269">
        <w:t xml:space="preserve">. It’s a </w:t>
      </w:r>
      <w:r w:rsidR="0092457E">
        <w:t xml:space="preserve">mechanical thing of some sort, but it’s missing pieces. I hear you’ve been to the pit, and just in case you are crazy enough to </w:t>
      </w:r>
      <w:r w:rsidR="00513451">
        <w:t xml:space="preserve">go back, </w:t>
      </w:r>
      <w:r w:rsidR="002A308A">
        <w:t xml:space="preserve">I’d pay you 20 sovereigns for each </w:t>
      </w:r>
      <w:r w:rsidR="002A40CE">
        <w:t>part you find. Now-what was it you wanted?”</w:t>
      </w:r>
    </w:p>
    <w:p w14:paraId="40EF61EE" w14:textId="763CC1D1" w:rsidR="00213849" w:rsidRDefault="001D2A4E">
      <w:r>
        <w:t>Even with the stop, we made it to the pit</w:t>
      </w:r>
      <w:r w:rsidR="00930081">
        <w:t xml:space="preserve"> well before sunset, avoiding a cl</w:t>
      </w:r>
      <w:r w:rsidR="009F13D1">
        <w:t xml:space="preserve">imb up the difficult path in the dark. </w:t>
      </w:r>
      <w:r w:rsidR="00C50827">
        <w:t xml:space="preserve">We descended the </w:t>
      </w:r>
      <w:proofErr w:type="gramStart"/>
      <w:r w:rsidR="00C50827">
        <w:t>ladder, and</w:t>
      </w:r>
      <w:proofErr w:type="gramEnd"/>
      <w:r w:rsidR="00C50827">
        <w:t xml:space="preserve"> stopped just outside the tunnel to the </w:t>
      </w:r>
      <w:r w:rsidR="004B43E4">
        <w:t xml:space="preserve">goblin’s trap room and Zunk whistled as he was taught. Nothing. </w:t>
      </w:r>
      <w:r w:rsidR="00F97BF1">
        <w:t xml:space="preserve">After </w:t>
      </w:r>
      <w:proofErr w:type="spellStart"/>
      <w:r w:rsidR="007F2395">
        <w:t>awhile</w:t>
      </w:r>
      <w:proofErr w:type="spellEnd"/>
      <w:r w:rsidR="007F2395">
        <w:t xml:space="preserve"> and another </w:t>
      </w:r>
      <w:r w:rsidR="00D964F4">
        <w:t>whistle, Zunk</w:t>
      </w:r>
      <w:r w:rsidR="007F2395">
        <w:t xml:space="preserve"> crept forward to scout. </w:t>
      </w:r>
      <w:r w:rsidR="006F29A4">
        <w:t xml:space="preserve">Something was most definitely </w:t>
      </w:r>
      <w:proofErr w:type="gramStart"/>
      <w:r w:rsidR="006F29A4">
        <w:t>wrong</w:t>
      </w:r>
      <w:proofErr w:type="gramEnd"/>
      <w:r w:rsidR="006F29A4">
        <w:t xml:space="preserve"> and it was best to take it slow. </w:t>
      </w:r>
      <w:r w:rsidR="00682274">
        <w:t xml:space="preserve">Zunk carefully opened the </w:t>
      </w:r>
      <w:proofErr w:type="gramStart"/>
      <w:r w:rsidR="00682274">
        <w:t>door</w:t>
      </w:r>
      <w:proofErr w:type="gramEnd"/>
      <w:r w:rsidR="00682274">
        <w:t xml:space="preserve"> and </w:t>
      </w:r>
      <w:r w:rsidR="003A75DB">
        <w:t>I heard an indrawn breath.</w:t>
      </w:r>
    </w:p>
    <w:p w14:paraId="53715F92" w14:textId="5A616338" w:rsidR="003A75DB" w:rsidRDefault="003A75DB">
      <w:r>
        <w:t>“</w:t>
      </w:r>
      <w:proofErr w:type="spellStart"/>
      <w:r>
        <w:t>O</w:t>
      </w:r>
      <w:r w:rsidR="00302BF1">
        <w:t>iy</w:t>
      </w:r>
      <w:proofErr w:type="spellEnd"/>
      <w:r w:rsidR="0059614D">
        <w:t xml:space="preserve">, this don’t look good at all. There’s a couple of goblin corpses here </w:t>
      </w:r>
      <w:r w:rsidR="004A39BB">
        <w:t>all burnt and slashed, and dog corpses hanging from the roof</w:t>
      </w:r>
      <w:r w:rsidR="00D964F4">
        <w:t xml:space="preserve">. </w:t>
      </w:r>
      <w:r w:rsidR="001B4A5D">
        <w:t xml:space="preserve">It was a massacre. </w:t>
      </w:r>
      <w:r w:rsidR="00AD5254">
        <w:t xml:space="preserve">Come </w:t>
      </w:r>
      <w:r w:rsidR="001C64DC">
        <w:t>through</w:t>
      </w:r>
      <w:r w:rsidR="00AD5254">
        <w:t xml:space="preserve"> while </w:t>
      </w:r>
      <w:r w:rsidR="006E1BED">
        <w:t xml:space="preserve">I look inside.  </w:t>
      </w:r>
      <w:r w:rsidR="004B7973">
        <w:t xml:space="preserve">Don’t want to take it on faith there </w:t>
      </w:r>
      <w:proofErr w:type="spellStart"/>
      <w:r w:rsidR="004B7973">
        <w:t>ain’t</w:t>
      </w:r>
      <w:proofErr w:type="spellEnd"/>
      <w:r w:rsidR="004B7973">
        <w:t xml:space="preserve"> more traps here,</w:t>
      </w:r>
      <w:r w:rsidR="0064292B">
        <w:t>”</w:t>
      </w:r>
    </w:p>
    <w:p w14:paraId="1213E30E" w14:textId="3B89F78A" w:rsidR="0064292B" w:rsidRDefault="0064292B">
      <w:r>
        <w:t xml:space="preserve">We crowded into the tunnel before the door as Zunk gingerly walked in, </w:t>
      </w:r>
      <w:r w:rsidR="00D56429">
        <w:t xml:space="preserve">considering carefully his every step. “Look here-this </w:t>
      </w:r>
      <w:r w:rsidR="00B87AFA">
        <w:t>is a slippery patch, and don’t be touching whatever this thing is-</w:t>
      </w:r>
      <w:proofErr w:type="spellStart"/>
      <w:r w:rsidR="00401E90">
        <w:t>gotta</w:t>
      </w:r>
      <w:proofErr w:type="spellEnd"/>
      <w:r w:rsidR="00401E90">
        <w:t xml:space="preserve"> be some sort of trip cord”.  Zunk was pointing out a leathery-ropey </w:t>
      </w:r>
      <w:r w:rsidR="00C47B6D">
        <w:t>thing stretched across the room around 3 inches off the floor, att</w:t>
      </w:r>
      <w:r w:rsidR="005E3887">
        <w:t>ached to the walls on each side</w:t>
      </w:r>
      <w:r w:rsidR="00421D3A">
        <w:t xml:space="preserve">. </w:t>
      </w:r>
    </w:p>
    <w:p w14:paraId="48DA2688" w14:textId="1A67540D" w:rsidR="00AA3B5B" w:rsidRDefault="00AA3B5B">
      <w:r>
        <w:t xml:space="preserve">Zunk couldn’t make out </w:t>
      </w:r>
      <w:r w:rsidR="001D2061">
        <w:t xml:space="preserve">the mechanism, but nobody trusted it </w:t>
      </w:r>
      <w:r w:rsidR="00F64B76">
        <w:t xml:space="preserve">and the sneaky slippery spot </w:t>
      </w:r>
      <w:r w:rsidR="001D2061">
        <w:t>and so Tom</w:t>
      </w:r>
      <w:r w:rsidR="00A87BDD">
        <w:t xml:space="preserve"> offered to use his pole arm to cut </w:t>
      </w:r>
      <w:r w:rsidR="00F64B76">
        <w:t>the cord</w:t>
      </w:r>
      <w:r w:rsidR="00A87BDD">
        <w:t xml:space="preserve"> from afar, hoping we’d be well out </w:t>
      </w:r>
      <w:r w:rsidR="00013D33">
        <w:t xml:space="preserve">of the way of whatever happened. </w:t>
      </w:r>
      <w:r w:rsidR="00035C71">
        <w:t xml:space="preserve">Which was nothing. The two </w:t>
      </w:r>
      <w:r w:rsidR="007B067C">
        <w:t xml:space="preserve">ends fell to the floor was all. </w:t>
      </w:r>
    </w:p>
    <w:p w14:paraId="3A7E442E" w14:textId="49EB7467" w:rsidR="00CB139E" w:rsidRDefault="00AF620D">
      <w:r>
        <w:t>I</w:t>
      </w:r>
      <w:r w:rsidR="00CB139E">
        <w:t xml:space="preserve">t seemed silly to be halted by two leather cords on the ground (well, dog skin as it turned out, ick) so </w:t>
      </w:r>
      <w:r w:rsidR="001C5526">
        <w:t xml:space="preserve">Zunk carefully avoided the slippery floor and stepped over. </w:t>
      </w:r>
      <w:r w:rsidR="00C70147">
        <w:t xml:space="preserve">Immediately the cords snapped </w:t>
      </w:r>
      <w:r w:rsidR="000811CC">
        <w:t xml:space="preserve">back from the wall towards the center, but got </w:t>
      </w:r>
      <w:r w:rsidR="00333412">
        <w:t>caught</w:t>
      </w:r>
      <w:r w:rsidR="00BC550D">
        <w:t xml:space="preserve"> up in the </w:t>
      </w:r>
      <w:r w:rsidR="00200AFB">
        <w:t>free cut</w:t>
      </w:r>
      <w:r w:rsidR="00333412">
        <w:t xml:space="preserve"> </w:t>
      </w:r>
      <w:r w:rsidR="00BC550D">
        <w:t xml:space="preserve">ends, leaving a tangled mess on the floor. </w:t>
      </w:r>
      <w:r w:rsidR="006E7A3F">
        <w:t xml:space="preserve"> Likely it would have </w:t>
      </w:r>
      <w:r w:rsidR="000E643C">
        <w:t>ensnared</w:t>
      </w:r>
      <w:r w:rsidR="006E7A3F">
        <w:t xml:space="preserve">, or worse, </w:t>
      </w:r>
      <w:r w:rsidR="00333412">
        <w:t xml:space="preserve">anyone who stepped over, had it been whole. </w:t>
      </w:r>
    </w:p>
    <w:p w14:paraId="0C7085B5" w14:textId="11E279B0" w:rsidR="000E643C" w:rsidRDefault="000E643C">
      <w:r>
        <w:t xml:space="preserve">Zunk nodded, as if appreciating </w:t>
      </w:r>
      <w:r w:rsidR="00263BBE">
        <w:t>some clever artistry</w:t>
      </w:r>
      <w:r w:rsidR="00CD411B">
        <w:t xml:space="preserve">, and moved, still cautiously, </w:t>
      </w:r>
      <w:r w:rsidR="00BF3540">
        <w:t>around the scarecrow horse (somewhat burnt) to one of the dogs. “</w:t>
      </w:r>
      <w:r w:rsidR="00C312EB">
        <w:t xml:space="preserve">Looks like they skinned it and stuffed it, like with these spiders. </w:t>
      </w:r>
      <w:r w:rsidR="002642AE">
        <w:t xml:space="preserve">And I can </w:t>
      </w:r>
      <w:r w:rsidR="001058E8">
        <w:t>hear</w:t>
      </w:r>
      <w:r w:rsidR="002642AE">
        <w:t xml:space="preserve"> something ticking inside</w:t>
      </w:r>
      <w:r w:rsidR="007711BE">
        <w:t xml:space="preserve">, </w:t>
      </w:r>
      <w:r w:rsidR="002E5D6A">
        <w:t>which I don’t like at all, s</w:t>
      </w:r>
      <w:r w:rsidR="007711BE">
        <w:t>o I’m going to come back”.</w:t>
      </w:r>
    </w:p>
    <w:p w14:paraId="18A8C5A0" w14:textId="5482C9CE" w:rsidR="00D022E7" w:rsidRDefault="004A784A">
      <w:r>
        <w:t xml:space="preserve">We talked it over and agreed </w:t>
      </w:r>
      <w:r w:rsidR="00432786">
        <w:t xml:space="preserve">distance was our </w:t>
      </w:r>
      <w:r w:rsidR="00646BDD">
        <w:t>friend and</w:t>
      </w:r>
      <w:r w:rsidR="00432786">
        <w:t xml:space="preserve"> settled on Hans using his </w:t>
      </w:r>
      <w:r w:rsidR="00646BDD">
        <w:t>lightning</w:t>
      </w:r>
      <w:r w:rsidR="00432786">
        <w:t xml:space="preserve">.  </w:t>
      </w:r>
      <w:r w:rsidR="005D144E">
        <w:t xml:space="preserve">The ticking suggested a clockwork thing, and </w:t>
      </w:r>
      <w:r w:rsidR="00646BDD">
        <w:t xml:space="preserve">those did not like </w:t>
      </w:r>
      <w:r w:rsidR="00F114DB">
        <w:t>lightning</w:t>
      </w:r>
      <w:r w:rsidR="00646BDD">
        <w:t xml:space="preserve"> at all. </w:t>
      </w:r>
      <w:r w:rsidR="008D300C">
        <w:t>Sure enough, they exploded when</w:t>
      </w:r>
      <w:r w:rsidR="00F2016F">
        <w:t xml:space="preserve"> Hans zapped them, leaving </w:t>
      </w:r>
      <w:r w:rsidR="00634A98">
        <w:t xml:space="preserve">globs of smoking </w:t>
      </w:r>
      <w:r w:rsidR="00DC156A">
        <w:t xml:space="preserve">green </w:t>
      </w:r>
      <w:proofErr w:type="gramStart"/>
      <w:r w:rsidR="00634A98">
        <w:t>goo</w:t>
      </w:r>
      <w:proofErr w:type="gramEnd"/>
      <w:r w:rsidR="00634A98">
        <w:t xml:space="preserve"> on the floor. </w:t>
      </w:r>
      <w:r w:rsidR="00DC3F7A">
        <w:t>Clearly</w:t>
      </w:r>
      <w:r w:rsidR="00F114DB">
        <w:t xml:space="preserve"> not safe to walk through so Tom used his pole arm to, well, </w:t>
      </w:r>
      <w:r w:rsidR="001F7598">
        <w:t xml:space="preserve">skewer the dead goblins and use them to </w:t>
      </w:r>
      <w:proofErr w:type="gramStart"/>
      <w:r w:rsidR="001F7598">
        <w:t>swab</w:t>
      </w:r>
      <w:proofErr w:type="gramEnd"/>
      <w:r w:rsidR="001F7598">
        <w:t xml:space="preserve"> the floor to create a path. </w:t>
      </w:r>
    </w:p>
    <w:p w14:paraId="2A95EC61" w14:textId="08CD52A7" w:rsidR="00D8467C" w:rsidRDefault="00D8467C">
      <w:r>
        <w:lastRenderedPageBreak/>
        <w:t xml:space="preserve">Zunk moved around to one side </w:t>
      </w:r>
      <w:r w:rsidR="008E2C72">
        <w:t xml:space="preserve">of the horse and Tom the other. </w:t>
      </w:r>
      <w:r w:rsidR="00D9555A">
        <w:t xml:space="preserve">I saw Zunk </w:t>
      </w:r>
      <w:r w:rsidR="00EF2056">
        <w:t xml:space="preserve">frown and </w:t>
      </w:r>
      <w:proofErr w:type="gramStart"/>
      <w:r w:rsidR="00EF2056">
        <w:t>shiver</w:t>
      </w:r>
      <w:proofErr w:type="gramEnd"/>
      <w:r w:rsidR="00EF2056">
        <w:t xml:space="preserve"> and he pointed “Don’t step there”</w:t>
      </w:r>
      <w:r w:rsidR="00C25831">
        <w:t xml:space="preserve"> he said so I didn’t and went around to Tom’s side, stepping only in places </w:t>
      </w:r>
      <w:r w:rsidR="00AF3689">
        <w:t xml:space="preserve">where Tom had. </w:t>
      </w:r>
      <w:r w:rsidR="00FA4D68">
        <w:t>B</w:t>
      </w:r>
      <w:r w:rsidR="00AF3689">
        <w:t xml:space="preserve">ad energy </w:t>
      </w:r>
      <w:r w:rsidR="00FA4D68">
        <w:t xml:space="preserve">came </w:t>
      </w:r>
      <w:r w:rsidR="00AF3689">
        <w:t xml:space="preserve">from the spider </w:t>
      </w:r>
      <w:proofErr w:type="gramStart"/>
      <w:r w:rsidR="00AF3689">
        <w:t>dolls</w:t>
      </w:r>
      <w:proofErr w:type="gramEnd"/>
      <w:r w:rsidR="006E1CCD">
        <w:t xml:space="preserve"> </w:t>
      </w:r>
      <w:r w:rsidR="00FA4D68">
        <w:t xml:space="preserve">and I was sure </w:t>
      </w:r>
      <w:r w:rsidR="00C370B2">
        <w:t xml:space="preserve">being any closer to them would have been dangerous. </w:t>
      </w:r>
      <w:r w:rsidR="00B406C6">
        <w:t xml:space="preserve">It took us </w:t>
      </w:r>
      <w:proofErr w:type="gramStart"/>
      <w:r w:rsidR="00B406C6">
        <w:t>awhile</w:t>
      </w:r>
      <w:proofErr w:type="gramEnd"/>
      <w:r w:rsidR="00B406C6">
        <w:t xml:space="preserve"> but we assembled behind the horse on each side of the door</w:t>
      </w:r>
      <w:r w:rsidR="003C1E1C">
        <w:t xml:space="preserve"> to the cavern where we had left </w:t>
      </w:r>
      <w:proofErr w:type="spellStart"/>
      <w:r w:rsidR="003C1E1C">
        <w:t>Tunch</w:t>
      </w:r>
      <w:proofErr w:type="spellEnd"/>
      <w:r w:rsidR="00E15CCA">
        <w:t xml:space="preserve">. </w:t>
      </w:r>
      <w:r w:rsidR="00D4736D">
        <w:t>Tom pushed the door open.</w:t>
      </w:r>
    </w:p>
    <w:p w14:paraId="3D1F9CC1" w14:textId="37D09785" w:rsidR="00D4736D" w:rsidRDefault="000C2C98">
      <w:proofErr w:type="spellStart"/>
      <w:r>
        <w:t>Tunch</w:t>
      </w:r>
      <w:proofErr w:type="spellEnd"/>
      <w:r>
        <w:t xml:space="preserve"> was there, but chained </w:t>
      </w:r>
      <w:r w:rsidR="00DA7C66">
        <w:t xml:space="preserve">and more </w:t>
      </w:r>
      <w:r w:rsidR="00254C5C">
        <w:t>than</w:t>
      </w:r>
      <w:r w:rsidR="00DA7C66">
        <w:t xml:space="preserve"> half dead</w:t>
      </w:r>
      <w:r w:rsidR="00496A3E">
        <w:t xml:space="preserve">, </w:t>
      </w:r>
      <w:r w:rsidR="006C6D13">
        <w:t xml:space="preserve">his demented pet snarling </w:t>
      </w:r>
      <w:r w:rsidR="00D95507">
        <w:t xml:space="preserve">nearby also badly beaten.  </w:t>
      </w:r>
      <w:r w:rsidR="00DD331F">
        <w:t xml:space="preserve">Goblin bodies were piled into low barricades here and there, </w:t>
      </w:r>
      <w:r w:rsidR="002B5FFF">
        <w:t xml:space="preserve">with others lying about amid more dog corpses. </w:t>
      </w:r>
      <w:r w:rsidR="004129B4">
        <w:t xml:space="preserve">It was carnage. At the far end of the room stood </w:t>
      </w:r>
      <w:proofErr w:type="spellStart"/>
      <w:r w:rsidR="00E1492F">
        <w:t>Ripnugget</w:t>
      </w:r>
      <w:proofErr w:type="spellEnd"/>
      <w:r w:rsidR="00E1492F">
        <w:t>, the bastard we had killed, looking no worse for w</w:t>
      </w:r>
      <w:r w:rsidR="004F315F">
        <w:t xml:space="preserve">ear, along with his lizard. What </w:t>
      </w:r>
      <w:proofErr w:type="gramStart"/>
      <w:r w:rsidR="004F315F">
        <w:t>the</w:t>
      </w:r>
      <w:proofErr w:type="gramEnd"/>
      <w:r w:rsidR="004F315F">
        <w:t xml:space="preserve"> </w:t>
      </w:r>
      <w:r w:rsidR="001765B5">
        <w:t>flock? How was this even possible?</w:t>
      </w:r>
    </w:p>
    <w:p w14:paraId="59A08DB6" w14:textId="037362C6" w:rsidR="001765B5" w:rsidRDefault="001765B5">
      <w:r>
        <w:t xml:space="preserve">“Greetings </w:t>
      </w:r>
      <w:proofErr w:type="spellStart"/>
      <w:r>
        <w:t>kinslayer</w:t>
      </w:r>
      <w:proofErr w:type="spellEnd"/>
      <w:r>
        <w:t xml:space="preserve"> Grandson. Time for me to return the favor</w:t>
      </w:r>
      <w:r w:rsidR="006B10B7">
        <w:t xml:space="preserve"> you gave me</w:t>
      </w:r>
      <w:r w:rsidR="00BF5D9C">
        <w:t>. Attack</w:t>
      </w:r>
      <w:r w:rsidR="000315F1">
        <w:t>!</w:t>
      </w:r>
      <w:r w:rsidR="00BF5D9C">
        <w:t>” he yelled “Kill them all</w:t>
      </w:r>
      <w:r w:rsidR="006B10B7">
        <w:t>”</w:t>
      </w:r>
      <w:r w:rsidR="00BF5D9C">
        <w:t xml:space="preserve"> Some bitty winged fey we hadn’t noticed chattered the teeth and hissed.</w:t>
      </w:r>
    </w:p>
    <w:p w14:paraId="1866A725" w14:textId="4054E6CD" w:rsidR="00BF5D9C" w:rsidRDefault="00521674">
      <w:r>
        <w:t xml:space="preserve">Zunk wasted no time, running </w:t>
      </w:r>
      <w:proofErr w:type="gramStart"/>
      <w:r>
        <w:t>in to</w:t>
      </w:r>
      <w:proofErr w:type="gramEnd"/>
      <w:r>
        <w:t xml:space="preserve"> </w:t>
      </w:r>
      <w:r w:rsidR="00FA213C">
        <w:t xml:space="preserve">free </w:t>
      </w:r>
      <w:proofErr w:type="spellStart"/>
      <w:r w:rsidR="00FA213C">
        <w:t>Tunch</w:t>
      </w:r>
      <w:proofErr w:type="spellEnd"/>
      <w:r w:rsidR="00FA213C">
        <w:t>, who could barely stand.</w:t>
      </w:r>
      <w:r w:rsidR="00DE4C4A">
        <w:t xml:space="preserve"> The weasel lashed about wildly</w:t>
      </w:r>
      <w:r w:rsidR="00143743">
        <w:t>,</w:t>
      </w:r>
      <w:r w:rsidR="00DE4C4A">
        <w:t xml:space="preserve"> clearly out of </w:t>
      </w:r>
      <w:proofErr w:type="spellStart"/>
      <w:proofErr w:type="gramStart"/>
      <w:r w:rsidR="00DE4C4A">
        <w:t>it’s</w:t>
      </w:r>
      <w:proofErr w:type="spellEnd"/>
      <w:proofErr w:type="gramEnd"/>
      <w:r w:rsidR="00DE4C4A">
        <w:t xml:space="preserve"> mind and landed </w:t>
      </w:r>
      <w:r w:rsidR="0095347C">
        <w:t xml:space="preserve">a blow. I tried to club it and flailed (of course) as </w:t>
      </w:r>
      <w:r w:rsidR="00390559">
        <w:t>Tom stepped up and</w:t>
      </w:r>
      <w:r w:rsidR="00490C29">
        <w:t xml:space="preserve"> ended weasel, while </w:t>
      </w:r>
      <w:r w:rsidR="001C04C3">
        <w:t xml:space="preserve">Hans sent a wall of water that knocked a pile of corpses back into </w:t>
      </w:r>
      <w:proofErr w:type="spellStart"/>
      <w:r w:rsidR="001C04C3">
        <w:t>Ripnugget</w:t>
      </w:r>
      <w:proofErr w:type="spellEnd"/>
      <w:r w:rsidR="001C04C3">
        <w:t xml:space="preserve"> and the lizard.</w:t>
      </w:r>
      <w:r w:rsidR="00F66EBA">
        <w:t xml:space="preserve"> Zunk sla</w:t>
      </w:r>
      <w:r w:rsidR="00F66570">
        <w:t>shed one of the fey</w:t>
      </w:r>
      <w:r w:rsidR="004C5FA9">
        <w:t>, killing it.</w:t>
      </w:r>
    </w:p>
    <w:p w14:paraId="0F529634" w14:textId="64F34CEB" w:rsidR="004C5FA9" w:rsidRDefault="00512917">
      <w:r>
        <w:t xml:space="preserve">Then </w:t>
      </w:r>
      <w:proofErr w:type="spellStart"/>
      <w:r>
        <w:t>Ripnugget</w:t>
      </w:r>
      <w:proofErr w:type="spellEnd"/>
      <w:r>
        <w:t xml:space="preserve"> spoke some words and several of the </w:t>
      </w:r>
      <w:r w:rsidR="007C47FE">
        <w:t>dead goblins</w:t>
      </w:r>
      <w:r>
        <w:t xml:space="preserve"> began to rise. </w:t>
      </w:r>
    </w:p>
    <w:p w14:paraId="039C2466" w14:textId="79878ADF" w:rsidR="00674A95" w:rsidRDefault="00674A95">
      <w:r>
        <w:t>Fish and Fiddlesticks</w:t>
      </w:r>
      <w:r w:rsidR="00965FAB">
        <w:t>!</w:t>
      </w:r>
    </w:p>
    <w:p w14:paraId="13526E40" w14:textId="5652AE30" w:rsidR="00512917" w:rsidRDefault="007C47FE">
      <w:r>
        <w:t>------------------------------------------------------------------------------------------------------------------</w:t>
      </w:r>
    </w:p>
    <w:p w14:paraId="62E0077C" w14:textId="2111CF16" w:rsidR="00DD05F4" w:rsidRDefault="00DD05F4">
      <w:r>
        <w:t xml:space="preserve">In the end, it </w:t>
      </w:r>
      <w:r w:rsidR="00284FB6">
        <w:t xml:space="preserve">was </w:t>
      </w:r>
      <w:r w:rsidR="005F03E5">
        <w:t xml:space="preserve">more irritating than anything else. (Should I be worried </w:t>
      </w:r>
      <w:r w:rsidR="00AB78B9">
        <w:t>mortal combat now only rises to “irritating”</w:t>
      </w:r>
      <w:r w:rsidR="00BF76CE">
        <w:t xml:space="preserve">? Maybe, but I had other things to worry about, like </w:t>
      </w:r>
      <w:r w:rsidR="0086752B">
        <w:t xml:space="preserve">figuring out what </w:t>
      </w:r>
      <w:proofErr w:type="spellStart"/>
      <w:r w:rsidR="0086752B">
        <w:t>Ripnugget</w:t>
      </w:r>
      <w:proofErr w:type="spellEnd"/>
      <w:r w:rsidR="0086752B">
        <w:t xml:space="preserve"> had planned, and why </w:t>
      </w:r>
      <w:proofErr w:type="spellStart"/>
      <w:r w:rsidR="0086752B">
        <w:t>Nulia</w:t>
      </w:r>
      <w:proofErr w:type="spellEnd"/>
      <w:r w:rsidR="0086752B">
        <w:t xml:space="preserve"> could not rest, and </w:t>
      </w:r>
      <w:r w:rsidR="00017F5E">
        <w:t>what the cult was up</w:t>
      </w:r>
      <w:r w:rsidR="00405857">
        <w:t xml:space="preserve"> to, and whether farmers were in danger</w:t>
      </w:r>
      <w:r w:rsidR="00A60DD5">
        <w:t>, and the fate of the baker</w:t>
      </w:r>
      <w:r w:rsidR="001162B9">
        <w:t xml:space="preserve"> </w:t>
      </w:r>
      <w:r w:rsidR="00A60DD5">
        <w:t xml:space="preserve">woman’s </w:t>
      </w:r>
      <w:r w:rsidR="001162B9">
        <w:t>daughter. Yeah, st</w:t>
      </w:r>
      <w:r w:rsidR="00EA0C80">
        <w:t>uff like that</w:t>
      </w:r>
      <w:r w:rsidR="002A42E1">
        <w:t>)</w:t>
      </w:r>
      <w:r w:rsidR="00EA0C80">
        <w:t>.</w:t>
      </w:r>
    </w:p>
    <w:p w14:paraId="00079F9C" w14:textId="54547629" w:rsidR="002A33BE" w:rsidRDefault="0050352B">
      <w:r>
        <w:t xml:space="preserve">I </w:t>
      </w:r>
      <w:r w:rsidR="006E5148">
        <w:t xml:space="preserve">channeled Milani’s </w:t>
      </w:r>
      <w:r w:rsidR="00A8133A">
        <w:t xml:space="preserve">gift into a bright burst, healing </w:t>
      </w:r>
      <w:r w:rsidR="00D25F47">
        <w:t>my friends (and the fey and the wild weasel</w:t>
      </w:r>
      <w:r w:rsidR="00A05F71">
        <w:t>, but no matter)</w:t>
      </w:r>
      <w:r w:rsidR="009F48FD">
        <w:t xml:space="preserve">, </w:t>
      </w:r>
      <w:proofErr w:type="gramStart"/>
      <w:r w:rsidR="009F48FD">
        <w:t>and also</w:t>
      </w:r>
      <w:proofErr w:type="gramEnd"/>
      <w:r w:rsidR="009F48FD">
        <w:t xml:space="preserve"> harming the zombies</w:t>
      </w:r>
      <w:r w:rsidR="00C91771">
        <w:t xml:space="preserve">. </w:t>
      </w:r>
      <w:r w:rsidR="00E03C38">
        <w:t xml:space="preserve">One of them let loose a terrible moan </w:t>
      </w:r>
      <w:r w:rsidR="00581300">
        <w:t xml:space="preserve">that shook </w:t>
      </w:r>
      <w:r w:rsidR="002C687B">
        <w:t>us but</w:t>
      </w:r>
      <w:r w:rsidR="00581300">
        <w:t xml:space="preserve"> affect</w:t>
      </w:r>
      <w:r w:rsidR="00F918C9">
        <w:t>ed</w:t>
      </w:r>
      <w:r w:rsidR="00581300">
        <w:t xml:space="preserve"> </w:t>
      </w:r>
      <w:proofErr w:type="gramStart"/>
      <w:r w:rsidR="00581300">
        <w:t>its</w:t>
      </w:r>
      <w:proofErr w:type="gramEnd"/>
      <w:r w:rsidR="00581300">
        <w:t xml:space="preserve"> f</w:t>
      </w:r>
      <w:r w:rsidR="000E0F21">
        <w:t>riend</w:t>
      </w:r>
      <w:r w:rsidR="00C91771">
        <w:t>s as well</w:t>
      </w:r>
      <w:r w:rsidR="00FA07CD">
        <w:t>. It</w:t>
      </w:r>
      <w:r w:rsidR="00F918C9">
        <w:t xml:space="preserve"> tried to rise</w:t>
      </w:r>
      <w:r w:rsidR="000620DE">
        <w:t xml:space="preserve">, so Tom struck it down. The good news </w:t>
      </w:r>
      <w:r w:rsidR="0021208F">
        <w:t>was that the screaming stopped</w:t>
      </w:r>
      <w:r w:rsidR="004A14F7">
        <w:t xml:space="preserve">, the bad news was the zombie screamer </w:t>
      </w:r>
      <w:r w:rsidR="00535117">
        <w:t xml:space="preserve">exploded peppering </w:t>
      </w:r>
      <w:r w:rsidR="00B42715">
        <w:t xml:space="preserve">us with </w:t>
      </w:r>
      <w:r w:rsidR="00804DE8">
        <w:t>bony splinters</w:t>
      </w:r>
      <w:r w:rsidR="0039248A">
        <w:t xml:space="preserve">, but again, also affecting our </w:t>
      </w:r>
      <w:r w:rsidR="00E47532">
        <w:t>foes.</w:t>
      </w:r>
      <w:r w:rsidR="00A17C4C">
        <w:t xml:space="preserve"> </w:t>
      </w:r>
      <w:proofErr w:type="spellStart"/>
      <w:r w:rsidR="00E47532">
        <w:t>Tunch</w:t>
      </w:r>
      <w:proofErr w:type="spellEnd"/>
      <w:r w:rsidR="00E47532">
        <w:t xml:space="preserve"> </w:t>
      </w:r>
      <w:r w:rsidR="002C687B">
        <w:t>got</w:t>
      </w:r>
      <w:r w:rsidR="00E47532">
        <w:t xml:space="preserve"> his pet under control</w:t>
      </w:r>
      <w:r w:rsidR="002D6523">
        <w:t xml:space="preserve"> while Hans conjure</w:t>
      </w:r>
      <w:r w:rsidR="002C687B">
        <w:t>d</w:t>
      </w:r>
      <w:r w:rsidR="002D6523">
        <w:t xml:space="preserve"> a </w:t>
      </w:r>
      <w:r w:rsidR="00240679">
        <w:t xml:space="preserve">burst of </w:t>
      </w:r>
      <w:r w:rsidR="00062CF8">
        <w:t>wind that kills one of them near me</w:t>
      </w:r>
      <w:r w:rsidR="00130C28">
        <w:t xml:space="preserve"> and it </w:t>
      </w:r>
      <w:r w:rsidR="00130C28">
        <w:lastRenderedPageBreak/>
        <w:t>expl</w:t>
      </w:r>
      <w:r w:rsidR="005D7933">
        <w:t>odes</w:t>
      </w:r>
      <w:r w:rsidR="00907E0E">
        <w:t xml:space="preserve">, </w:t>
      </w:r>
      <w:r w:rsidR="005746A4">
        <w:t xml:space="preserve">but Milani protected me and the shards whiz by, although my foes are not so lucky. </w:t>
      </w:r>
    </w:p>
    <w:p w14:paraId="7126E882" w14:textId="3229263F" w:rsidR="00B637AF" w:rsidRDefault="00985AA1">
      <w:proofErr w:type="gramStart"/>
      <w:r>
        <w:t>A</w:t>
      </w:r>
      <w:r w:rsidR="00072F96">
        <w:t>s</w:t>
      </w:r>
      <w:r w:rsidR="0048034B">
        <w:t xml:space="preserve"> long as</w:t>
      </w:r>
      <w:proofErr w:type="gramEnd"/>
      <w:r w:rsidR="0048034B">
        <w:t xml:space="preserve"> they don’t blow up at once </w:t>
      </w:r>
      <w:r w:rsidR="00FB1B08">
        <w:t xml:space="preserve">I feel </w:t>
      </w:r>
      <w:proofErr w:type="gramStart"/>
      <w:r w:rsidR="0014256E">
        <w:t>confident</w:t>
      </w:r>
      <w:proofErr w:type="gramEnd"/>
      <w:r w:rsidR="0014256E">
        <w:t xml:space="preserve"> </w:t>
      </w:r>
      <w:r w:rsidR="002A33BE">
        <w:t xml:space="preserve">I can keep everyone safe. </w:t>
      </w:r>
      <w:r w:rsidR="000F1C25">
        <w:t xml:space="preserve"> </w:t>
      </w:r>
      <w:r w:rsidR="00BE3722">
        <w:t xml:space="preserve">Hans </w:t>
      </w:r>
      <w:r w:rsidR="000A7111">
        <w:t>‘</w:t>
      </w:r>
      <w:r w:rsidR="00BE3722">
        <w:t xml:space="preserve">conjured wind is </w:t>
      </w:r>
      <w:proofErr w:type="gramStart"/>
      <w:r w:rsidR="00BE3722">
        <w:t>harrying</w:t>
      </w:r>
      <w:proofErr w:type="gramEnd"/>
      <w:r w:rsidR="00BE3722">
        <w:t xml:space="preserve"> the zombies and slowing them down, while </w:t>
      </w:r>
      <w:r w:rsidR="00947E37">
        <w:t xml:space="preserve">Zunk </w:t>
      </w:r>
      <w:r w:rsidR="00A32EC5">
        <w:t xml:space="preserve">sends arrows zipping toward </w:t>
      </w:r>
      <w:proofErr w:type="spellStart"/>
      <w:r w:rsidR="00A32EC5">
        <w:t>Ripnugget</w:t>
      </w:r>
      <w:proofErr w:type="spellEnd"/>
      <w:r w:rsidR="009A251D">
        <w:t>, w</w:t>
      </w:r>
      <w:r w:rsidR="00B637AF">
        <w:t xml:space="preserve">ho conjures his lizard mount. </w:t>
      </w:r>
    </w:p>
    <w:p w14:paraId="47EEF16B" w14:textId="100A2B2C" w:rsidR="00E47532" w:rsidRDefault="00C020B9">
      <w:proofErr w:type="spellStart"/>
      <w:r w:rsidRPr="00C020B9">
        <w:rPr>
          <w:i/>
          <w:iCs/>
        </w:rPr>
        <w:t>Nhay</w:t>
      </w:r>
      <w:proofErr w:type="spellEnd"/>
      <w:r w:rsidRPr="00C020B9">
        <w:rPr>
          <w:i/>
          <w:iCs/>
        </w:rPr>
        <w:t xml:space="preserve"> </w:t>
      </w:r>
      <w:proofErr w:type="spellStart"/>
      <w:r w:rsidRPr="00C020B9">
        <w:rPr>
          <w:i/>
          <w:iCs/>
        </w:rPr>
        <w:t>Nhay</w:t>
      </w:r>
      <w:proofErr w:type="spellEnd"/>
      <w:r w:rsidRPr="00C020B9">
        <w:rPr>
          <w:i/>
          <w:iCs/>
        </w:rPr>
        <w:t xml:space="preserve"> </w:t>
      </w:r>
      <w:proofErr w:type="spellStart"/>
      <w:r w:rsidRPr="00C020B9">
        <w:rPr>
          <w:i/>
          <w:iCs/>
        </w:rPr>
        <w:t>Nhay</w:t>
      </w:r>
      <w:proofErr w:type="spellEnd"/>
      <w:r>
        <w:t xml:space="preserve"> some of the fey taunt at </w:t>
      </w:r>
      <w:r w:rsidR="00994B46">
        <w:t>the weasel, and amazingly, this enrages the stupid feral beast</w:t>
      </w:r>
      <w:r w:rsidR="000A6EBA">
        <w:t xml:space="preserve"> sending it out of control again, while the others stick their tongue out and poke </w:t>
      </w:r>
      <w:r w:rsidR="006F7569">
        <w:t>Hans with little daggers</w:t>
      </w:r>
      <w:r w:rsidR="00B328CD">
        <w:t>.</w:t>
      </w:r>
    </w:p>
    <w:p w14:paraId="67F64960" w14:textId="75C18F3C" w:rsidR="00863A7D" w:rsidRDefault="00863A7D">
      <w:r>
        <w:t>I kill another zombie (it seems they are made mainly to explode)</w:t>
      </w:r>
      <w:r w:rsidR="00751DDF">
        <w:t xml:space="preserve">, and </w:t>
      </w:r>
      <w:r w:rsidR="00336BC3">
        <w:t xml:space="preserve">another grabbed </w:t>
      </w:r>
      <w:r w:rsidR="00B93C96">
        <w:t>th</w:t>
      </w:r>
      <w:r w:rsidR="00F40A1C">
        <w:t xml:space="preserve">e last remaining member of the </w:t>
      </w:r>
      <w:proofErr w:type="spellStart"/>
      <w:r w:rsidR="00F40A1C">
        <w:t>Whistletop</w:t>
      </w:r>
      <w:proofErr w:type="spellEnd"/>
      <w:r w:rsidR="00F40A1C">
        <w:t xml:space="preserve"> tribe</w:t>
      </w:r>
      <w:r w:rsidR="003F7463">
        <w:t xml:space="preserve">, letting </w:t>
      </w:r>
      <w:r w:rsidR="004A1A0B">
        <w:t>one of the treacherous fey kill h</w:t>
      </w:r>
      <w:r w:rsidR="00BD20A1">
        <w:t>im with its dagger</w:t>
      </w:r>
      <w:r w:rsidR="001B3586">
        <w:t xml:space="preserve"> to </w:t>
      </w:r>
      <w:r w:rsidR="00BD20A1">
        <w:t xml:space="preserve">end </w:t>
      </w:r>
      <w:r w:rsidR="008B703D">
        <w:t xml:space="preserve">the inglorious and brief </w:t>
      </w:r>
      <w:r w:rsidR="003D48C4">
        <w:t xml:space="preserve">reign of </w:t>
      </w:r>
      <w:proofErr w:type="spellStart"/>
      <w:r w:rsidR="003D48C4">
        <w:t>Tunch</w:t>
      </w:r>
      <w:proofErr w:type="spellEnd"/>
      <w:r w:rsidR="003A5EBA">
        <w:t xml:space="preserve">. </w:t>
      </w:r>
      <w:r w:rsidR="00233DC7">
        <w:t xml:space="preserve">Hans </w:t>
      </w:r>
      <w:r w:rsidR="0014255F">
        <w:t xml:space="preserve">killed </w:t>
      </w:r>
      <w:r w:rsidR="00102B2D">
        <w:t xml:space="preserve">one of the </w:t>
      </w:r>
      <w:r w:rsidR="001647AB">
        <w:t>zombies</w:t>
      </w:r>
      <w:r w:rsidR="00D84BE8">
        <w:t xml:space="preserve"> and I got </w:t>
      </w:r>
      <w:r w:rsidR="00367C90">
        <w:t>hamm</w:t>
      </w:r>
      <w:r w:rsidR="00D84BE8">
        <w:t>ered</w:t>
      </w:r>
      <w:r w:rsidR="001647AB">
        <w:t xml:space="preserve"> with body parts,</w:t>
      </w:r>
      <w:r w:rsidR="0070367F">
        <w:t xml:space="preserve"> which also killed</w:t>
      </w:r>
      <w:r w:rsidR="00417C64">
        <w:t xml:space="preserve"> weasel. </w:t>
      </w:r>
      <w:r w:rsidR="0070367F">
        <w:t xml:space="preserve">The damage from </w:t>
      </w:r>
      <w:r w:rsidR="00C95737">
        <w:t xml:space="preserve">the meat bombs </w:t>
      </w:r>
      <w:r w:rsidR="001647AB">
        <w:t xml:space="preserve">was starting to add up, </w:t>
      </w:r>
      <w:r w:rsidR="00104864">
        <w:t>and then one of the</w:t>
      </w:r>
      <w:r w:rsidR="007B1DF9">
        <w:t>m</w:t>
      </w:r>
      <w:r w:rsidR="00104864">
        <w:t xml:space="preserve"> </w:t>
      </w:r>
      <w:r w:rsidR="009C0FF6">
        <w:t>clawed me hard</w:t>
      </w:r>
      <w:r w:rsidR="00000C75">
        <w:t xml:space="preserve"> and I was grabbed</w:t>
      </w:r>
      <w:r w:rsidR="009C0FF6">
        <w:t xml:space="preserve">. </w:t>
      </w:r>
      <w:r w:rsidR="00000C75">
        <w:t xml:space="preserve">I was </w:t>
      </w:r>
      <w:proofErr w:type="gramStart"/>
      <w:r w:rsidR="00000C75">
        <w:t>pretty bloody</w:t>
      </w:r>
      <w:proofErr w:type="gramEnd"/>
      <w:r w:rsidR="00000C75">
        <w:t xml:space="preserve"> by this point</w:t>
      </w:r>
      <w:r w:rsidR="00345DBD">
        <w:t xml:space="preserve">, more than </w:t>
      </w:r>
      <w:r w:rsidR="004A4AE5">
        <w:t>“pretty” if I was being honest</w:t>
      </w:r>
      <w:r w:rsidR="00BB04BF">
        <w:t>, but I was alright</w:t>
      </w:r>
      <w:r w:rsidR="001657C9">
        <w:t xml:space="preserve">. Probably. Unless someone </w:t>
      </w:r>
      <w:r w:rsidR="0064674E">
        <w:t>kille</w:t>
      </w:r>
      <w:r w:rsidR="00D768C4">
        <w:t xml:space="preserve">d the zombie. </w:t>
      </w:r>
      <w:r w:rsidR="00793A92">
        <w:t>“Don’t worry, I’m fine” I yelled, sort of optimistically.</w:t>
      </w:r>
      <w:r w:rsidR="00F873D7">
        <w:t xml:space="preserve"> I notice</w:t>
      </w:r>
      <w:r w:rsidR="00530DA2">
        <w:t>d</w:t>
      </w:r>
      <w:r w:rsidR="00385A58">
        <w:t xml:space="preserve"> </w:t>
      </w:r>
      <w:proofErr w:type="spellStart"/>
      <w:r w:rsidR="00385A58">
        <w:t>Ripnugget</w:t>
      </w:r>
      <w:proofErr w:type="spellEnd"/>
      <w:r w:rsidR="00656CB2">
        <w:t xml:space="preserve"> fleeing</w:t>
      </w:r>
      <w:r w:rsidR="00CB336A">
        <w:t xml:space="preserve"> on</w:t>
      </w:r>
      <w:r w:rsidR="005A0A62" w:rsidRPr="005A0A62">
        <w:t xml:space="preserve"> </w:t>
      </w:r>
      <w:r w:rsidR="00CB336A">
        <w:t>the back of hi</w:t>
      </w:r>
      <w:r w:rsidR="00A2644E">
        <w:t>s lizard</w:t>
      </w:r>
      <w:r w:rsidR="00656CB2">
        <w:t xml:space="preserve"> </w:t>
      </w:r>
      <w:r w:rsidR="005A0A62">
        <w:t xml:space="preserve">without a second look, </w:t>
      </w:r>
      <w:r w:rsidR="001821AE">
        <w:t xml:space="preserve">laughing like a maniac. </w:t>
      </w:r>
    </w:p>
    <w:p w14:paraId="3FB74410" w14:textId="3254C4CE" w:rsidR="00461585" w:rsidRDefault="00163E93">
      <w:r>
        <w:t>Zunk</w:t>
      </w:r>
      <w:r w:rsidR="00164B61">
        <w:t xml:space="preserve"> stabbed down </w:t>
      </w:r>
      <w:r w:rsidR="00B34586">
        <w:t xml:space="preserve">the fey </w:t>
      </w:r>
      <w:r w:rsidR="00417C64">
        <w:t xml:space="preserve">that killed </w:t>
      </w:r>
      <w:proofErr w:type="spellStart"/>
      <w:r w:rsidR="008C42DE">
        <w:t>Tunch</w:t>
      </w:r>
      <w:proofErr w:type="spellEnd"/>
      <w:r w:rsidR="004A2BC9">
        <w:t xml:space="preserve"> as </w:t>
      </w:r>
      <w:r w:rsidR="00DD1141">
        <w:t xml:space="preserve">I called Milani’s light down upon </w:t>
      </w:r>
      <w:r w:rsidR="00385A58">
        <w:t>me and</w:t>
      </w:r>
      <w:r w:rsidR="00DD1141">
        <w:t xml:space="preserve"> </w:t>
      </w:r>
      <w:proofErr w:type="spellStart"/>
      <w:r w:rsidR="00E502FB">
        <w:t>unpri</w:t>
      </w:r>
      <w:r w:rsidR="00DA3606">
        <w:t>s</w:t>
      </w:r>
      <w:r w:rsidR="00E502FB">
        <w:t>ed</w:t>
      </w:r>
      <w:proofErr w:type="spellEnd"/>
      <w:r w:rsidR="00E502FB">
        <w:t xml:space="preserve"> myself</w:t>
      </w:r>
      <w:r w:rsidR="008D2AFD">
        <w:t xml:space="preserve"> from the potential explosion.</w:t>
      </w:r>
      <w:r w:rsidR="006A404D">
        <w:t xml:space="preserve"> </w:t>
      </w:r>
      <w:r w:rsidR="00D51B86">
        <w:t xml:space="preserve">Moving away from the zombie I </w:t>
      </w:r>
      <w:r w:rsidR="0070163A">
        <w:t xml:space="preserve">said “Thomas-please feel free to fuck </w:t>
      </w:r>
      <w:proofErr w:type="spellStart"/>
      <w:proofErr w:type="gramStart"/>
      <w:r w:rsidR="0070163A">
        <w:t>that..erm..</w:t>
      </w:r>
      <w:proofErr w:type="gramEnd"/>
      <w:r w:rsidR="0070163A">
        <w:t>guy</w:t>
      </w:r>
      <w:proofErr w:type="spellEnd"/>
      <w:r w:rsidR="0070163A">
        <w:t xml:space="preserve"> </w:t>
      </w:r>
      <w:proofErr w:type="gramStart"/>
      <w:r w:rsidR="0070163A">
        <w:t>up</w:t>
      </w:r>
      <w:r w:rsidR="004A2BC9">
        <w:t xml:space="preserve">” </w:t>
      </w:r>
      <w:r w:rsidR="0070163A">
        <w:t xml:space="preserve"> </w:t>
      </w:r>
      <w:r w:rsidR="00AA46F0">
        <w:t>Tom</w:t>
      </w:r>
      <w:proofErr w:type="gramEnd"/>
      <w:r w:rsidR="00035624">
        <w:t xml:space="preserve"> speared the zombie from a</w:t>
      </w:r>
      <w:r w:rsidR="00E502FB">
        <w:t xml:space="preserve">far and it </w:t>
      </w:r>
      <w:r w:rsidR="002F6086">
        <w:t>blew up</w:t>
      </w:r>
      <w:r w:rsidR="006F1BD2">
        <w:t xml:space="preserve"> harmlessly. </w:t>
      </w:r>
      <w:r w:rsidR="00EE0937">
        <w:t xml:space="preserve">The last fey squeaked “Fuck me” and flew away. </w:t>
      </w:r>
    </w:p>
    <w:p w14:paraId="49969183" w14:textId="7C5C2252" w:rsidR="00DA19D9" w:rsidRDefault="008746EB">
      <w:r>
        <w:t xml:space="preserve">What is going on here? </w:t>
      </w:r>
      <w:r w:rsidR="004C1FD4">
        <w:t xml:space="preserve">Did </w:t>
      </w:r>
      <w:proofErr w:type="spellStart"/>
      <w:r w:rsidR="00985D91">
        <w:t>R</w:t>
      </w:r>
      <w:r w:rsidR="004C1FD4">
        <w:t>ipn</w:t>
      </w:r>
      <w:r w:rsidR="002F6086">
        <w:t>u</w:t>
      </w:r>
      <w:r w:rsidR="004C1FD4">
        <w:t>gget</w:t>
      </w:r>
      <w:proofErr w:type="spellEnd"/>
      <w:r w:rsidR="004C1FD4">
        <w:t xml:space="preserve"> come back just to kill </w:t>
      </w:r>
      <w:r w:rsidR="00E43216">
        <w:t xml:space="preserve">the </w:t>
      </w:r>
      <w:proofErr w:type="spellStart"/>
      <w:r w:rsidR="00BF6E99">
        <w:t>Whi</w:t>
      </w:r>
      <w:r w:rsidR="00E43216">
        <w:t>stleteeth</w:t>
      </w:r>
      <w:proofErr w:type="spellEnd"/>
      <w:r w:rsidR="00E43216">
        <w:t>?</w:t>
      </w:r>
      <w:r w:rsidR="00BF6E99">
        <w:t xml:space="preserve"> He </w:t>
      </w:r>
      <w:r w:rsidR="00BF6E99" w:rsidRPr="002F6086">
        <w:rPr>
          <w:i/>
          <w:iCs/>
        </w:rPr>
        <w:t>must</w:t>
      </w:r>
      <w:r w:rsidR="00BF6E99">
        <w:t xml:space="preserve"> have </w:t>
      </w:r>
      <w:r w:rsidR="00CD6DB1">
        <w:t xml:space="preserve">other plans. I looked around the room </w:t>
      </w:r>
      <w:r w:rsidR="00837342">
        <w:t xml:space="preserve">hoping to discover, well anything. It was hard to look past the </w:t>
      </w:r>
      <w:proofErr w:type="gramStart"/>
      <w:r w:rsidR="00837342">
        <w:t>carnage</w:t>
      </w:r>
      <w:proofErr w:type="gramEnd"/>
      <w:r w:rsidR="00837342">
        <w:t xml:space="preserve"> </w:t>
      </w:r>
      <w:r w:rsidR="00DF3379">
        <w:t xml:space="preserve">but nothing presented itself. There was a </w:t>
      </w:r>
      <w:r w:rsidR="00016F0C">
        <w:t xml:space="preserve">charred hole I did not </w:t>
      </w:r>
      <w:proofErr w:type="gramStart"/>
      <w:r w:rsidR="009B67E5">
        <w:t>recall</w:t>
      </w:r>
      <w:r w:rsidR="00016F0C">
        <w:t xml:space="preserve"> </w:t>
      </w:r>
      <w:r w:rsidR="009B67E5">
        <w:t>from</w:t>
      </w:r>
      <w:proofErr w:type="gramEnd"/>
      <w:r w:rsidR="009B67E5">
        <w:t xml:space="preserve"> </w:t>
      </w:r>
      <w:r w:rsidR="00016F0C">
        <w:t xml:space="preserve">earlier, and it </w:t>
      </w:r>
      <w:proofErr w:type="gramStart"/>
      <w:r w:rsidR="00016F0C">
        <w:t>radiated</w:t>
      </w:r>
      <w:proofErr w:type="gramEnd"/>
      <w:r w:rsidR="00016F0C">
        <w:t xml:space="preserve"> bad intent</w:t>
      </w:r>
      <w:r w:rsidR="00D37A4F">
        <w:t xml:space="preserve">, but I could tell </w:t>
      </w:r>
      <w:r w:rsidR="00F715CF">
        <w:t xml:space="preserve">whatever happened was </w:t>
      </w:r>
      <w:r w:rsidR="00DA19D9">
        <w:t>fading</w:t>
      </w:r>
      <w:r w:rsidR="00112005">
        <w:t>, the energy used up</w:t>
      </w:r>
      <w:r w:rsidR="00DA19D9">
        <w:t>. Huh.</w:t>
      </w:r>
    </w:p>
    <w:p w14:paraId="3B04EB67" w14:textId="03903FCA" w:rsidR="00A40754" w:rsidRDefault="00837342">
      <w:r>
        <w:t xml:space="preserve"> </w:t>
      </w:r>
      <w:r w:rsidR="00707A1A">
        <w:t xml:space="preserve">We debated for a moment. Hans was of the mind we should just head for the </w:t>
      </w:r>
      <w:r w:rsidR="00B97AC1">
        <w:t>exit and</w:t>
      </w:r>
      <w:r w:rsidR="00396D74">
        <w:t xml:space="preserve"> catch </w:t>
      </w:r>
      <w:proofErr w:type="spellStart"/>
      <w:r w:rsidR="00396D74">
        <w:t>Ripnugget</w:t>
      </w:r>
      <w:proofErr w:type="spellEnd"/>
      <w:r w:rsidR="00396D74">
        <w:t xml:space="preserve"> escaping, but we did not </w:t>
      </w:r>
      <w:r w:rsidR="0070719C">
        <w:t xml:space="preserve">know that’s where he was going and the risk of not getting more information was too great. </w:t>
      </w:r>
      <w:r w:rsidR="000D795B">
        <w:t xml:space="preserve">We still didn’t know what triggered the horn. Unless. </w:t>
      </w:r>
      <w:r w:rsidR="00573140">
        <w:t>Huh.</w:t>
      </w:r>
    </w:p>
    <w:p w14:paraId="169D55CB" w14:textId="143D5A45" w:rsidR="00573140" w:rsidRDefault="00573140">
      <w:r>
        <w:t>In the end we decided to follow</w:t>
      </w:r>
      <w:r w:rsidR="00A5514E">
        <w:t xml:space="preserve"> (although not without some residual grumping from Hans) </w:t>
      </w:r>
      <w:r w:rsidR="0095215E">
        <w:t xml:space="preserve">and set off in the direction </w:t>
      </w:r>
      <w:proofErr w:type="spellStart"/>
      <w:r w:rsidR="0095215E">
        <w:t>RIpnugget</w:t>
      </w:r>
      <w:proofErr w:type="spellEnd"/>
      <w:r w:rsidR="0095215E">
        <w:t xml:space="preserve"> had </w:t>
      </w:r>
      <w:proofErr w:type="gramStart"/>
      <w:r w:rsidR="0095215E">
        <w:t>went</w:t>
      </w:r>
      <w:proofErr w:type="gramEnd"/>
      <w:r w:rsidR="0095215E">
        <w:t xml:space="preserve">. The path </w:t>
      </w:r>
      <w:r w:rsidR="00F2492C">
        <w:t>led</w:t>
      </w:r>
      <w:r w:rsidR="0095215E">
        <w:t xml:space="preserve"> to a </w:t>
      </w:r>
      <w:r w:rsidR="00A42310">
        <w:t>sunken cavern</w:t>
      </w:r>
      <w:r w:rsidR="00084224">
        <w:t xml:space="preserve"> and Zunk snuck down in case it was </w:t>
      </w:r>
      <w:r w:rsidR="004C5017">
        <w:t xml:space="preserve">an ambush. </w:t>
      </w:r>
      <w:r w:rsidR="00826D85">
        <w:t xml:space="preserve">But </w:t>
      </w:r>
      <w:proofErr w:type="spellStart"/>
      <w:r w:rsidR="00826D85">
        <w:t>Ripnugget</w:t>
      </w:r>
      <w:proofErr w:type="spellEnd"/>
      <w:r w:rsidR="00826D85">
        <w:t xml:space="preserve"> was gone, </w:t>
      </w:r>
      <w:proofErr w:type="gramStart"/>
      <w:r w:rsidR="00826D85">
        <w:t>But</w:t>
      </w:r>
      <w:proofErr w:type="gramEnd"/>
      <w:r w:rsidR="00826D85">
        <w:t xml:space="preserve"> it was still sort of an ambush</w:t>
      </w:r>
      <w:r w:rsidR="00904554">
        <w:t xml:space="preserve">. </w:t>
      </w:r>
      <w:r w:rsidR="00400CBB">
        <w:t>After creeping forward</w:t>
      </w:r>
      <w:r w:rsidR="003421A6">
        <w:t xml:space="preserve"> out of sight, Zunk came hurriedly back. “Big </w:t>
      </w:r>
      <w:r w:rsidR="006B71E4">
        <w:t>l</w:t>
      </w:r>
      <w:r w:rsidR="003421A6">
        <w:t>izard thing back there</w:t>
      </w:r>
      <w:r w:rsidR="002036E7">
        <w:t xml:space="preserve">. It’s sort of in a bad way, but it’s </w:t>
      </w:r>
      <w:r w:rsidR="00BB6615">
        <w:t xml:space="preserve">still pretty </w:t>
      </w:r>
      <w:proofErr w:type="spellStart"/>
      <w:proofErr w:type="gramStart"/>
      <w:r w:rsidR="00BB6615">
        <w:t>uh..</w:t>
      </w:r>
      <w:proofErr w:type="gramEnd"/>
      <w:r w:rsidR="00BB6615">
        <w:t>see</w:t>
      </w:r>
      <w:proofErr w:type="spellEnd"/>
      <w:r w:rsidR="00BB6615">
        <w:t xml:space="preserve"> what I mean?”  Zunk quickly </w:t>
      </w:r>
      <w:r w:rsidR="00BB6615">
        <w:lastRenderedPageBreak/>
        <w:t xml:space="preserve">climbed back </w:t>
      </w:r>
      <w:r w:rsidR="004A71EE">
        <w:t>up to us, and yes, we could see what he meant</w:t>
      </w:r>
      <w:r w:rsidR="00E72D12">
        <w:t xml:space="preserve"> as the beast rounded the corner into view. </w:t>
      </w:r>
    </w:p>
    <w:p w14:paraId="56C22F74" w14:textId="2DE4C5FA" w:rsidR="00904554" w:rsidRDefault="00314D81">
      <w:r>
        <w:t xml:space="preserve">It was a rather large and </w:t>
      </w:r>
      <w:proofErr w:type="gramStart"/>
      <w:r>
        <w:t>fierce</w:t>
      </w:r>
      <w:r w:rsidR="00C925F7">
        <w:t xml:space="preserve"> looking</w:t>
      </w:r>
      <w:proofErr w:type="gramEnd"/>
      <w:r>
        <w:t xml:space="preserve"> lizard, easily </w:t>
      </w:r>
      <w:proofErr w:type="gramStart"/>
      <w:r>
        <w:t>bull sized</w:t>
      </w:r>
      <w:proofErr w:type="gramEnd"/>
      <w:r>
        <w:t xml:space="preserve">, with a long snout full of </w:t>
      </w:r>
      <w:r w:rsidR="007B7296">
        <w:t xml:space="preserve">sharp teeth, a spikey back, and a </w:t>
      </w:r>
      <w:proofErr w:type="gramStart"/>
      <w:r w:rsidR="007B7296">
        <w:t>nasty looking</w:t>
      </w:r>
      <w:proofErr w:type="gramEnd"/>
      <w:r w:rsidR="007B7296">
        <w:t xml:space="preserve"> barbed tail. </w:t>
      </w:r>
      <w:r w:rsidR="00A32C20">
        <w:t>As scary as it was</w:t>
      </w:r>
      <w:r w:rsidR="00C07F16">
        <w:t xml:space="preserve">, it was </w:t>
      </w:r>
      <w:r w:rsidR="000943A1">
        <w:t>indeed in bad shape; scored everywhere with cuts and</w:t>
      </w:r>
      <w:r w:rsidR="00F0671B">
        <w:t xml:space="preserve"> slashes</w:t>
      </w:r>
      <w:r w:rsidR="002C1AB6">
        <w:t xml:space="preserve"> and punctures, one eye milked over</w:t>
      </w:r>
      <w:r w:rsidR="00593CC5">
        <w:t xml:space="preserve"> and scales dull. I </w:t>
      </w:r>
      <w:r w:rsidR="00D80500">
        <w:t xml:space="preserve">remembered it was called a hodag, and it was not a brute-supposed to be at least as smart as a horse. I felt sad </w:t>
      </w:r>
      <w:proofErr w:type="gramStart"/>
      <w:r w:rsidR="00D80500">
        <w:t>for</w:t>
      </w:r>
      <w:proofErr w:type="gramEnd"/>
      <w:r w:rsidR="00D80500">
        <w:t xml:space="preserve"> it and thought it must be </w:t>
      </w:r>
      <w:proofErr w:type="gramStart"/>
      <w:r w:rsidR="00D80500">
        <w:t>really angry</w:t>
      </w:r>
      <w:proofErr w:type="gramEnd"/>
      <w:r w:rsidR="00D80500">
        <w:t xml:space="preserve"> at whomever abused it</w:t>
      </w:r>
      <w:r w:rsidR="00B0652E">
        <w:t>, likely the goblins.</w:t>
      </w:r>
    </w:p>
    <w:p w14:paraId="3D71E2AE" w14:textId="60B3BCF8" w:rsidR="00D80500" w:rsidRDefault="00D80500">
      <w:r>
        <w:t>I put on my most cheerful expression (I hoped</w:t>
      </w:r>
      <w:r w:rsidR="00A5473D">
        <w:t xml:space="preserve">-not sure what would be cheerful </w:t>
      </w:r>
      <w:r w:rsidR="002678A0">
        <w:t>to a</w:t>
      </w:r>
      <w:r w:rsidR="00A5473D">
        <w:t xml:space="preserve"> hodag) and my best voice. “Uh, hi</w:t>
      </w:r>
      <w:r w:rsidR="007F067E">
        <w:t>. We’re not here to hurt you</w:t>
      </w:r>
      <w:r w:rsidR="00FA7F93">
        <w:t>. We just need to go in that direction” as I poi</w:t>
      </w:r>
      <w:r w:rsidR="00BB363E">
        <w:t xml:space="preserve">nted to some barely visible stairs in the back of the chamber. </w:t>
      </w:r>
      <w:r w:rsidR="00A83D9B">
        <w:t>Its</w:t>
      </w:r>
      <w:r w:rsidR="005A6D06">
        <w:t xml:space="preserve"> head swiveled towards me, fa</w:t>
      </w:r>
      <w:r w:rsidR="00DD67AC">
        <w:t>voring the side with the clear eye. “</w:t>
      </w:r>
      <w:proofErr w:type="spellStart"/>
      <w:r w:rsidR="00DD67AC">
        <w:t>Uhh</w:t>
      </w:r>
      <w:proofErr w:type="spellEnd"/>
      <w:r w:rsidR="00DD67AC">
        <w:t>, are you hungry?</w:t>
      </w:r>
      <w:r w:rsidR="00913016">
        <w:t>”</w:t>
      </w:r>
      <w:r w:rsidR="00DD67AC">
        <w:t xml:space="preserve"> </w:t>
      </w:r>
      <w:r w:rsidR="00BB1FE5">
        <w:t>Zunk and Tom had conspired together to drag</w:t>
      </w:r>
      <w:r w:rsidR="0097745D">
        <w:t xml:space="preserve"> dead</w:t>
      </w:r>
      <w:r w:rsidR="00BB1FE5">
        <w:t xml:space="preserve"> weasel </w:t>
      </w:r>
      <w:r w:rsidR="00913016">
        <w:t>to the edge of the pit</w:t>
      </w:r>
      <w:r w:rsidR="0041274B">
        <w:t xml:space="preserve"> where Tom hoisted </w:t>
      </w:r>
      <w:r w:rsidR="00E90C05">
        <w:t xml:space="preserve">the </w:t>
      </w:r>
      <w:r w:rsidR="00AA05B2">
        <w:t>corpse</w:t>
      </w:r>
      <w:r w:rsidR="0041274B">
        <w:t xml:space="preserve"> </w:t>
      </w:r>
      <w:r w:rsidR="00BD78FC">
        <w:t>up and</w:t>
      </w:r>
      <w:r w:rsidR="00BE56D4">
        <w:t xml:space="preserve"> </w:t>
      </w:r>
      <w:r w:rsidR="00E90C05">
        <w:t xml:space="preserve">threw </w:t>
      </w:r>
      <w:r w:rsidR="00BE56D4">
        <w:t>it</w:t>
      </w:r>
      <w:r w:rsidR="00E90C05">
        <w:t xml:space="preserve"> in</w:t>
      </w:r>
      <w:r w:rsidR="0041274B">
        <w:t>. “Look, food. Eat, we won’t bother you</w:t>
      </w:r>
      <w:r w:rsidR="00D46120">
        <w:t xml:space="preserve">”. </w:t>
      </w:r>
      <w:r w:rsidR="007D1AE4">
        <w:t xml:space="preserve"> </w:t>
      </w:r>
      <w:r w:rsidR="004F014F">
        <w:t>Keeping its eye on me the whole time</w:t>
      </w:r>
      <w:r w:rsidR="005204A0">
        <w:t>, the hodag sniffed around the d</w:t>
      </w:r>
      <w:r w:rsidR="00AC17C0">
        <w:t xml:space="preserve">ead animal and chuffed a couple of </w:t>
      </w:r>
      <w:proofErr w:type="gramStart"/>
      <w:r w:rsidR="00AC17C0">
        <w:t>times</w:t>
      </w:r>
      <w:r w:rsidR="00B53130">
        <w:t>, and</w:t>
      </w:r>
      <w:proofErr w:type="gramEnd"/>
      <w:r w:rsidR="00B53130">
        <w:t xml:space="preserve"> sat down on its haunches in front of the carcass</w:t>
      </w:r>
      <w:r w:rsidR="00922EED">
        <w:t xml:space="preserve"> warily. </w:t>
      </w:r>
      <w:r w:rsidR="00B90735">
        <w:t xml:space="preserve">It was smart enough to not get distracted, so maybe it would realize </w:t>
      </w:r>
      <w:r w:rsidR="00B47EA8">
        <w:t>we would not hurt it.</w:t>
      </w:r>
    </w:p>
    <w:p w14:paraId="0855AA2B" w14:textId="13B29F5C" w:rsidR="00B47EA8" w:rsidRDefault="00B47EA8">
      <w:r>
        <w:t>“I’m going to come down” I said loudly (as if that would help</w:t>
      </w:r>
      <w:r w:rsidR="00FB7B03">
        <w:t xml:space="preserve">) “so don’t get all worked up. </w:t>
      </w:r>
      <w:r w:rsidR="00711110">
        <w:t xml:space="preserve">Easy now, OK? </w:t>
      </w:r>
      <w:proofErr w:type="gramStart"/>
      <w:r w:rsidR="00711110">
        <w:t>and</w:t>
      </w:r>
      <w:proofErr w:type="gramEnd"/>
      <w:r w:rsidR="00711110">
        <w:t xml:space="preserve"> I climbed down slowly. </w:t>
      </w:r>
      <w:r w:rsidR="00116B5F">
        <w:t xml:space="preserve">It took some time. Even after I healed </w:t>
      </w:r>
      <w:r w:rsidR="00AA05B2">
        <w:t>it twice</w:t>
      </w:r>
      <w:r w:rsidR="00312FE3">
        <w:t xml:space="preserve"> </w:t>
      </w:r>
      <w:r w:rsidR="00116B5F">
        <w:t>with my wand, I did not feel comfortable moving</w:t>
      </w:r>
      <w:r w:rsidR="00BF07C5">
        <w:t xml:space="preserve">, and I </w:t>
      </w:r>
      <w:proofErr w:type="gramStart"/>
      <w:r w:rsidR="00BF07C5">
        <w:t>had sat</w:t>
      </w:r>
      <w:proofErr w:type="gramEnd"/>
      <w:r w:rsidR="00BF07C5">
        <w:t xml:space="preserve"> down.  I pointed towards the stairs. “I’m going to go that way</w:t>
      </w:r>
      <w:r w:rsidR="001C658C">
        <w:t xml:space="preserve">. </w:t>
      </w:r>
      <w:proofErr w:type="spellStart"/>
      <w:proofErr w:type="gramStart"/>
      <w:r w:rsidR="001C658C">
        <w:t>Uhmm</w:t>
      </w:r>
      <w:proofErr w:type="spellEnd"/>
      <w:r w:rsidR="001C658C">
        <w:t>,,</w:t>
      </w:r>
      <w:proofErr w:type="gramEnd"/>
      <w:r w:rsidR="001C658C">
        <w:t>stay</w:t>
      </w:r>
      <w:r w:rsidR="00D62943">
        <w:t xml:space="preserve">. I won’t hurt you” I hoped it was smart enough to realize I had healed it. </w:t>
      </w:r>
      <w:r w:rsidR="00BD6144">
        <w:t xml:space="preserve">It stayed put </w:t>
      </w:r>
      <w:r w:rsidR="00DF6C13">
        <w:t xml:space="preserve">as I gingerly moved past until </w:t>
      </w:r>
      <w:r w:rsidR="00C65AE5">
        <w:t xml:space="preserve">I was able to </w:t>
      </w:r>
      <w:r w:rsidR="00B52F0D">
        <w:t xml:space="preserve">see the stairs seemed safe, and going back as carefully as I came, </w:t>
      </w:r>
      <w:r w:rsidR="00967D56">
        <w:t xml:space="preserve">whispered to the others to come down. </w:t>
      </w:r>
      <w:r w:rsidR="0002097F">
        <w:t>Everyone was careful and calm</w:t>
      </w:r>
      <w:r w:rsidR="00A740BD">
        <w:t xml:space="preserve">, </w:t>
      </w:r>
      <w:r w:rsidR="00BC69F0">
        <w:t xml:space="preserve">and while the hodag’s back spikes rose, and the tail lashed, </w:t>
      </w:r>
      <w:r w:rsidR="00BE57BA">
        <w:t xml:space="preserve">it remained in place. Zunk managed to creep </w:t>
      </w:r>
      <w:proofErr w:type="gramStart"/>
      <w:r w:rsidR="002756B6">
        <w:t>past</w:t>
      </w:r>
      <w:proofErr w:type="gramEnd"/>
      <w:r w:rsidR="00BE57BA">
        <w:t xml:space="preserve"> out of sight, which probably was for the best.</w:t>
      </w:r>
    </w:p>
    <w:p w14:paraId="1AFF0B69" w14:textId="0A80E978" w:rsidR="00BE57BA" w:rsidRDefault="00F17F55">
      <w:r>
        <w:t>“</w:t>
      </w:r>
      <w:r w:rsidR="00BE57BA">
        <w:t>Thanks for not killing</w:t>
      </w:r>
      <w:r w:rsidR="000073C4">
        <w:t xml:space="preserve"> </w:t>
      </w:r>
      <w:r w:rsidR="0024578B">
        <w:t>the hodag</w:t>
      </w:r>
      <w:r w:rsidR="00454198">
        <w:t>,</w:t>
      </w:r>
      <w:r>
        <w:t>”</w:t>
      </w:r>
      <w:r w:rsidR="00454198">
        <w:t xml:space="preserve"> I whispered</w:t>
      </w:r>
      <w:r w:rsidR="009E611B">
        <w:t xml:space="preserve"> to the </w:t>
      </w:r>
      <w:proofErr w:type="gramStart"/>
      <w:r w:rsidR="009E611B">
        <w:t xml:space="preserve">others </w:t>
      </w:r>
      <w:r w:rsidR="00454198">
        <w:t xml:space="preserve"> </w:t>
      </w:r>
      <w:r>
        <w:t>“</w:t>
      </w:r>
      <w:proofErr w:type="gramEnd"/>
      <w:r w:rsidR="00454198">
        <w:t>I think it was just scare</w:t>
      </w:r>
      <w:r w:rsidR="00016068">
        <w:t>d, the poor thing.</w:t>
      </w:r>
      <w:r>
        <w:t>”</w:t>
      </w:r>
    </w:p>
    <w:p w14:paraId="6C83F871" w14:textId="1419ECFC" w:rsidR="00A34A11" w:rsidRDefault="00A34A11">
      <w:r>
        <w:t>“Jah, well, this is a waste of time an</w:t>
      </w:r>
      <w:r w:rsidR="0042379A">
        <w:t xml:space="preserve">yway, so why make it worse?”. </w:t>
      </w:r>
    </w:p>
    <w:p w14:paraId="7A8374C3" w14:textId="58FCFAE1" w:rsidR="0042379A" w:rsidRDefault="00212611">
      <w:r>
        <w:t>We follow</w:t>
      </w:r>
      <w:r w:rsidR="00724A9D">
        <w:t>ed</w:t>
      </w:r>
      <w:r>
        <w:t xml:space="preserve"> the stairs to a doorway leading to a </w:t>
      </w:r>
      <w:r w:rsidR="004D524E">
        <w:t xml:space="preserve">chamber so big we could not see the walls, especially as </w:t>
      </w:r>
      <w:r w:rsidR="00885AFC">
        <w:t xml:space="preserve">thick spider web strands were </w:t>
      </w:r>
      <w:r w:rsidR="004D524E">
        <w:t>strewn everyw</w:t>
      </w:r>
      <w:r w:rsidR="00885AFC">
        <w:t>here</w:t>
      </w:r>
      <w:r w:rsidR="000C70C0">
        <w:t xml:space="preserve">. Except that is, for the trail burnt through the webs by </w:t>
      </w:r>
      <w:proofErr w:type="spellStart"/>
      <w:r w:rsidR="000C70C0">
        <w:t>Ripn</w:t>
      </w:r>
      <w:r w:rsidR="004919C4">
        <w:t>ugget</w:t>
      </w:r>
      <w:proofErr w:type="spellEnd"/>
      <w:r w:rsidR="004919C4">
        <w:t>.</w:t>
      </w:r>
      <w:r w:rsidR="00793791">
        <w:t xml:space="preserve"> We had gone maybe </w:t>
      </w:r>
      <w:r w:rsidR="00867042">
        <w:t>30 feet when a big spidery shape appeare</w:t>
      </w:r>
      <w:r w:rsidR="00837903">
        <w:t>d out of the obscuring webs, 4 unblinking eyes regarding us.</w:t>
      </w:r>
    </w:p>
    <w:p w14:paraId="1D5E97B9" w14:textId="02007CFA" w:rsidR="00837903" w:rsidRDefault="00F07AA4">
      <w:r>
        <w:t>“</w:t>
      </w:r>
      <w:proofErr w:type="spellStart"/>
      <w:r>
        <w:t>Whhhhat</w:t>
      </w:r>
      <w:proofErr w:type="spellEnd"/>
      <w:r>
        <w:t xml:space="preserve"> are you </w:t>
      </w:r>
      <w:r w:rsidR="00745A4C">
        <w:t xml:space="preserve">pink </w:t>
      </w:r>
      <w:proofErr w:type="spellStart"/>
      <w:r w:rsidR="00745A4C">
        <w:t>fleshhhies</w:t>
      </w:r>
      <w:proofErr w:type="spellEnd"/>
      <w:r w:rsidR="00745A4C">
        <w:t xml:space="preserve"> doing </w:t>
      </w:r>
      <w:proofErr w:type="spellStart"/>
      <w:r w:rsidR="00745A4C">
        <w:t>heeeeere</w:t>
      </w:r>
      <w:proofErr w:type="spellEnd"/>
      <w:r w:rsidR="003313C0">
        <w:t>?</w:t>
      </w:r>
      <w:r w:rsidR="00BC49EE">
        <w:t xml:space="preserve"> </w:t>
      </w:r>
      <w:proofErr w:type="spellStart"/>
      <w:r w:rsidR="00BC49EE">
        <w:t>Issssssss</w:t>
      </w:r>
      <w:proofErr w:type="spellEnd"/>
      <w:r w:rsidR="00BC49EE">
        <w:t xml:space="preserve"> not</w:t>
      </w:r>
      <w:r w:rsidR="000761E3">
        <w:t xml:space="preserve"> the burning</w:t>
      </w:r>
      <w:r w:rsidR="00BC49EE">
        <w:t xml:space="preserve"> </w:t>
      </w:r>
      <w:r w:rsidR="00857443">
        <w:t>sc</w:t>
      </w:r>
      <w:r w:rsidR="00B713FD">
        <w:t xml:space="preserve">aly thing </w:t>
      </w:r>
      <w:proofErr w:type="spellStart"/>
      <w:r w:rsidR="00B713FD">
        <w:t>enoughhhhhhhhhhh</w:t>
      </w:r>
      <w:proofErr w:type="spellEnd"/>
      <w:r w:rsidR="00B713FD">
        <w:t>?</w:t>
      </w:r>
      <w:r w:rsidR="003313C0">
        <w:t>”</w:t>
      </w:r>
    </w:p>
    <w:p w14:paraId="72451410" w14:textId="55B9BD27" w:rsidR="004919C4" w:rsidRDefault="0026126C">
      <w:r>
        <w:lastRenderedPageBreak/>
        <w:t xml:space="preserve">Aye, well about </w:t>
      </w:r>
      <w:proofErr w:type="gramStart"/>
      <w:r>
        <w:t xml:space="preserve">that” </w:t>
      </w:r>
      <w:r w:rsidR="00252093">
        <w:t xml:space="preserve"> says</w:t>
      </w:r>
      <w:proofErr w:type="gramEnd"/>
      <w:r w:rsidR="00252093">
        <w:t xml:space="preserve"> Zunk “</w:t>
      </w:r>
      <w:r w:rsidR="00177DC5">
        <w:t xml:space="preserve">that’s no friend of ours and we’d be happy to get rid of him for both our sakes if </w:t>
      </w:r>
      <w:proofErr w:type="spellStart"/>
      <w:r w:rsidR="00177DC5">
        <w:t>ya</w:t>
      </w:r>
      <w:proofErr w:type="spellEnd"/>
      <w:r w:rsidR="00177DC5">
        <w:t xml:space="preserve"> </w:t>
      </w:r>
      <w:r w:rsidR="007340E1">
        <w:t>let us pass”</w:t>
      </w:r>
    </w:p>
    <w:p w14:paraId="2C346FC9" w14:textId="6B154073" w:rsidR="007340E1" w:rsidRDefault="00F435BA">
      <w:r>
        <w:t>“</w:t>
      </w:r>
      <w:proofErr w:type="spellStart"/>
      <w:r>
        <w:t>Perhapsssss</w:t>
      </w:r>
      <w:proofErr w:type="spellEnd"/>
      <w:r>
        <w:t xml:space="preserve"> I will not. I am wondering why I </w:t>
      </w:r>
      <w:proofErr w:type="spellStart"/>
      <w:r>
        <w:t>sssssssssssshould</w:t>
      </w:r>
      <w:proofErr w:type="spellEnd"/>
      <w:r>
        <w:t xml:space="preserve"> not eat you</w:t>
      </w:r>
      <w:r w:rsidR="00A9548C">
        <w:t xml:space="preserve">? </w:t>
      </w:r>
      <w:r w:rsidR="000D22C5">
        <w:t xml:space="preserve">We </w:t>
      </w:r>
      <w:r w:rsidR="003645AE">
        <w:t xml:space="preserve">are hungry and need </w:t>
      </w:r>
      <w:proofErr w:type="spellStart"/>
      <w:r w:rsidR="00A9548C">
        <w:t>flesssssh</w:t>
      </w:r>
      <w:proofErr w:type="spellEnd"/>
      <w:r w:rsidR="00A9548C">
        <w:t>”</w:t>
      </w:r>
    </w:p>
    <w:p w14:paraId="7571E2D8" w14:textId="4EC328F6" w:rsidR="00A9548C" w:rsidRDefault="00A9548C">
      <w:r>
        <w:t xml:space="preserve">Why is it always about bodies here? Zunk and Hans negotiated safe passage in return for the </w:t>
      </w:r>
      <w:r w:rsidR="003C63D3">
        <w:t>corpses</w:t>
      </w:r>
      <w:r>
        <w:t xml:space="preserve"> in the carnage </w:t>
      </w:r>
      <w:proofErr w:type="gramStart"/>
      <w:r>
        <w:t>room</w:t>
      </w:r>
      <w:r w:rsidR="008C7C51">
        <w:t>, and</w:t>
      </w:r>
      <w:proofErr w:type="gramEnd"/>
      <w:r w:rsidR="008C7C51">
        <w:t xml:space="preserve"> even got our hosts to reveal the location of a door </w:t>
      </w:r>
      <w:r w:rsidR="005F1187">
        <w:t xml:space="preserve">to that room that bypassed the hodag. Trapped of course, according to </w:t>
      </w:r>
      <w:r w:rsidR="002B369D">
        <w:t>Zunk,</w:t>
      </w:r>
      <w:r w:rsidR="005F1187">
        <w:t xml:space="preserve"> </w:t>
      </w:r>
      <w:proofErr w:type="gramStart"/>
      <w:r w:rsidR="002B369D">
        <w:t>bur</w:t>
      </w:r>
      <w:proofErr w:type="gramEnd"/>
      <w:r w:rsidR="002B369D">
        <w:t xml:space="preserve"> </w:t>
      </w:r>
      <w:r w:rsidR="005F1187">
        <w:t xml:space="preserve">we retrieved the </w:t>
      </w:r>
      <w:r w:rsidR="00AB6F8B">
        <w:t xml:space="preserve">corpse of </w:t>
      </w:r>
      <w:proofErr w:type="spellStart"/>
      <w:r w:rsidR="00AB6F8B">
        <w:t>Tunch</w:t>
      </w:r>
      <w:proofErr w:type="spellEnd"/>
      <w:r w:rsidR="00AB6F8B">
        <w:t xml:space="preserve"> and the fey</w:t>
      </w:r>
      <w:r w:rsidR="00DF129D">
        <w:t xml:space="preserve"> and the spiders were satisfied. We left to the sounds of crunching, sucking and gurgling. Two of the spiders were alarmingly large. Another battle we </w:t>
      </w:r>
      <w:r w:rsidR="00B85D93">
        <w:t xml:space="preserve">were fortunate to avoid, but for different reasons than the hodag. </w:t>
      </w:r>
    </w:p>
    <w:p w14:paraId="60857211" w14:textId="79D66769" w:rsidR="00B85D93" w:rsidRDefault="00AF6C70">
      <w:r>
        <w:t xml:space="preserve">The burnt path through the webs finally ended in a tunnel that arced around for some distance, emerging in another cave with rubble piles on the floor, and </w:t>
      </w:r>
      <w:r w:rsidR="00592ED3">
        <w:t>strewn with bent spoons. A series of small tunnels and one larger one lead out</w:t>
      </w:r>
      <w:r w:rsidR="00116A9C">
        <w:t>; the little ones (only Zunk and Hans could hope to pass through</w:t>
      </w:r>
      <w:r w:rsidR="00D71783">
        <w:t xml:space="preserve">) </w:t>
      </w:r>
      <w:proofErr w:type="gramStart"/>
      <w:r w:rsidR="00D71783">
        <w:t>looked recently</w:t>
      </w:r>
      <w:proofErr w:type="gramEnd"/>
      <w:r w:rsidR="00D71783">
        <w:t xml:space="preserve"> dug</w:t>
      </w:r>
      <w:r w:rsidR="00A25824">
        <w:t xml:space="preserve">, which seemed to explain the spoons. </w:t>
      </w:r>
      <w:r w:rsidR="00724F94">
        <w:t xml:space="preserve">A shiny sword was </w:t>
      </w:r>
      <w:r w:rsidR="003C3E4F">
        <w:t>stuck upright in the largest rubble pile</w:t>
      </w:r>
      <w:r w:rsidR="00A4628F">
        <w:t>; o</w:t>
      </w:r>
      <w:r w:rsidR="00AB3F09">
        <w:t>f</w:t>
      </w:r>
      <w:r w:rsidR="00A4628F">
        <w:t xml:space="preserve"> magical nature and rather valuable</w:t>
      </w:r>
      <w:r w:rsidR="00AB3F09">
        <w:t xml:space="preserve">. I guessed </w:t>
      </w:r>
      <w:proofErr w:type="spellStart"/>
      <w:r w:rsidR="00AB3F09">
        <w:t>Ripnugget</w:t>
      </w:r>
      <w:proofErr w:type="spellEnd"/>
      <w:r w:rsidR="00AB3F09">
        <w:t xml:space="preserve"> was in too much of a hurry to grab it</w:t>
      </w:r>
      <w:r w:rsidR="00D67434">
        <w:t>, and so it was ours.</w:t>
      </w:r>
    </w:p>
    <w:p w14:paraId="625A6126" w14:textId="5EF30E26" w:rsidR="00E46E36" w:rsidRDefault="00E46E36">
      <w:r>
        <w:t xml:space="preserve">I </w:t>
      </w:r>
      <w:r w:rsidR="00DE6111">
        <w:t>could</w:t>
      </w:r>
      <w:r>
        <w:t xml:space="preserve"> barely pick out a set of tracks </w:t>
      </w:r>
      <w:r w:rsidR="00EB58FB">
        <w:t>to one of the small tunnels and Zunk and Hans cautiously went through. It was the worst news possible</w:t>
      </w:r>
      <w:r w:rsidR="003E76C5">
        <w:t xml:space="preserve">! </w:t>
      </w:r>
      <w:r w:rsidR="007F6F4F">
        <w:t xml:space="preserve">I could not imagine a more horrific outcome! </w:t>
      </w:r>
      <w:r w:rsidR="00BF2B37">
        <w:t xml:space="preserve">Hans was right; the tunnels lead </w:t>
      </w:r>
      <w:r w:rsidR="001C5C01">
        <w:t xml:space="preserve">outside </w:t>
      </w:r>
      <w:r w:rsidR="00BF2B37">
        <w:t xml:space="preserve">to </w:t>
      </w:r>
      <w:r w:rsidR="00FF0CC8">
        <w:t xml:space="preserve">the </w:t>
      </w:r>
      <w:r w:rsidR="001C5C01">
        <w:t>p</w:t>
      </w:r>
      <w:r w:rsidR="00BF2B37">
        <w:t xml:space="preserve">it walls. </w:t>
      </w:r>
      <w:proofErr w:type="spellStart"/>
      <w:r w:rsidR="00BF2B37">
        <w:t>Ripnugget</w:t>
      </w:r>
      <w:proofErr w:type="spellEnd"/>
      <w:r w:rsidR="00BF2B37">
        <w:t xml:space="preserve"> was</w:t>
      </w:r>
      <w:r w:rsidR="007F6F4F">
        <w:t xml:space="preserve"> gone</w:t>
      </w:r>
      <w:r w:rsidR="00BF2B37">
        <w:t>.</w:t>
      </w:r>
    </w:p>
    <w:p w14:paraId="008BABE3" w14:textId="6A17E4DD" w:rsidR="00FF0CC8" w:rsidRDefault="001C5C01">
      <w:r>
        <w:t>Hans sauntered back in</w:t>
      </w:r>
      <w:r w:rsidR="007E6B58">
        <w:t>, saying “</w:t>
      </w:r>
      <w:r w:rsidR="00966AE5">
        <w:t xml:space="preserve">Well, </w:t>
      </w:r>
      <w:proofErr w:type="spellStart"/>
      <w:r w:rsidR="00966AE5">
        <w:t>Ripnugget</w:t>
      </w:r>
      <w:proofErr w:type="spellEnd"/>
      <w:r w:rsidR="00966AE5">
        <w:t xml:space="preserve"> </w:t>
      </w:r>
      <w:r w:rsidR="0016793C">
        <w:t xml:space="preserve">escaped out of the pit-who would have predicted he’d do this, </w:t>
      </w:r>
      <w:proofErr w:type="spellStart"/>
      <w:r w:rsidR="0016793C">
        <w:t>jah</w:t>
      </w:r>
      <w:proofErr w:type="spellEnd"/>
      <w:r w:rsidR="0016793C">
        <w:t>”?</w:t>
      </w:r>
    </w:p>
    <w:p w14:paraId="0D00FFDC" w14:textId="62A2C68E" w:rsidR="00E928E2" w:rsidRDefault="00D67434">
      <w:r>
        <w:t>Sigh. Better to get it over with. “Yes, Hans, you were right. We should have done what you said</w:t>
      </w:r>
      <w:r w:rsidR="007C0673">
        <w:t>.”</w:t>
      </w:r>
    </w:p>
    <w:p w14:paraId="62A914A2" w14:textId="30C9D78F" w:rsidR="007C0673" w:rsidRDefault="007C0673">
      <w:r>
        <w:t xml:space="preserve">“Jah, </w:t>
      </w:r>
      <w:r w:rsidR="00CC3A54">
        <w:t>well, of course, but that wasn’t really my point, which was…”</w:t>
      </w:r>
    </w:p>
    <w:p w14:paraId="48D38BC1" w14:textId="51DBF69D" w:rsidR="00CC3A54" w:rsidRDefault="00FB2258">
      <w:r>
        <w:t xml:space="preserve">“Just. </w:t>
      </w:r>
      <w:r w:rsidR="00A059C6">
        <w:t>Take the win, Hans.</w:t>
      </w:r>
      <w:r>
        <w:t>”</w:t>
      </w:r>
    </w:p>
    <w:p w14:paraId="11EEC970" w14:textId="5BAFA25D" w:rsidR="00FB2258" w:rsidRDefault="00FB2258">
      <w:r>
        <w:t xml:space="preserve">“Okay, </w:t>
      </w:r>
      <w:proofErr w:type="spellStart"/>
      <w:r>
        <w:t>jah</w:t>
      </w:r>
      <w:proofErr w:type="spellEnd"/>
      <w:r>
        <w:t xml:space="preserve">, but it wasn’t </w:t>
      </w:r>
      <w:r w:rsidR="00454038">
        <w:t xml:space="preserve">a total waste of time, </w:t>
      </w:r>
      <w:r w:rsidR="00584F5B">
        <w:t>that sword is pretty valuable.”</w:t>
      </w:r>
    </w:p>
    <w:p w14:paraId="7163973B" w14:textId="17EAA627" w:rsidR="002178B4" w:rsidRDefault="008B59B2">
      <w:r>
        <w:t xml:space="preserve">Having established our chase was futile, we </w:t>
      </w:r>
      <w:r w:rsidR="00A124C6">
        <w:t xml:space="preserve">headed up the large </w:t>
      </w:r>
      <w:r w:rsidR="0085458A">
        <w:t xml:space="preserve">northern passage that returned us to the spider’s lair, where Zunk found </w:t>
      </w:r>
      <w:r w:rsidR="00BA7F67">
        <w:t>the door leading back to the carnage room without ale</w:t>
      </w:r>
      <w:r w:rsidR="004E554C">
        <w:t>rting the spiders, which was just as well.</w:t>
      </w:r>
    </w:p>
    <w:p w14:paraId="12481E58" w14:textId="6CD4216D" w:rsidR="004E554C" w:rsidRDefault="004E554C">
      <w:r>
        <w:t xml:space="preserve">We trudged back to </w:t>
      </w:r>
      <w:r w:rsidR="0091128B">
        <w:t xml:space="preserve">Sandpoint in the dark, having accomplished nothing. </w:t>
      </w:r>
      <w:r w:rsidR="00F17B48">
        <w:t>Hans being right continued to eat at me. It wasn’t Hans’ fault</w:t>
      </w:r>
      <w:r w:rsidR="00F5206C">
        <w:t xml:space="preserve">-he was not ungracious about </w:t>
      </w:r>
      <w:proofErr w:type="gramStart"/>
      <w:r w:rsidR="00F5206C">
        <w:t>it,</w:t>
      </w:r>
      <w:proofErr w:type="gramEnd"/>
      <w:r w:rsidR="00F5206C">
        <w:t xml:space="preserve"> it was just me. Maybe I wa</w:t>
      </w:r>
      <w:r w:rsidR="00397D22">
        <w:t>s feeling guilty tha</w:t>
      </w:r>
      <w:r w:rsidR="00A90BE8">
        <w:t xml:space="preserve">t </w:t>
      </w:r>
      <w:r w:rsidR="00990CEE">
        <w:t xml:space="preserve">we had nothing to </w:t>
      </w:r>
      <w:r w:rsidR="002C3E39">
        <w:t>show for</w:t>
      </w:r>
      <w:r w:rsidR="00CB0B43">
        <w:t xml:space="preserve"> </w:t>
      </w:r>
      <w:r w:rsidR="00345692">
        <w:t>our efforts</w:t>
      </w:r>
      <w:r w:rsidR="0037556E">
        <w:t>. But then</w:t>
      </w:r>
      <w:r w:rsidR="0086402A">
        <w:t xml:space="preserve"> I thought </w:t>
      </w:r>
      <w:r w:rsidR="0086402A">
        <w:lastRenderedPageBreak/>
        <w:t xml:space="preserve">that even </w:t>
      </w:r>
      <w:r w:rsidR="00D91E1D">
        <w:t xml:space="preserve">if we had </w:t>
      </w:r>
      <w:r w:rsidR="00207B2A">
        <w:t xml:space="preserve">gone as Hans had suggested, </w:t>
      </w:r>
      <w:r w:rsidR="00A077EF">
        <w:t xml:space="preserve">the tunnel we found was nowhere near where we would have come out, and we probably would have just watched </w:t>
      </w:r>
      <w:r w:rsidR="00480B4D">
        <w:t xml:space="preserve">helplessly as </w:t>
      </w:r>
      <w:proofErr w:type="spellStart"/>
      <w:r w:rsidR="00A077EF">
        <w:t>Ripnugget’s</w:t>
      </w:r>
      <w:proofErr w:type="spellEnd"/>
      <w:r w:rsidR="00A077EF">
        <w:t xml:space="preserve"> </w:t>
      </w:r>
      <w:r w:rsidR="000F34B8">
        <w:t>lizard scale</w:t>
      </w:r>
      <w:r w:rsidR="00480B4D">
        <w:t>d</w:t>
      </w:r>
      <w:r w:rsidR="000F34B8">
        <w:t xml:space="preserve"> the pit </w:t>
      </w:r>
      <w:r w:rsidR="00F827BE">
        <w:t>walls</w:t>
      </w:r>
      <w:r w:rsidR="00F00BE8">
        <w:t xml:space="preserve"> out of our reach. And then we wouldn’t ha</w:t>
      </w:r>
      <w:r w:rsidR="00404C3A">
        <w:t>ve</w:t>
      </w:r>
      <w:r w:rsidR="003361DE">
        <w:t xml:space="preserve"> </w:t>
      </w:r>
      <w:r w:rsidR="00C44B5F">
        <w:t>healed the hodag and</w:t>
      </w:r>
      <w:r w:rsidR="00BD73EC">
        <w:t xml:space="preserve"> found the sword. </w:t>
      </w:r>
      <w:proofErr w:type="gramStart"/>
      <w:r w:rsidR="00BD73EC">
        <w:t>So</w:t>
      </w:r>
      <w:proofErr w:type="gramEnd"/>
      <w:r w:rsidR="00BD73EC">
        <w:t xml:space="preserve"> it was worth it? Han</w:t>
      </w:r>
      <w:r w:rsidR="00804132">
        <w:t>s would say it</w:t>
      </w:r>
      <w:r w:rsidR="00D71A01">
        <w:t xml:space="preserve"> was crazy (</w:t>
      </w:r>
      <w:r w:rsidR="00344BF7">
        <w:t>Tom would hav</w:t>
      </w:r>
      <w:r w:rsidR="00A8706E">
        <w:t xml:space="preserve">e shrugged) and he was probably right, but </w:t>
      </w:r>
      <w:r w:rsidR="009A1EC1">
        <w:t>I still felt better.</w:t>
      </w:r>
    </w:p>
    <w:p w14:paraId="2870D9B5" w14:textId="092BE6FB" w:rsidR="009A1EC1" w:rsidRDefault="009A1EC1">
      <w:r>
        <w:t xml:space="preserve">At least </w:t>
      </w:r>
      <w:r w:rsidR="00E47324">
        <w:t>nothing had gotten worse when we got back to town. E</w:t>
      </w:r>
      <w:r w:rsidR="001878EF">
        <w:t>v</w:t>
      </w:r>
      <w:r w:rsidR="00901932">
        <w:t xml:space="preserve">en though it was late we went to </w:t>
      </w:r>
      <w:proofErr w:type="spellStart"/>
      <w:r w:rsidR="00901932">
        <w:t>Brodert’s</w:t>
      </w:r>
      <w:proofErr w:type="spellEnd"/>
      <w:r w:rsidR="00901932">
        <w:t xml:space="preserve"> to check on the horn, and he reported it had quieted down</w:t>
      </w:r>
      <w:r w:rsidR="005A07A6">
        <w:t xml:space="preserve">, and the threat was over. I thought </w:t>
      </w:r>
      <w:r w:rsidR="003C1111">
        <w:t xml:space="preserve">of the charred hole in the floor of the carnage room, and it seemed too coincidental even though </w:t>
      </w:r>
      <w:r w:rsidR="00734B31">
        <w:t xml:space="preserve">I had no idea what the connection was, how to stop it and whether </w:t>
      </w:r>
      <w:r w:rsidR="00C95D90">
        <w:t>it would happen again.  Great. That only left</w:t>
      </w:r>
      <w:r w:rsidR="00A53B14">
        <w:t xml:space="preserve"> the cult, the </w:t>
      </w:r>
      <w:proofErr w:type="spellStart"/>
      <w:r w:rsidR="00A53B14">
        <w:t>Sandport</w:t>
      </w:r>
      <w:proofErr w:type="spellEnd"/>
      <w:r w:rsidR="00A53B14">
        <w:t xml:space="preserve"> devil, </w:t>
      </w:r>
      <w:proofErr w:type="spellStart"/>
      <w:r w:rsidR="00A53B14">
        <w:t>Nualia’s</w:t>
      </w:r>
      <w:proofErr w:type="spellEnd"/>
      <w:r w:rsidR="00A53B14">
        <w:t xml:space="preserve"> restless spirit, and the baker’s daughter to worry about. </w:t>
      </w:r>
    </w:p>
    <w:p w14:paraId="3304DABF" w14:textId="37CF731B" w:rsidR="003A610A" w:rsidRDefault="003A610A">
      <w:r>
        <w:t>Just peachy.  Tim</w:t>
      </w:r>
      <w:r w:rsidR="00984E46">
        <w:t xml:space="preserve">e to rest. Things would make more sense in the morning. Probably. </w:t>
      </w:r>
    </w:p>
    <w:p w14:paraId="4FAEFC9F" w14:textId="2AA9578E" w:rsidR="009E3C32" w:rsidRDefault="009E3C32">
      <w:r>
        <w:t>-----------------------------------------------------------------------------------------------------</w:t>
      </w:r>
    </w:p>
    <w:p w14:paraId="07BA4764" w14:textId="0BA4CEC9" w:rsidR="00417ECE" w:rsidRDefault="00417ECE">
      <w:r>
        <w:t xml:space="preserve">S2E10: </w:t>
      </w:r>
      <w:r w:rsidR="008A4644">
        <w:t>Familial Complications, Part 1</w:t>
      </w:r>
    </w:p>
    <w:p w14:paraId="71607862" w14:textId="653A46C8" w:rsidR="009E3C32" w:rsidRDefault="009827A7">
      <w:r>
        <w:t xml:space="preserve">We </w:t>
      </w:r>
      <w:r w:rsidR="00142B30">
        <w:t xml:space="preserve">headed to the </w:t>
      </w:r>
      <w:proofErr w:type="gramStart"/>
      <w:r w:rsidR="007A1014">
        <w:t>townhall</w:t>
      </w:r>
      <w:proofErr w:type="gramEnd"/>
      <w:r w:rsidR="007A1014">
        <w:t xml:space="preserve"> in morning to meet </w:t>
      </w:r>
      <w:r w:rsidR="007A1014" w:rsidRPr="00DE289D">
        <w:t xml:space="preserve">Sheriff Hemlock, Mayor Deverin, </w:t>
      </w:r>
      <w:proofErr w:type="spellStart"/>
      <w:r w:rsidR="007A1014" w:rsidRPr="00DE289D">
        <w:t>Brodert</w:t>
      </w:r>
      <w:proofErr w:type="spellEnd"/>
      <w:r w:rsidR="007A1014" w:rsidRPr="00DE289D">
        <w:t xml:space="preserve"> and </w:t>
      </w:r>
      <w:proofErr w:type="spellStart"/>
      <w:r w:rsidR="00DE289D" w:rsidRPr="00DE289D">
        <w:t>Abstalar</w:t>
      </w:r>
      <w:proofErr w:type="spellEnd"/>
      <w:r w:rsidR="00DE289D">
        <w:t xml:space="preserve"> in the hopes we could figure out a way forward. </w:t>
      </w:r>
      <w:r w:rsidR="008B5396">
        <w:t xml:space="preserve">There was no good </w:t>
      </w:r>
      <w:r w:rsidR="0073409F">
        <w:t xml:space="preserve">answer. Everyone agreed </w:t>
      </w:r>
      <w:proofErr w:type="spellStart"/>
      <w:r w:rsidR="0073409F">
        <w:t>Ripnugget</w:t>
      </w:r>
      <w:proofErr w:type="spellEnd"/>
      <w:r w:rsidR="0073409F">
        <w:t xml:space="preserve"> was a </w:t>
      </w:r>
      <w:proofErr w:type="gramStart"/>
      <w:r w:rsidR="0073409F">
        <w:t>threat</w:t>
      </w:r>
      <w:proofErr w:type="gramEnd"/>
      <w:r w:rsidR="00535907">
        <w:t xml:space="preserve"> but a visible response would panic the townies</w:t>
      </w:r>
      <w:r w:rsidR="00C042D3">
        <w:t xml:space="preserve">, so Mayor and Sheriff </w:t>
      </w:r>
      <w:r w:rsidR="00DA5446">
        <w:t xml:space="preserve">would agree only to fortify the guards at the </w:t>
      </w:r>
      <w:r w:rsidR="0021174B">
        <w:t xml:space="preserve">lighthouse-hellfire flume and the catacombs. </w:t>
      </w:r>
      <w:r w:rsidR="00DD50C5">
        <w:t xml:space="preserve"> We would go investigate the burning horse</w:t>
      </w:r>
      <w:r w:rsidR="001E7908">
        <w:t>shoe prints of the dread “Sandpoint Devil”</w:t>
      </w:r>
      <w:r w:rsidR="00AE654F">
        <w:t>-everyone thought this a prank of some sort</w:t>
      </w:r>
      <w:r w:rsidR="00D70577">
        <w:t xml:space="preserve"> but perhaps it was connected to the cult that seemed to be residing in the pit.  We heard for the 40</w:t>
      </w:r>
      <w:r w:rsidR="00D70577" w:rsidRPr="00D70577">
        <w:rPr>
          <w:vertAlign w:val="superscript"/>
        </w:rPr>
        <w:t>th</w:t>
      </w:r>
      <w:r w:rsidR="00D70577">
        <w:t xml:space="preserve"> time that </w:t>
      </w:r>
      <w:r w:rsidR="00BE4831">
        <w:t xml:space="preserve">“there are always darned cults kicking up trouble”. </w:t>
      </w:r>
      <w:r w:rsidR="000E4716">
        <w:t xml:space="preserve"> </w:t>
      </w:r>
      <w:proofErr w:type="gramStart"/>
      <w:r w:rsidR="000E4716">
        <w:t>Oh</w:t>
      </w:r>
      <w:proofErr w:type="gramEnd"/>
      <w:r w:rsidR="000E4716">
        <w:t xml:space="preserve"> </w:t>
      </w:r>
      <w:proofErr w:type="gramStart"/>
      <w:r w:rsidR="000E4716">
        <w:t>and also</w:t>
      </w:r>
      <w:proofErr w:type="gramEnd"/>
      <w:r w:rsidR="000E4716">
        <w:t xml:space="preserve"> that travelers had been </w:t>
      </w:r>
      <w:r w:rsidR="008A2DBD">
        <w:t xml:space="preserve">disappearing from the road in the same vicinity of the farms that </w:t>
      </w:r>
      <w:r w:rsidR="00DD379C">
        <w:t xml:space="preserve">had been visited by whatever it was that left the </w:t>
      </w:r>
      <w:r w:rsidR="00B162BA">
        <w:t>hoof prints</w:t>
      </w:r>
      <w:r w:rsidR="004A2CD2">
        <w:t>, which was all near the wishing well.</w:t>
      </w:r>
    </w:p>
    <w:p w14:paraId="2361B5E5" w14:textId="04F6B18B" w:rsidR="00671B6F" w:rsidRDefault="00671B6F">
      <w:r>
        <w:t>“What?” we all said</w:t>
      </w:r>
    </w:p>
    <w:p w14:paraId="074954CE" w14:textId="7838E655" w:rsidR="00671B6F" w:rsidRDefault="00671B6F">
      <w:r>
        <w:t xml:space="preserve">“Well, erm” offered </w:t>
      </w:r>
      <w:r w:rsidR="00F00D9C">
        <w:t>Hemlock “didn’t I mention that earlier</w:t>
      </w:r>
      <w:r w:rsidR="00B162BA">
        <w:t>? Must have slipped my mind” I wondered if too many sausages interfered with common sense.</w:t>
      </w:r>
    </w:p>
    <w:p w14:paraId="4753C68B" w14:textId="7CC2C1B8" w:rsidR="00B162BA" w:rsidRDefault="00823459">
      <w:r>
        <w:t xml:space="preserve">That was the </w:t>
      </w:r>
      <w:r w:rsidR="00A729AE">
        <w:t xml:space="preserve">best plan we had </w:t>
      </w:r>
      <w:proofErr w:type="gramStart"/>
      <w:r w:rsidR="00A729AE">
        <w:t>at the moment</w:t>
      </w:r>
      <w:proofErr w:type="gramEnd"/>
      <w:r w:rsidR="00A729AE">
        <w:t xml:space="preserve">, and </w:t>
      </w:r>
      <w:r w:rsidR="009F403A">
        <w:t xml:space="preserve">so the meeting broke up and we </w:t>
      </w:r>
      <w:r w:rsidR="00171E6A">
        <w:t xml:space="preserve">made to leave. </w:t>
      </w:r>
      <w:r w:rsidR="00CD6E03">
        <w:t>We were about to make our way through the busy morning bustle when I heard</w:t>
      </w:r>
      <w:r w:rsidR="00884C67">
        <w:t xml:space="preserve"> </w:t>
      </w:r>
      <w:proofErr w:type="gramStart"/>
      <w:r w:rsidR="00884C67">
        <w:t>Hans</w:t>
      </w:r>
      <w:proofErr w:type="gramEnd"/>
      <w:r w:rsidR="00884C67">
        <w:t xml:space="preserve"> suck in his breath. “</w:t>
      </w:r>
      <w:proofErr w:type="spellStart"/>
      <w:r w:rsidR="00884C67">
        <w:t>Ohh</w:t>
      </w:r>
      <w:proofErr w:type="spellEnd"/>
      <w:r w:rsidR="00884C67">
        <w:t xml:space="preserve"> </w:t>
      </w:r>
      <w:r w:rsidR="00DD3190">
        <w:t xml:space="preserve">no </w:t>
      </w:r>
      <w:proofErr w:type="spellStart"/>
      <w:r w:rsidR="00DD3190">
        <w:t>ohh</w:t>
      </w:r>
      <w:proofErr w:type="spellEnd"/>
      <w:r w:rsidR="00DD3190">
        <w:t xml:space="preserve"> no </w:t>
      </w:r>
      <w:proofErr w:type="spellStart"/>
      <w:r w:rsidR="00DD3190">
        <w:t>ohh</w:t>
      </w:r>
      <w:proofErr w:type="spellEnd"/>
      <w:r w:rsidR="00DD3190">
        <w:t xml:space="preserve"> no, what is she doing here</w:t>
      </w:r>
      <w:r w:rsidR="00F44087">
        <w:t xml:space="preserve"> now? </w:t>
      </w:r>
      <w:r w:rsidR="004F12F3">
        <w:t>This cannot be happening</w:t>
      </w:r>
      <w:r w:rsidR="00A61807">
        <w:t>. And then a squeak</w:t>
      </w:r>
      <w:r w:rsidR="005C7F8F">
        <w:t>-there is no other word- and “</w:t>
      </w:r>
      <w:proofErr w:type="spellStart"/>
      <w:r w:rsidR="005C7F8F">
        <w:t>ohmygodohmygod</w:t>
      </w:r>
      <w:r w:rsidR="00F66EA6">
        <w:t>ohmygod</w:t>
      </w:r>
      <w:proofErr w:type="spellEnd"/>
      <w:r w:rsidR="00F66EA6">
        <w:t>-the two people I least want to see</w:t>
      </w:r>
      <w:r w:rsidR="00D40BC7">
        <w:t xml:space="preserve">. </w:t>
      </w:r>
      <w:r w:rsidR="00403FEE">
        <w:t>This is too much”</w:t>
      </w:r>
    </w:p>
    <w:p w14:paraId="3C1E416F" w14:textId="06A3C05B" w:rsidR="00403FEE" w:rsidRDefault="00403FEE">
      <w:r>
        <w:lastRenderedPageBreak/>
        <w:t>“What, Hans?” I really wasn’t paying attention</w:t>
      </w:r>
      <w:r w:rsidR="00065420">
        <w:t xml:space="preserve">. </w:t>
      </w:r>
      <w:r w:rsidR="00A95035">
        <w:t>A</w:t>
      </w:r>
      <w:r w:rsidR="00065420">
        <w:t xml:space="preserve"> large fancy carriage was turning around in the square making it</w:t>
      </w:r>
      <w:r w:rsidR="002A094C">
        <w:t xml:space="preserve">s way to us, taking no heed of the foot traffic. I was </w:t>
      </w:r>
      <w:r w:rsidR="00A95035">
        <w:t>worried</w:t>
      </w:r>
      <w:r w:rsidR="008B0319">
        <w:t xml:space="preserve"> it would run over someone.</w:t>
      </w:r>
    </w:p>
    <w:p w14:paraId="367526B4" w14:textId="16FEAA3C" w:rsidR="008B0319" w:rsidRDefault="008B0319">
      <w:r>
        <w:t>“I’m sorry Hans</w:t>
      </w:r>
      <w:r w:rsidR="0054385A">
        <w:t>. You were saying?”</w:t>
      </w:r>
    </w:p>
    <w:p w14:paraId="12B6CA77" w14:textId="394FAF39" w:rsidR="0054385A" w:rsidRDefault="0054385A">
      <w:r>
        <w:t xml:space="preserve">He looked at me with wide eyes </w:t>
      </w:r>
      <w:r w:rsidR="00222973">
        <w:t>and licked his lips “Jah, ah, I was saying I need to RUN. Now</w:t>
      </w:r>
      <w:r w:rsidR="00B13CCC">
        <w:t>.” And he turned around and scurried back into the building. There was a puff of smoke and he was gone.</w:t>
      </w:r>
    </w:p>
    <w:p w14:paraId="1D530BDB" w14:textId="5C7193F3" w:rsidR="00BF5BE5" w:rsidRDefault="00BF5BE5">
      <w:r>
        <w:t xml:space="preserve">What the heck? </w:t>
      </w:r>
      <w:r w:rsidR="00AF7DA8">
        <w:t xml:space="preserve">The carriage </w:t>
      </w:r>
      <w:proofErr w:type="gramStart"/>
      <w:r w:rsidR="0043478A">
        <w:t>definitely heading</w:t>
      </w:r>
      <w:proofErr w:type="gramEnd"/>
      <w:r w:rsidR="0043478A">
        <w:t xml:space="preserve"> our way, and I could see quite a few people inside</w:t>
      </w:r>
      <w:r w:rsidR="00356CA3">
        <w:t xml:space="preserve"> its bulk. I turned to ask if anyone knew what was going on, and notice</w:t>
      </w:r>
      <w:r w:rsidR="004004C9">
        <w:t>d</w:t>
      </w:r>
      <w:r w:rsidR="00356CA3">
        <w:t xml:space="preserve"> Zunk also was </w:t>
      </w:r>
      <w:r w:rsidR="00080F9B">
        <w:t>gone. I stomped my foot. What was going on?</w:t>
      </w:r>
    </w:p>
    <w:p w14:paraId="0D41C044" w14:textId="6B8CBC8C" w:rsidR="009E3C32" w:rsidRPr="009E3C32" w:rsidRDefault="006C4C9D" w:rsidP="009E3C32">
      <w:r>
        <w:t>T</w:t>
      </w:r>
      <w:r w:rsidR="009E3C32" w:rsidRPr="009E3C32">
        <w:t>he clatter of the iron-shod wheels die</w:t>
      </w:r>
      <w:r w:rsidR="004004C9">
        <w:t>d</w:t>
      </w:r>
      <w:r w:rsidR="009E3C32" w:rsidRPr="009E3C32">
        <w:t xml:space="preserve"> down as the black carriage settle</w:t>
      </w:r>
      <w:r w:rsidR="00F239FE">
        <w:t>d</w:t>
      </w:r>
      <w:r w:rsidR="009E3C32" w:rsidRPr="009E3C32">
        <w:t xml:space="preserve"> heavily onto its springs in the center of the public square. </w:t>
      </w:r>
      <w:r w:rsidR="00F239FE">
        <w:t xml:space="preserve">The </w:t>
      </w:r>
      <w:proofErr w:type="gramStart"/>
      <w:r w:rsidR="00F239FE">
        <w:t>nearly</w:t>
      </w:r>
      <w:proofErr w:type="gramEnd"/>
      <w:r w:rsidR="00F239FE">
        <w:t xml:space="preserve"> </w:t>
      </w:r>
      <w:r w:rsidR="00AB2DBF">
        <w:t xml:space="preserve">run over townies were tense and silent </w:t>
      </w:r>
      <w:r w:rsidR="009E3C32" w:rsidRPr="009E3C32">
        <w:t xml:space="preserve">as the door with the silver "S" </w:t>
      </w:r>
      <w:r w:rsidR="003D63D8">
        <w:t>swung</w:t>
      </w:r>
      <w:r w:rsidR="009E3C32" w:rsidRPr="009E3C32">
        <w:t xml:space="preserve"> open</w:t>
      </w:r>
      <w:r w:rsidR="00AB2DBF">
        <w:t xml:space="preserve">, and </w:t>
      </w:r>
      <w:r w:rsidR="009E3C32" w:rsidRPr="009E3C32">
        <w:t xml:space="preserve">Titus </w:t>
      </w:r>
      <w:proofErr w:type="spellStart"/>
      <w:r w:rsidR="009E3C32" w:rsidRPr="009E3C32">
        <w:t>Scarn</w:t>
      </w:r>
      <w:r w:rsidR="00AB2DBF">
        <w:t>azzi</w:t>
      </w:r>
      <w:proofErr w:type="spellEnd"/>
      <w:r w:rsidR="00AB2DBF">
        <w:t xml:space="preserve"> </w:t>
      </w:r>
      <w:proofErr w:type="spellStart"/>
      <w:r w:rsidR="009E3C32" w:rsidRPr="009E3C32">
        <w:t>step</w:t>
      </w:r>
      <w:r w:rsidR="003D63D8">
        <w:t>ed</w:t>
      </w:r>
      <w:proofErr w:type="spellEnd"/>
      <w:r w:rsidR="009E3C32" w:rsidRPr="009E3C32">
        <w:t xml:space="preserve"> o</w:t>
      </w:r>
      <w:r w:rsidR="00A8458C">
        <w:t>ut, looking like that cat that ate the canary. He was clearly plotting something. I wanted to punch him, to be honest.</w:t>
      </w:r>
    </w:p>
    <w:p w14:paraId="2E79A095" w14:textId="1E485EBC" w:rsidR="009E3C32" w:rsidRPr="009E3C32" w:rsidRDefault="00164C88" w:rsidP="009E3C32">
      <w:r>
        <w:t>At least his grand entrance was</w:t>
      </w:r>
      <w:r w:rsidR="009E3C32" w:rsidRPr="009E3C32">
        <w:t xml:space="preserve"> immediately derailed by the </w:t>
      </w:r>
      <w:r w:rsidR="003F3867">
        <w:t>chaos</w:t>
      </w:r>
      <w:r w:rsidR="009E3C32" w:rsidRPr="009E3C32">
        <w:t xml:space="preserve"> of the passengers behind him.</w:t>
      </w:r>
    </w:p>
    <w:p w14:paraId="0B125098" w14:textId="0E39B824" w:rsidR="009E3C32" w:rsidRPr="009E3C32" w:rsidRDefault="009E3C32" w:rsidP="009E3C32">
      <w:r w:rsidRPr="009E3C32">
        <w:t xml:space="preserve">First out </w:t>
      </w:r>
      <w:r w:rsidR="003F3867">
        <w:t>wa</w:t>
      </w:r>
      <w:r w:rsidRPr="009E3C32">
        <w:t xml:space="preserve">s a middle-aged goblin man, </w:t>
      </w:r>
      <w:proofErr w:type="spellStart"/>
      <w:r w:rsidRPr="009E3C32">
        <w:t>Gorfang</w:t>
      </w:r>
      <w:proofErr w:type="spellEnd"/>
      <w:r w:rsidR="003F3867">
        <w:t xml:space="preserve"> as he was later named</w:t>
      </w:r>
      <w:r w:rsidRPr="009E3C32">
        <w:t xml:space="preserve">, practically bursting from a traveling coat that </w:t>
      </w:r>
      <w:r w:rsidR="003F3867">
        <w:t>wa</w:t>
      </w:r>
      <w:r w:rsidRPr="009E3C32">
        <w:t xml:space="preserve">s three sizes too large and singed heavily at the cuffs. His large </w:t>
      </w:r>
      <w:r w:rsidR="00D2734E">
        <w:t xml:space="preserve">twitching </w:t>
      </w:r>
      <w:r w:rsidRPr="009E3C32">
        <w:t xml:space="preserve">ears twitch </w:t>
      </w:r>
      <w:r w:rsidR="00D2734E">
        <w:t>and</w:t>
      </w:r>
      <w:r w:rsidRPr="009E3C32">
        <w:t xml:space="preserve"> unfocused joy as he gaze</w:t>
      </w:r>
      <w:r w:rsidR="00D2734E">
        <w:t>d</w:t>
      </w:r>
      <w:r w:rsidRPr="009E3C32">
        <w:t xml:space="preserve"> up at the architecture of the town hall</w:t>
      </w:r>
      <w:r w:rsidR="00D2734E">
        <w:t xml:space="preserve"> marked hi</w:t>
      </w:r>
      <w:r w:rsidR="000F436C">
        <w:t xml:space="preserve">m as </w:t>
      </w:r>
      <w:r w:rsidRPr="009E3C32">
        <w:t>a frantic, wide-eyed tinkerer. Under one arm, he tightly clutche</w:t>
      </w:r>
      <w:r w:rsidR="000F436C">
        <w:t>d</w:t>
      </w:r>
      <w:r w:rsidRPr="009E3C32">
        <w:t xml:space="preserve"> a brass-bound leather case leaking the sharp, unmistakable odor of sulfur and cheap alchemical solvent.</w:t>
      </w:r>
      <w:r w:rsidR="000F436C">
        <w:t xml:space="preserve"> I am sure he and Hans, wherever he had gotten to, would </w:t>
      </w:r>
      <w:r w:rsidR="007805F8">
        <w:t>get along merrily.</w:t>
      </w:r>
    </w:p>
    <w:p w14:paraId="58AA903D" w14:textId="3A580183" w:rsidR="009E3C32" w:rsidRPr="007805F8" w:rsidRDefault="000B13E8" w:rsidP="009E3C32">
      <w:r>
        <w:t>“</w:t>
      </w:r>
      <w:r w:rsidR="009E3C32" w:rsidRPr="007805F8">
        <w:t>Oh, the limestone compaction here is magnificent, Titus! Truly!</w:t>
      </w:r>
      <w:r>
        <w:t>”</w:t>
      </w:r>
      <w:r w:rsidR="009E3C32" w:rsidRPr="007805F8">
        <w:t xml:space="preserve"> he squeaks enthusiastically. </w:t>
      </w:r>
      <w:r>
        <w:t>“</w:t>
      </w:r>
      <w:r w:rsidR="009E3C32" w:rsidRPr="007805F8">
        <w:t xml:space="preserve">And the thermal draft from the harbor? The </w:t>
      </w:r>
      <w:proofErr w:type="spellStart"/>
      <w:r w:rsidR="009E3C32" w:rsidRPr="007805F8">
        <w:t>Hellstorm</w:t>
      </w:r>
      <w:proofErr w:type="spellEnd"/>
      <w:r w:rsidR="009E3C32" w:rsidRPr="007805F8">
        <w:t xml:space="preserve"> Flume arrays will achieve optimal oxygenation within three days of digging! The math is flawless!</w:t>
      </w:r>
      <w:r>
        <w:t>”</w:t>
      </w:r>
    </w:p>
    <w:p w14:paraId="226C56C5" w14:textId="1E8E1AC7" w:rsidR="009E3C32" w:rsidRPr="009E3C32" w:rsidRDefault="000B13E8" w:rsidP="009E3C32">
      <w:r>
        <w:t xml:space="preserve">A trim sharp eyed </w:t>
      </w:r>
      <w:r w:rsidR="000B691E">
        <w:t>goblin woman emerged</w:t>
      </w:r>
      <w:r w:rsidR="009E3C32" w:rsidRPr="009E3C32">
        <w:t xml:space="preserve">—lean, weathered, and wrapped in a sturdy, patched leather mantle. Her eyes </w:t>
      </w:r>
      <w:r w:rsidR="00771E02">
        <w:t>we</w:t>
      </w:r>
      <w:r w:rsidR="009E3C32" w:rsidRPr="009E3C32">
        <w:t xml:space="preserve">ren't tracking the </w:t>
      </w:r>
      <w:proofErr w:type="gramStart"/>
      <w:r w:rsidR="009E3C32" w:rsidRPr="009E3C32">
        <w:t>architecture</w:t>
      </w:r>
      <w:r w:rsidR="00771E02">
        <w:t xml:space="preserve"> </w:t>
      </w:r>
      <w:r w:rsidR="00771E02" w:rsidRPr="009E3C32">
        <w:t xml:space="preserve"> </w:t>
      </w:r>
      <w:r w:rsidR="00771E02">
        <w:t>but</w:t>
      </w:r>
      <w:proofErr w:type="gramEnd"/>
      <w:r w:rsidR="009E3C32" w:rsidRPr="009E3C32">
        <w:t xml:space="preserve"> scanning the crowd like a hawk mapping a snake-pit, immediately followed by intense calculations. </w:t>
      </w:r>
      <w:r w:rsidR="00225B03">
        <w:t xml:space="preserve">It </w:t>
      </w:r>
      <w:proofErr w:type="gramStart"/>
      <w:r w:rsidR="00225B03">
        <w:t>sort</w:t>
      </w:r>
      <w:proofErr w:type="gramEnd"/>
      <w:r w:rsidR="00225B03">
        <w:t xml:space="preserve"> of reminded me of how Zunk looked at things.</w:t>
      </w:r>
    </w:p>
    <w:p w14:paraId="3149788B" w14:textId="16C68A1B" w:rsidR="009E3C32" w:rsidRPr="009E3C32" w:rsidRDefault="009E3C32" w:rsidP="009E3C32">
      <w:r w:rsidRPr="009E3C32">
        <w:rPr>
          <w:i/>
          <w:iCs/>
        </w:rPr>
        <w:t>"Ah, Sheriff Hemlock, Mayor Deverin,"</w:t>
      </w:r>
      <w:r w:rsidRPr="009E3C32">
        <w:t xml:space="preserve"> </w:t>
      </w:r>
      <w:proofErr w:type="spellStart"/>
      <w:r w:rsidR="007042A5">
        <w:t>Scarnazzi</w:t>
      </w:r>
      <w:proofErr w:type="spellEnd"/>
      <w:r w:rsidRPr="009E3C32">
        <w:t xml:space="preserve"> announce</w:t>
      </w:r>
      <w:r w:rsidR="00225EC8">
        <w:t>d loudly enough to reach everyone in the gawping crowd</w:t>
      </w:r>
      <w:r w:rsidRPr="009E3C32">
        <w:t xml:space="preserve">. </w:t>
      </w:r>
      <w:r w:rsidRPr="00225EC8">
        <w:t xml:space="preserve">"Allow me to introduce the crown jewels of my new defense initiative. Master Alchemist </w:t>
      </w:r>
      <w:proofErr w:type="spellStart"/>
      <w:r w:rsidRPr="00225EC8">
        <w:t>Gorfang</w:t>
      </w:r>
      <w:proofErr w:type="spellEnd"/>
      <w:r w:rsidRPr="00225EC8">
        <w:t xml:space="preserve"> and his lovely wife, Venke. I have personally chartered </w:t>
      </w:r>
      <w:r w:rsidRPr="00225EC8">
        <w:lastRenderedPageBreak/>
        <w:t xml:space="preserve">them from the southern syndicates to oversee the subterranean excavations. They tell </w:t>
      </w:r>
      <w:proofErr w:type="gramStart"/>
      <w:r w:rsidRPr="00225EC8">
        <w:t>me</w:t>
      </w:r>
      <w:proofErr w:type="gramEnd"/>
      <w:r w:rsidRPr="00225EC8">
        <w:t xml:space="preserve"> their specialized expertise in </w:t>
      </w:r>
      <w:proofErr w:type="gramStart"/>
      <w:r w:rsidRPr="00225EC8">
        <w:t>blasting-powders</w:t>
      </w:r>
      <w:proofErr w:type="gramEnd"/>
      <w:r w:rsidRPr="00225EC8">
        <w:t xml:space="preserve"> will...accelerate our underground digging. Sandpoint will be made secure!"</w:t>
      </w:r>
    </w:p>
    <w:p w14:paraId="6AA23014" w14:textId="7B008EB7" w:rsidR="009E3C32" w:rsidRPr="009E3C32" w:rsidRDefault="009E3C32" w:rsidP="009E3C32">
      <w:r w:rsidRPr="009E3C32">
        <w:t>Venke looks back a</w:t>
      </w:r>
      <w:r w:rsidR="006E7971">
        <w:t>t the smirking Titus</w:t>
      </w:r>
      <w:r w:rsidRPr="009E3C32">
        <w:t xml:space="preserve">, </w:t>
      </w:r>
      <w:r w:rsidR="00BC3957">
        <w:t>her face carefully neutral</w:t>
      </w:r>
      <w:r w:rsidRPr="009E3C32">
        <w:t>.</w:t>
      </w:r>
      <w:r w:rsidRPr="00332907">
        <w:t xml:space="preserve"> "We are honored to work for the </w:t>
      </w:r>
      <w:proofErr w:type="spellStart"/>
      <w:r w:rsidR="00332907" w:rsidRPr="00332907">
        <w:t>Scarnazzi</w:t>
      </w:r>
      <w:proofErr w:type="spellEnd"/>
      <w:r w:rsidRPr="00332907">
        <w:t xml:space="preserve"> interest, my Lord. We should proceed to our quarters to organize the blasting ledgers immediately. Introductions can wait until the work is secured."</w:t>
      </w:r>
    </w:p>
    <w:p w14:paraId="6B1B6952" w14:textId="5114780F" w:rsidR="009E3C32" w:rsidRPr="009E3C32" w:rsidRDefault="009E3C32" w:rsidP="009E3C32">
      <w:proofErr w:type="spellStart"/>
      <w:r w:rsidRPr="009E3C32">
        <w:t>Scarn</w:t>
      </w:r>
      <w:r w:rsidR="00332907">
        <w:t>azzi</w:t>
      </w:r>
      <w:proofErr w:type="spellEnd"/>
      <w:r w:rsidR="00332907">
        <w:t xml:space="preserve"> </w:t>
      </w:r>
      <w:r w:rsidR="004E4E93">
        <w:t>smirks</w:t>
      </w:r>
      <w:r w:rsidRPr="009E3C32">
        <w:t xml:space="preserve">, </w:t>
      </w:r>
      <w:r w:rsidR="00F54153">
        <w:t>enjoying everyone’s confusion</w:t>
      </w:r>
    </w:p>
    <w:p w14:paraId="434D6C8F" w14:textId="6CC5FFB9" w:rsidR="003563DD" w:rsidRDefault="009E3C32" w:rsidP="009E3C32">
      <w:r w:rsidRPr="009E3C32">
        <w:t xml:space="preserve">“Yes, </w:t>
      </w:r>
      <w:proofErr w:type="gramStart"/>
      <w:r w:rsidRPr="009E3C32">
        <w:t>quite</w:t>
      </w:r>
      <w:proofErr w:type="gramEnd"/>
      <w:r w:rsidRPr="009E3C32">
        <w:t xml:space="preserve">,” </w:t>
      </w:r>
      <w:proofErr w:type="spellStart"/>
      <w:r w:rsidRPr="009E3C32">
        <w:t>Scarnetti</w:t>
      </w:r>
      <w:proofErr w:type="spellEnd"/>
      <w:r w:rsidRPr="009E3C32">
        <w:t xml:space="preserve"> says,</w:t>
      </w:r>
      <w:r w:rsidR="00F54153">
        <w:t xml:space="preserve"> </w:t>
      </w:r>
      <w:r w:rsidR="001F6C30">
        <w:t>the smile not reaching his eyes</w:t>
      </w:r>
      <w:r w:rsidRPr="009E3C32">
        <w:t xml:space="preserve"> “The laborers are eager to begin</w:t>
      </w:r>
      <w:r w:rsidR="003563DD">
        <w:t>...”</w:t>
      </w:r>
    </w:p>
    <w:p w14:paraId="1FF9C1B7" w14:textId="123154C2" w:rsidR="003563DD" w:rsidRDefault="003563DD" w:rsidP="009E3C32">
      <w:r>
        <w:t xml:space="preserve">Since I was being deliberately ignored, I </w:t>
      </w:r>
      <w:r w:rsidR="00264A61">
        <w:t>stepped up and interrupted him, quite loudly.</w:t>
      </w:r>
    </w:p>
    <w:p w14:paraId="0B8BF0A1" w14:textId="0BA2A515" w:rsidR="00264A61" w:rsidRDefault="00264A61" w:rsidP="009E3C32">
      <w:r>
        <w:t xml:space="preserve">“What? </w:t>
      </w:r>
      <w:r w:rsidR="00F97983">
        <w:t>You just can’t march in here and order people around”</w:t>
      </w:r>
      <w:r w:rsidR="006D27EC">
        <w:t xml:space="preserve"> I looked to the mayor, who was </w:t>
      </w:r>
      <w:r w:rsidR="00AC21A5">
        <w:t>holding herself quite rigidly</w:t>
      </w:r>
      <w:r w:rsidR="00643AF2">
        <w:t>.</w:t>
      </w:r>
      <w:r w:rsidR="006D27EC">
        <w:t xml:space="preserve"> “Can he?”</w:t>
      </w:r>
    </w:p>
    <w:p w14:paraId="15A46AE0" w14:textId="40545BFA" w:rsidR="009E3C32" w:rsidRPr="009E3C32" w:rsidRDefault="009E3C32" w:rsidP="009E3C32">
      <w:r w:rsidRPr="009E3C32">
        <w:t xml:space="preserve"> </w:t>
      </w:r>
      <w:r w:rsidR="00D741DB">
        <w:t xml:space="preserve">“Oh </w:t>
      </w:r>
      <w:proofErr w:type="gramStart"/>
      <w:r w:rsidR="00D741DB">
        <w:t>yes</w:t>
      </w:r>
      <w:proofErr w:type="gramEnd"/>
      <w:r w:rsidR="00D741DB">
        <w:t xml:space="preserve"> I can, </w:t>
      </w:r>
      <w:r w:rsidR="00D33420" w:rsidRPr="00D33420">
        <w:rPr>
          <w:i/>
          <w:iCs/>
        </w:rPr>
        <w:t>girl</w:t>
      </w:r>
      <w:r w:rsidRPr="009E3C32">
        <w:t xml:space="preserve">. </w:t>
      </w:r>
      <w:r w:rsidR="00D33420">
        <w:t xml:space="preserve">(the sneer </w:t>
      </w:r>
      <w:r w:rsidR="00887839">
        <w:t xml:space="preserve">breaks the icy politeness). </w:t>
      </w:r>
      <w:r w:rsidR="0023384E">
        <w:t xml:space="preserve">Of course, since none of the </w:t>
      </w:r>
      <w:proofErr w:type="gramStart"/>
      <w:r w:rsidR="0023384E">
        <w:t>so called</w:t>
      </w:r>
      <w:proofErr w:type="gramEnd"/>
      <w:r w:rsidR="0023384E">
        <w:t xml:space="preserve"> town elders are </w:t>
      </w:r>
      <w:r w:rsidR="00950572">
        <w:t>acting to protect us, I have brought m</w:t>
      </w:r>
      <w:r w:rsidRPr="009E3C32">
        <w:t>inds untainted by the... provincial stagnation of our local institutions</w:t>
      </w:r>
      <w:r w:rsidR="00950572">
        <w:t xml:space="preserve"> to direct this</w:t>
      </w:r>
      <w:r w:rsidR="00D741DB" w:rsidRPr="00D741DB">
        <w:t xml:space="preserve"> </w:t>
      </w:r>
      <w:r w:rsidR="00D741DB" w:rsidRPr="009E3C32">
        <w:t xml:space="preserve">grand </w:t>
      </w:r>
      <w:r w:rsidR="00950572">
        <w:t>and necessary i</w:t>
      </w:r>
      <w:r w:rsidR="00D741DB" w:rsidRPr="009E3C32">
        <w:t>nfrastructure project</w:t>
      </w:r>
      <w:r w:rsidR="00643AF2">
        <w:t>”</w:t>
      </w:r>
      <w:r w:rsidR="001657AE">
        <w:t>.</w:t>
      </w:r>
    </w:p>
    <w:p w14:paraId="4E427851" w14:textId="31BB56A0" w:rsidR="009E3C32" w:rsidRPr="009E3C32" w:rsidRDefault="009E3C32" w:rsidP="009E3C32">
      <w:r w:rsidRPr="009E3C32">
        <w:t xml:space="preserve">He </w:t>
      </w:r>
      <w:r w:rsidR="00643AF2" w:rsidRPr="009E3C32">
        <w:t>step</w:t>
      </w:r>
      <w:r w:rsidR="00643AF2">
        <w:t>ped</w:t>
      </w:r>
      <w:r w:rsidRPr="009E3C32">
        <w:t xml:space="preserve"> aside, gesturing broadly to the carriage door. From it</w:t>
      </w:r>
      <w:r w:rsidR="00633DEE">
        <w:t xml:space="preserve"> came </w:t>
      </w:r>
      <w:r w:rsidRPr="009E3C32">
        <w:t xml:space="preserve">Dr. Horatio Thrum. </w:t>
      </w:r>
      <w:r w:rsidR="001657AE">
        <w:t xml:space="preserve">(He has a ridiculously </w:t>
      </w:r>
      <w:r w:rsidR="00DF77D9">
        <w:t>large badge identifying himself, with the imprint of the magic aca</w:t>
      </w:r>
      <w:r w:rsidR="004812DF">
        <w:t>demy Hans attended)</w:t>
      </w:r>
      <w:r w:rsidR="00663CA2">
        <w:t>. He’s overdressed, over-</w:t>
      </w:r>
      <w:proofErr w:type="gramStart"/>
      <w:r w:rsidR="00663CA2">
        <w:t>arch</w:t>
      </w:r>
      <w:proofErr w:type="gramEnd"/>
      <w:r w:rsidR="00663CA2">
        <w:t xml:space="preserve"> and </w:t>
      </w:r>
      <w:r w:rsidR="00364F79">
        <w:t>seems</w:t>
      </w:r>
      <w:r w:rsidR="00663CA2">
        <w:t xml:space="preserve"> like a real prick</w:t>
      </w:r>
      <w:r w:rsidR="00364F79">
        <w:t xml:space="preserve"> as he looks down his </w:t>
      </w:r>
      <w:r w:rsidR="0053403E">
        <w:t xml:space="preserve">unfortunately large nose at the town and its assembled people. Behind him </w:t>
      </w:r>
      <w:r w:rsidR="0044529E">
        <w:t xml:space="preserve">a prim and </w:t>
      </w:r>
      <w:r w:rsidR="00FC471B">
        <w:t xml:space="preserve">spare woman steps down </w:t>
      </w:r>
      <w:r w:rsidRPr="009E3C32">
        <w:t>with mathematical precision. She holds her silver-trimmed ledger like a weapon.</w:t>
      </w:r>
      <w:r w:rsidR="00FC471B">
        <w:t xml:space="preserve"> Ugh.</w:t>
      </w:r>
    </w:p>
    <w:p w14:paraId="670E9B68" w14:textId="2EF6569D" w:rsidR="009E3C32" w:rsidRPr="009E3C32" w:rsidRDefault="009E3C32" w:rsidP="009E3C32">
      <w:r w:rsidRPr="009E3C32">
        <w:t xml:space="preserve">“Allow me to introduce Dr. Horatio Thrum,” </w:t>
      </w:r>
      <w:proofErr w:type="spellStart"/>
      <w:r w:rsidR="00FC471B">
        <w:t>Scarnazzi</w:t>
      </w:r>
      <w:proofErr w:type="spellEnd"/>
      <w:r w:rsidR="00FC471B">
        <w:t xml:space="preserve"> intones</w:t>
      </w:r>
      <w:r w:rsidRPr="009E3C32">
        <w:t xml:space="preserve"> announces, his eyes gleaming as they lock onto the town leadership. “Director of the newly chartered Sandpoint </w:t>
      </w:r>
      <w:proofErr w:type="spellStart"/>
      <w:r w:rsidRPr="009E3C32">
        <w:t>Geofluvial</w:t>
      </w:r>
      <w:proofErr w:type="spellEnd"/>
      <w:r w:rsidRPr="009E3C32">
        <w:t xml:space="preserve"> Consortium. And his brilliant colleague, whom he personally recruited last year from the prestigious Faculty of Applied Jurisprudence in </w:t>
      </w:r>
      <w:proofErr w:type="spellStart"/>
      <w:r w:rsidRPr="009E3C32">
        <w:t>Pezzack</w:t>
      </w:r>
      <w:proofErr w:type="spellEnd"/>
      <w:r w:rsidRPr="009E3C32">
        <w:t xml:space="preserve">—Ms. </w:t>
      </w:r>
      <w:proofErr w:type="spellStart"/>
      <w:r w:rsidRPr="009E3C32">
        <w:t>Vendora</w:t>
      </w:r>
      <w:proofErr w:type="spellEnd"/>
      <w:r w:rsidRPr="009E3C32">
        <w:t xml:space="preserve"> Vax, our lead arcane and legal specialist.”</w:t>
      </w:r>
    </w:p>
    <w:p w14:paraId="08C4DE4D" w14:textId="35F70A9B" w:rsidR="009E3C32" w:rsidRPr="009E3C32" w:rsidRDefault="009E3C32" w:rsidP="009E3C32">
      <w:r w:rsidRPr="009E3C32">
        <w:t>“</w:t>
      </w:r>
      <w:proofErr w:type="spellStart"/>
      <w:r w:rsidRPr="009E3C32">
        <w:t>Brodert</w:t>
      </w:r>
      <w:proofErr w:type="spellEnd"/>
      <w:r w:rsidRPr="009E3C32">
        <w:t xml:space="preserve">,” Thrum says, </w:t>
      </w:r>
      <w:r w:rsidR="000727A2">
        <w:t xml:space="preserve">clearly relishing the </w:t>
      </w:r>
      <w:proofErr w:type="spellStart"/>
      <w:r w:rsidR="000727A2">
        <w:t>quesy</w:t>
      </w:r>
      <w:proofErr w:type="spellEnd"/>
      <w:r w:rsidR="000727A2">
        <w:t xml:space="preserve"> look on </w:t>
      </w:r>
      <w:proofErr w:type="spellStart"/>
      <w:r w:rsidR="000727A2">
        <w:t>Brodert’s</w:t>
      </w:r>
      <w:proofErr w:type="spellEnd"/>
      <w:r w:rsidR="000727A2">
        <w:t xml:space="preserve"> face</w:t>
      </w:r>
      <w:r w:rsidRPr="009E3C32">
        <w:t xml:space="preserve">. “They told me you were still topside, but I confess, I expected to find you retired to an asylum by now. Still babbling about </w:t>
      </w:r>
      <w:proofErr w:type="spellStart"/>
      <w:r w:rsidRPr="009E3C32">
        <w:t>Thassilonian</w:t>
      </w:r>
      <w:proofErr w:type="spellEnd"/>
      <w:r w:rsidRPr="009E3C32">
        <w:t xml:space="preserve"> geometry and old light towers, </w:t>
      </w:r>
      <w:proofErr w:type="gramStart"/>
      <w:r w:rsidRPr="009E3C32">
        <w:t>I</w:t>
      </w:r>
      <w:proofErr w:type="gramEnd"/>
      <w:r w:rsidRPr="009E3C32">
        <w:t xml:space="preserve"> see?”</w:t>
      </w:r>
    </w:p>
    <w:p w14:paraId="0390F68F" w14:textId="77777777" w:rsidR="009E3C32" w:rsidRPr="009E3C32" w:rsidRDefault="009E3C32" w:rsidP="009E3C32">
      <w:proofErr w:type="spellStart"/>
      <w:r w:rsidRPr="009E3C32">
        <w:t>Brodert</w:t>
      </w:r>
      <w:proofErr w:type="spellEnd"/>
      <w:r w:rsidRPr="009E3C32">
        <w:t xml:space="preserve"> blinks, his jaw tightening as he clutches his chaotic bundle of notes closer to his chest. “Thrum. Your economic models are a farce, and your understanding of the local fault lines is—”</w:t>
      </w:r>
    </w:p>
    <w:p w14:paraId="6B4F8378" w14:textId="408C12B1" w:rsidR="009E3C32" w:rsidRDefault="009E3C32" w:rsidP="009E3C32">
      <w:r w:rsidRPr="009E3C32">
        <w:lastRenderedPageBreak/>
        <w:t>“My understanding is backed by imperial charter and functional physics, old man,” Thrum interrupts ruthlessly</w:t>
      </w:r>
      <w:r w:rsidR="0005430A">
        <w:t xml:space="preserve">. “You are a backwater </w:t>
      </w:r>
      <w:proofErr w:type="spellStart"/>
      <w:r w:rsidR="0005430A">
        <w:t>hedgemage</w:t>
      </w:r>
      <w:proofErr w:type="spellEnd"/>
      <w:r w:rsidR="0005430A">
        <w:t>,</w:t>
      </w:r>
      <w:r w:rsidR="00691101">
        <w:t xml:space="preserve">” he sneered, </w:t>
      </w:r>
      <w:r w:rsidRPr="009E3C32">
        <w:t xml:space="preserve">stepping directly into </w:t>
      </w:r>
      <w:proofErr w:type="spellStart"/>
      <w:r w:rsidRPr="009E3C32">
        <w:t>Brodert’s</w:t>
      </w:r>
      <w:proofErr w:type="spellEnd"/>
      <w:r w:rsidRPr="009E3C32">
        <w:t xml:space="preserve"> personal space, towering over him. </w:t>
      </w:r>
      <w:r w:rsidR="00547B3D">
        <w:t>“</w:t>
      </w:r>
      <w:r w:rsidRPr="009E3C32">
        <w:t xml:space="preserve">The Sandpoint </w:t>
      </w:r>
      <w:proofErr w:type="spellStart"/>
      <w:r w:rsidRPr="009E3C32">
        <w:t>Geofluvial</w:t>
      </w:r>
      <w:proofErr w:type="spellEnd"/>
      <w:r w:rsidRPr="009E3C32">
        <w:t xml:space="preserve"> Consortium isn't here to play at archeology. We are here to reshape this valley. I suggest you stay out of the sub-levels, </w:t>
      </w:r>
      <w:proofErr w:type="spellStart"/>
      <w:r w:rsidRPr="009E3C32">
        <w:t>Brodert</w:t>
      </w:r>
      <w:proofErr w:type="spellEnd"/>
      <w:r w:rsidRPr="009E3C32">
        <w:t>. The math required for our excavations would only give you a headache.”</w:t>
      </w:r>
    </w:p>
    <w:p w14:paraId="74F72D89" w14:textId="5E4F3A0F" w:rsidR="00547B3D" w:rsidRDefault="00547B3D" w:rsidP="009E3C32">
      <w:r>
        <w:t xml:space="preserve">I whisper frantically to the mayor. </w:t>
      </w:r>
      <w:r w:rsidR="004F68B2">
        <w:t xml:space="preserve">“How can </w:t>
      </w:r>
      <w:r w:rsidR="00532655">
        <w:t>they do this</w:t>
      </w:r>
      <w:r w:rsidR="002E234E">
        <w:t>?</w:t>
      </w:r>
      <w:r w:rsidR="00532655">
        <w:t xml:space="preserve"> What about the town counc</w:t>
      </w:r>
      <w:r w:rsidR="00007B26">
        <w:t xml:space="preserve">il? </w:t>
      </w:r>
      <w:r w:rsidR="002E234E">
        <w:t>Who appointed him king?”</w:t>
      </w:r>
      <w:r w:rsidR="00707983">
        <w:t xml:space="preserve"> This </w:t>
      </w:r>
      <w:proofErr w:type="gramStart"/>
      <w:r w:rsidR="00707983">
        <w:t>last</w:t>
      </w:r>
      <w:proofErr w:type="gramEnd"/>
      <w:r w:rsidR="00707983">
        <w:t xml:space="preserve"> quite loudly.</w:t>
      </w:r>
    </w:p>
    <w:p w14:paraId="3E80688D" w14:textId="7C7F2AC8" w:rsidR="009E3C32" w:rsidRPr="009E3C32" w:rsidRDefault="009E3C32" w:rsidP="009E3C32">
      <w:r w:rsidRPr="009E3C32">
        <w:t>Vax</w:t>
      </w:r>
      <w:r w:rsidR="002708A6">
        <w:t xml:space="preserve"> cuts me off, sharply</w:t>
      </w:r>
      <w:r w:rsidR="009A41A4">
        <w:t>.</w:t>
      </w:r>
    </w:p>
    <w:p w14:paraId="5F37CBAD" w14:textId="3B4E2FB7" w:rsidR="009E3C32" w:rsidRDefault="009E3C32" w:rsidP="009E3C32">
      <w:r w:rsidRPr="009E3C32">
        <w:t xml:space="preserve">“Silence girl. Dr. Thrum's parameters are absolute,” Vax says, </w:t>
      </w:r>
      <w:r w:rsidR="009A41A4">
        <w:t xml:space="preserve">like a school </w:t>
      </w:r>
      <w:proofErr w:type="spellStart"/>
      <w:r w:rsidR="00F45479">
        <w:t>marm</w:t>
      </w:r>
      <w:proofErr w:type="spellEnd"/>
      <w:r w:rsidR="00F45479">
        <w:t xml:space="preserve"> to an unruly class. Absolute command</w:t>
      </w:r>
      <w:r w:rsidRPr="009E3C32">
        <w:t xml:space="preserve">. “I have personally reviewed the regional shipping charters, municipal boundaries, and subterranean rights dating back to the foundational </w:t>
      </w:r>
      <w:proofErr w:type="spellStart"/>
      <w:r w:rsidRPr="009E3C32">
        <w:t>cheliaxian</w:t>
      </w:r>
      <w:proofErr w:type="spellEnd"/>
      <w:r w:rsidRPr="009E3C32">
        <w:t xml:space="preserve"> grants. Legally and arcanely, the </w:t>
      </w:r>
      <w:proofErr w:type="spellStart"/>
      <w:r w:rsidR="00835894">
        <w:t>Scarnozzi</w:t>
      </w:r>
      <w:proofErr w:type="spellEnd"/>
      <w:r w:rsidRPr="009E3C32">
        <w:t xml:space="preserve"> interest has total jurisdiction over the </w:t>
      </w:r>
      <w:proofErr w:type="spellStart"/>
      <w:r w:rsidRPr="009E3C32">
        <w:t>Hellstorm</w:t>
      </w:r>
      <w:proofErr w:type="spellEnd"/>
      <w:r w:rsidRPr="009E3C32">
        <w:t xml:space="preserve"> Flume project. Any municipal interference—or rogue, unlicensed arcane activity within the municipal perimeter—will be met with immediate asset seizure and provincial injunctions.”</w:t>
      </w:r>
    </w:p>
    <w:p w14:paraId="787310D9" w14:textId="094BF2C0" w:rsidR="00AF64A9" w:rsidRPr="009E3C32" w:rsidRDefault="006F1C56" w:rsidP="00AF64A9">
      <w:r>
        <w:t>She turns towards the mayor</w:t>
      </w:r>
      <w:r w:rsidR="00B4127F">
        <w:t xml:space="preserve"> and honestly, I want to punch her as much as </w:t>
      </w:r>
      <w:proofErr w:type="spellStart"/>
      <w:r w:rsidR="00B4127F">
        <w:t>Scarnozzi</w:t>
      </w:r>
      <w:proofErr w:type="spellEnd"/>
      <w:r w:rsidR="001920A4">
        <w:t xml:space="preserve">. </w:t>
      </w:r>
      <w:r w:rsidR="00C936CC" w:rsidRPr="009E3C32">
        <w:t>“</w:t>
      </w:r>
      <w:r w:rsidR="0024216B">
        <w:t xml:space="preserve">Having discerned you might use </w:t>
      </w:r>
      <w:r w:rsidR="00C839B1">
        <w:t>bureaucratic</w:t>
      </w:r>
      <w:r w:rsidR="0024216B">
        <w:t xml:space="preserve"> incompetence and inertia as an </w:t>
      </w:r>
      <w:r w:rsidR="00C839B1">
        <w:t>excuse</w:t>
      </w:r>
      <w:r w:rsidR="0024216B">
        <w:t xml:space="preserve"> for </w:t>
      </w:r>
      <w:proofErr w:type="gramStart"/>
      <w:r w:rsidR="0024216B">
        <w:t>inaction</w:t>
      </w:r>
      <w:r w:rsidR="00C839B1">
        <w:t>,</w:t>
      </w:r>
      <w:proofErr w:type="gramEnd"/>
      <w:r w:rsidR="00C839B1">
        <w:t xml:space="preserve"> </w:t>
      </w:r>
      <w:r w:rsidR="00C936CC">
        <w:t>I present t</w:t>
      </w:r>
      <w:r w:rsidR="00C936CC" w:rsidRPr="009E3C32">
        <w:t>he required documentation is already prepared</w:t>
      </w:r>
      <w:r w:rsidR="00532E60">
        <w:t>.</w:t>
      </w:r>
      <w:r w:rsidR="00C936CC" w:rsidRPr="009E3C32">
        <w:t xml:space="preserve"> Three identical copies of the </w:t>
      </w:r>
      <w:proofErr w:type="spellStart"/>
      <w:r w:rsidR="00C936CC" w:rsidRPr="009E3C32">
        <w:t>geofluvial</w:t>
      </w:r>
      <w:proofErr w:type="spellEnd"/>
      <w:r w:rsidR="00C936CC" w:rsidRPr="009E3C32">
        <w:t xml:space="preserve"> blueprints, the </w:t>
      </w:r>
      <w:proofErr w:type="spellStart"/>
      <w:r w:rsidR="00C936CC" w:rsidRPr="009E3C32">
        <w:t>Pezzack</w:t>
      </w:r>
      <w:proofErr w:type="spellEnd"/>
      <w:r w:rsidR="00C936CC" w:rsidRPr="009E3C32">
        <w:t xml:space="preserve">-stamped safety certifications, and the </w:t>
      </w:r>
      <w:proofErr w:type="spellStart"/>
      <w:r w:rsidR="00C936CC" w:rsidRPr="009E3C32">
        <w:t>Scarn</w:t>
      </w:r>
      <w:r w:rsidR="00532E60">
        <w:t>ozzzi</w:t>
      </w:r>
      <w:proofErr w:type="spellEnd"/>
      <w:r w:rsidR="00532E60">
        <w:t xml:space="preserve"> </w:t>
      </w:r>
      <w:r w:rsidR="00C936CC" w:rsidRPr="009E3C32">
        <w:t>indemnity bonds. Delivered to you now, on the courthouse steps.</w:t>
      </w:r>
      <w:r w:rsidR="00C839B1">
        <w:t xml:space="preserve"> As by law provision</w:t>
      </w:r>
      <w:r w:rsidR="00291C25">
        <w:t xml:space="preserve"> 2.106 subsection </w:t>
      </w:r>
      <w:proofErr w:type="spellStart"/>
      <w:r w:rsidR="00291C25">
        <w:t>etc</w:t>
      </w:r>
      <w:proofErr w:type="spellEnd"/>
      <w:r w:rsidR="00291C25">
        <w:t>, you have 24 hours</w:t>
      </w:r>
      <w:r w:rsidR="006B15D6">
        <w:t xml:space="preserve"> to review the documents.</w:t>
      </w:r>
      <w:r w:rsidR="00AF64A9" w:rsidRPr="00AF64A9">
        <w:t xml:space="preserve"> </w:t>
      </w:r>
      <w:r w:rsidR="00AF64A9" w:rsidRPr="009E3C32">
        <w:t>If no formal injunction is issued by that exact second, the excavation begins by default of law—and any subsequent interference will be classified as economic sabotage.”</w:t>
      </w:r>
    </w:p>
    <w:p w14:paraId="30A0E432" w14:textId="3BB6D6DC" w:rsidR="00EE3820" w:rsidRPr="009E3C32" w:rsidRDefault="00EE3820" w:rsidP="00C936CC">
      <w:r>
        <w:t xml:space="preserve">Vax shuts the leather book she has been </w:t>
      </w:r>
      <w:proofErr w:type="gramStart"/>
      <w:r>
        <w:t>consulting</w:t>
      </w:r>
      <w:proofErr w:type="gramEnd"/>
      <w:r>
        <w:t xml:space="preserve"> and the sound is </w:t>
      </w:r>
      <w:r w:rsidR="0080235A">
        <w:t xml:space="preserve">more like the </w:t>
      </w:r>
      <w:proofErr w:type="spellStart"/>
      <w:r w:rsidR="0080235A">
        <w:t>thunk</w:t>
      </w:r>
      <w:proofErr w:type="spellEnd"/>
      <w:r w:rsidR="0080235A">
        <w:t xml:space="preserve"> of a butcher’s axe.</w:t>
      </w:r>
    </w:p>
    <w:p w14:paraId="4420923B" w14:textId="3826F960" w:rsidR="009E3C32" w:rsidRPr="009E3C32" w:rsidRDefault="009E3C32" w:rsidP="009E3C32">
      <w:r w:rsidRPr="009E3C32">
        <w:t>Mayor Kendra Deverin doesn't flinch.</w:t>
      </w:r>
      <w:r w:rsidR="00C34799">
        <w:t xml:space="preserve"> Holy cow. I am in awe </w:t>
      </w:r>
      <w:r w:rsidR="00613921">
        <w:t xml:space="preserve">and do not know if I </w:t>
      </w:r>
      <w:r w:rsidR="009E4619">
        <w:t>am worthy</w:t>
      </w:r>
      <w:r w:rsidR="00613921">
        <w:t xml:space="preserve"> of the respect and warmth she has shown me. </w:t>
      </w:r>
    </w:p>
    <w:p w14:paraId="3096BE32" w14:textId="7808B899" w:rsidR="009E3C32" w:rsidRPr="009E3C32" w:rsidRDefault="009E3C32" w:rsidP="009E3C32">
      <w:r w:rsidRPr="009E3C32">
        <w:t xml:space="preserve">“My, my, Dr. Thrum,” Kendra says, her voice </w:t>
      </w:r>
      <w:r w:rsidR="00422AA2">
        <w:t xml:space="preserve">sounding </w:t>
      </w:r>
      <w:r w:rsidRPr="009E3C32">
        <w:t>smooth and entirely unbothered. “It is always a pleasure to see the southern academies taking such a sudden, passionate interest in our humble coastal plumbing. Sandpoint is truly honored.”</w:t>
      </w:r>
    </w:p>
    <w:p w14:paraId="220B590F" w14:textId="77777777" w:rsidR="009E3C32" w:rsidRPr="009E3C32" w:rsidRDefault="009E3C32" w:rsidP="009E3C32">
      <w:r w:rsidRPr="009E3C32">
        <w:t xml:space="preserve">She turns her eyes directly to </w:t>
      </w:r>
      <w:proofErr w:type="spellStart"/>
      <w:r w:rsidRPr="009E3C32">
        <w:t>Vendora</w:t>
      </w:r>
      <w:proofErr w:type="spellEnd"/>
      <w:r w:rsidRPr="009E3C32">
        <w:t xml:space="preserve"> Vax.</w:t>
      </w:r>
    </w:p>
    <w:p w14:paraId="28646693" w14:textId="4F236901" w:rsidR="009E3C32" w:rsidRPr="009E3C32" w:rsidRDefault="009E3C32" w:rsidP="009E3C32">
      <w:r w:rsidRPr="009E3C32">
        <w:t xml:space="preserve">“As for regional charters and subterranean rights, Ms. Vax—imperial grants or no, all non-municipal excavations within the Sandpoint perimeter must conform to local civic safety </w:t>
      </w:r>
      <w:r w:rsidRPr="009E3C32">
        <w:lastRenderedPageBreak/>
        <w:t>codes.  I shall make my administrative determinations</w:t>
      </w:r>
      <w:r w:rsidR="00CD1A7A">
        <w:t xml:space="preserve"> and appraise you </w:t>
      </w:r>
      <w:proofErr w:type="gramStart"/>
      <w:r w:rsidR="00CD1A7A">
        <w:t>of</w:t>
      </w:r>
      <w:proofErr w:type="gramEnd"/>
      <w:r w:rsidR="00CD1A7A">
        <w:t xml:space="preserve"> the results</w:t>
      </w:r>
      <w:r w:rsidRPr="009E3C32">
        <w:t>.</w:t>
      </w:r>
      <w:r w:rsidR="00310E63">
        <w:t xml:space="preserve"> Until then, any action on your part shall constitute a material breach of </w:t>
      </w:r>
      <w:r w:rsidR="00DC065C">
        <w:t>your claim</w:t>
      </w:r>
      <w:r w:rsidRPr="009E3C32">
        <w:t>”</w:t>
      </w:r>
    </w:p>
    <w:p w14:paraId="0EFD2C3E" w14:textId="1F867DD5" w:rsidR="009E3C32" w:rsidRDefault="009E3C32" w:rsidP="00140212">
      <w:proofErr w:type="spellStart"/>
      <w:r w:rsidRPr="009E3C32">
        <w:t>Vendora</w:t>
      </w:r>
      <w:proofErr w:type="spellEnd"/>
      <w:r w:rsidRPr="009E3C32">
        <w:t xml:space="preserve"> Vax’s jaw tightens slightly</w:t>
      </w:r>
      <w:r w:rsidR="00DC065C">
        <w:t xml:space="preserve">. If she expected </w:t>
      </w:r>
      <w:proofErr w:type="spellStart"/>
      <w:r w:rsidR="003B35E2">
        <w:t>Deverin</w:t>
      </w:r>
      <w:proofErr w:type="spellEnd"/>
      <w:r w:rsidR="003B35E2">
        <w:t xml:space="preserve"> to be cowed, she was not as smart as she looked.</w:t>
      </w:r>
    </w:p>
    <w:p w14:paraId="1F5A54E9" w14:textId="4C7911BA" w:rsidR="003B35E2" w:rsidRDefault="003B35E2" w:rsidP="00140212">
      <w:r>
        <w:t>“Where is that gnome” the mayor muttered</w:t>
      </w:r>
      <w:r w:rsidR="00DE7FE5">
        <w:t xml:space="preserve"> “he’s always underfoot precisely when he’s not needed”.</w:t>
      </w:r>
    </w:p>
    <w:p w14:paraId="1E91CBFC" w14:textId="2755ADDB" w:rsidR="00DE7FE5" w:rsidRDefault="00DE7FE5" w:rsidP="00140212">
      <w:r>
        <w:t>“</w:t>
      </w:r>
      <w:proofErr w:type="spellStart"/>
      <w:r>
        <w:t>Uhhh</w:t>
      </w:r>
      <w:proofErr w:type="spellEnd"/>
      <w:r>
        <w:t xml:space="preserve">” I ventured “I think maybe he had to </w:t>
      </w:r>
      <w:r w:rsidR="001812E9">
        <w:t>use the privy</w:t>
      </w:r>
      <w:r w:rsidR="006655F2">
        <w:t>. Bad</w:t>
      </w:r>
      <w:r w:rsidR="000B55F3">
        <w:t>. Maybe all the sausage rolls upset his stomach</w:t>
      </w:r>
      <w:r w:rsidR="006655F2">
        <w:t xml:space="preserve">”. It was the best I could do. Zunk could have lied much better if </w:t>
      </w:r>
      <w:r w:rsidR="00540453">
        <w:t>they were</w:t>
      </w:r>
      <w:r w:rsidR="006655F2">
        <w:t xml:space="preserve"> here, and Tom was his silent self. </w:t>
      </w:r>
      <w:r w:rsidR="005705AF">
        <w:t>He seemed mildly bored.</w:t>
      </w:r>
    </w:p>
    <w:p w14:paraId="21844256" w14:textId="008E43F2" w:rsidR="005705AF" w:rsidRDefault="00540453" w:rsidP="00140212">
      <w:r>
        <w:t xml:space="preserve">I had had enough of </w:t>
      </w:r>
      <w:proofErr w:type="spellStart"/>
      <w:r>
        <w:t>Hansplaing</w:t>
      </w:r>
      <w:proofErr w:type="spellEnd"/>
      <w:r>
        <w:t xml:space="preserve">, even if it was coming from a woman, so I </w:t>
      </w:r>
      <w:r w:rsidR="00B5208D">
        <w:t xml:space="preserve">got into </w:t>
      </w:r>
      <w:proofErr w:type="spellStart"/>
      <w:r w:rsidR="00B5208D">
        <w:t>Scarnazzi’s</w:t>
      </w:r>
      <w:proofErr w:type="spellEnd"/>
      <w:r w:rsidR="00B5208D">
        <w:t xml:space="preserve"> smirking face I wanted to punch so </w:t>
      </w:r>
      <w:proofErr w:type="spellStart"/>
      <w:r w:rsidR="00B5208D">
        <w:t>so</w:t>
      </w:r>
      <w:proofErr w:type="spellEnd"/>
      <w:r w:rsidR="00B5208D">
        <w:t xml:space="preserve"> badly. </w:t>
      </w:r>
      <w:r w:rsidR="00A56DB5">
        <w:t xml:space="preserve">“What are you really after” I challenged. “I know this is not </w:t>
      </w:r>
      <w:r w:rsidR="007D7F0D">
        <w:t xml:space="preserve">for the town’s sake-that’s not you. What’s going on in that calculating </w:t>
      </w:r>
      <w:r w:rsidR="006C4C7E">
        <w:t>brain”.</w:t>
      </w:r>
    </w:p>
    <w:p w14:paraId="332F55B8" w14:textId="7B9E5134" w:rsidR="006C4C7E" w:rsidRDefault="006C4C7E" w:rsidP="00140212">
      <w:r>
        <w:t>“</w:t>
      </w:r>
      <w:proofErr w:type="spellStart"/>
      <w:r>
        <w:t>Pffft</w:t>
      </w:r>
      <w:proofErr w:type="spellEnd"/>
      <w:r>
        <w:t xml:space="preserve"> girl.” More smirking. “You are out of your depth. Leave this to the </w:t>
      </w:r>
      <w:proofErr w:type="spellStart"/>
      <w:r>
        <w:t>gownups</w:t>
      </w:r>
      <w:proofErr w:type="spellEnd"/>
      <w:r>
        <w:t xml:space="preserve"> and do something useful you can </w:t>
      </w:r>
      <w:proofErr w:type="gramStart"/>
      <w:r w:rsidR="00B31EDB">
        <w:t xml:space="preserve">actually </w:t>
      </w:r>
      <w:r>
        <w:t>do</w:t>
      </w:r>
      <w:proofErr w:type="gramEnd"/>
      <w:r>
        <w:t>. Have a baby</w:t>
      </w:r>
      <w:r w:rsidR="00B31EDB">
        <w:t xml:space="preserve">. You can do that, can’t </w:t>
      </w:r>
      <w:proofErr w:type="gramStart"/>
      <w:r w:rsidR="00B31EDB">
        <w:t>you?</w:t>
      </w:r>
      <w:r w:rsidR="00BF4A20">
        <w:t>.</w:t>
      </w:r>
      <w:proofErr w:type="gramEnd"/>
      <w:r w:rsidR="00BF4A20">
        <w:t xml:space="preserve"> Be a good girl</w:t>
      </w:r>
      <w:r w:rsidR="00B31EDB">
        <w:t>”</w:t>
      </w:r>
    </w:p>
    <w:p w14:paraId="70D65BAA" w14:textId="0A76E20A" w:rsidR="00A26245" w:rsidRDefault="00BF4A20" w:rsidP="00140212">
      <w:r>
        <w:t xml:space="preserve">He almost had </w:t>
      </w:r>
      <w:r w:rsidR="002D3974">
        <w:t>me but</w:t>
      </w:r>
      <w:r>
        <w:t xml:space="preserve"> overplayed his hand. Bullies want you to be </w:t>
      </w:r>
      <w:r w:rsidR="00EB6895">
        <w:t>scared</w:t>
      </w:r>
      <w:r w:rsidR="00916F7B">
        <w:t xml:space="preserve"> and needy</w:t>
      </w:r>
      <w:r w:rsidR="00EB6895">
        <w:t>, and I was not going to give him the satisfaction. I didn’t take the bait.</w:t>
      </w:r>
    </w:p>
    <w:p w14:paraId="4EB5A8A5" w14:textId="346BDED7" w:rsidR="00EB6895" w:rsidRDefault="00EB6895" w:rsidP="00140212">
      <w:r>
        <w:t>“</w:t>
      </w:r>
      <w:r w:rsidR="00A057BA">
        <w:t xml:space="preserve">Hah” I tried a plucky </w:t>
      </w:r>
      <w:r w:rsidR="00CA2E2A">
        <w:t>chuckle but</w:t>
      </w:r>
      <w:r w:rsidR="00A057BA">
        <w:t xml:space="preserve"> wasn’t sure it came off. “You’re just mad </w:t>
      </w:r>
      <w:r w:rsidR="00D33C38">
        <w:t xml:space="preserve">about </w:t>
      </w:r>
      <w:r w:rsidR="00E50287">
        <w:t xml:space="preserve">how we beat you at </w:t>
      </w:r>
      <w:r w:rsidR="00D33C38">
        <w:t>the town counc</w:t>
      </w:r>
      <w:r w:rsidR="00E50287">
        <w:t>il, and you’re so mad</w:t>
      </w:r>
      <w:r w:rsidR="00882B96">
        <w:t xml:space="preserve"> about it you’ll endanger the town</w:t>
      </w:r>
      <w:r w:rsidR="00520F34">
        <w:t>.”</w:t>
      </w:r>
    </w:p>
    <w:p w14:paraId="6430C462" w14:textId="3D9689AC" w:rsidR="00520F34" w:rsidRPr="009E3C32" w:rsidRDefault="00CA2E2A" w:rsidP="00140212">
      <w:r>
        <w:t>The mask slipped, just for a moment. Maybe I was the only one who saw it, but still.</w:t>
      </w:r>
    </w:p>
    <w:p w14:paraId="09E5B9CA" w14:textId="39B31584" w:rsidR="009E3C32" w:rsidRPr="009E3C32" w:rsidRDefault="0023375B" w:rsidP="009E3C32">
      <w:r>
        <w:t xml:space="preserve">In the awkward silence, </w:t>
      </w:r>
      <w:r w:rsidR="009E3C32" w:rsidRPr="009E3C32">
        <w:t>Venke declare</w:t>
      </w:r>
      <w:r w:rsidR="00EA7B93">
        <w:t>d</w:t>
      </w:r>
      <w:r w:rsidR="009E3C32" w:rsidRPr="009E3C32">
        <w:t xml:space="preserve"> too loudly "Lord Scarn</w:t>
      </w:r>
      <w:r>
        <w:t>ozzi</w:t>
      </w:r>
      <w:r w:rsidR="009E3C32" w:rsidRPr="009E3C32">
        <w:t>, where will we be posted exactly? I should like to get to work forthwith."</w:t>
      </w:r>
      <w:r w:rsidR="006C4BA9">
        <w:t xml:space="preserve"> She unexpectedly gives me a look, but I have no idea what it means.</w:t>
      </w:r>
    </w:p>
    <w:p w14:paraId="4D153F51" w14:textId="50BF7C5B" w:rsidR="009E3C32" w:rsidRPr="009E3C32" w:rsidRDefault="00FC4F74" w:rsidP="009E3C32">
      <w:pPr>
        <w:pBdr>
          <w:bottom w:val="dotted" w:sz="24" w:space="1" w:color="auto"/>
        </w:pBdr>
      </w:pPr>
      <w:r>
        <w:t>Titus</w:t>
      </w:r>
      <w:r w:rsidR="009E3C32" w:rsidRPr="009E3C32">
        <w:t xml:space="preserve"> responds, "Yes, yes. And well we should. I shall afford you the generous pleasure of my own manor as your working quarters. Come now. Our business here is at a conclusion, and we shall be off."</w:t>
      </w:r>
    </w:p>
    <w:p w14:paraId="2801F053" w14:textId="6D6D71E6" w:rsidR="008A4644" w:rsidRDefault="008A4644" w:rsidP="009E3C32">
      <w:r>
        <w:t>S2E11: Familial Complications, Part 2</w:t>
      </w:r>
    </w:p>
    <w:p w14:paraId="49D653B3" w14:textId="151D819C" w:rsidR="00EC0873" w:rsidRDefault="00063C0A" w:rsidP="009E3C32">
      <w:proofErr w:type="spellStart"/>
      <w:r>
        <w:t>Deverin</w:t>
      </w:r>
      <w:proofErr w:type="spellEnd"/>
      <w:r>
        <w:t xml:space="preserve"> comes up to me as the carriage clattered off. </w:t>
      </w:r>
      <w:proofErr w:type="gramStart"/>
      <w:r w:rsidR="00674823">
        <w:t>”I</w:t>
      </w:r>
      <w:proofErr w:type="gramEnd"/>
      <w:r w:rsidR="00674823">
        <w:t xml:space="preserve"> am so glad you are here” she says</w:t>
      </w:r>
      <w:r w:rsidR="00A93C30">
        <w:t xml:space="preserve">, </w:t>
      </w:r>
      <w:proofErr w:type="gramStart"/>
      <w:r w:rsidR="00A93C30">
        <w:t>She</w:t>
      </w:r>
      <w:proofErr w:type="gramEnd"/>
      <w:r w:rsidR="00A93C30">
        <w:t xml:space="preserve"> is worried but trying to put a good face on it, and I </w:t>
      </w:r>
      <w:r w:rsidR="00F9616B">
        <w:t xml:space="preserve">flush a little bit at the thought she trusts me. </w:t>
      </w:r>
      <w:r w:rsidR="00D85BFA">
        <w:t xml:space="preserve">Go do what you </w:t>
      </w:r>
      <w:proofErr w:type="gramStart"/>
      <w:r w:rsidR="00D85BFA">
        <w:t>have to</w:t>
      </w:r>
      <w:proofErr w:type="gramEnd"/>
      <w:r w:rsidR="00D85BFA">
        <w:t xml:space="preserve"> do and find Hans for </w:t>
      </w:r>
      <w:proofErr w:type="spellStart"/>
      <w:r w:rsidR="00D85BFA">
        <w:t>Iomidae’s</w:t>
      </w:r>
      <w:proofErr w:type="spellEnd"/>
      <w:r w:rsidR="00D85BFA">
        <w:t xml:space="preserve"> </w:t>
      </w:r>
      <w:r w:rsidR="005D723D">
        <w:t>sake. We need his devious and pedantic brain</w:t>
      </w:r>
      <w:r w:rsidR="00EC0873">
        <w:t xml:space="preserve"> to square off with that witch Vax.”</w:t>
      </w:r>
    </w:p>
    <w:p w14:paraId="75B19FFA" w14:textId="56EF8732" w:rsidR="00EC0873" w:rsidRDefault="00B86AE6" w:rsidP="009E3C32">
      <w:r>
        <w:lastRenderedPageBreak/>
        <w:t xml:space="preserve">“Uh-what?” I wasn’t listening again, as I </w:t>
      </w:r>
      <w:r w:rsidR="002F04E9">
        <w:t xml:space="preserve">had spied something in the corner of my eye that was so instantly </w:t>
      </w:r>
      <w:proofErr w:type="gramStart"/>
      <w:r w:rsidR="002F04E9">
        <w:t>recognizable</w:t>
      </w:r>
      <w:proofErr w:type="gramEnd"/>
      <w:r w:rsidR="002F04E9">
        <w:t xml:space="preserve"> I jerked my head around</w:t>
      </w:r>
      <w:r w:rsidR="00003212">
        <w:t xml:space="preserve"> towards the middle of the next block</w:t>
      </w:r>
      <w:r w:rsidR="00D81100">
        <w:t xml:space="preserve">. To see a tall gangly </w:t>
      </w:r>
      <w:proofErr w:type="gramStart"/>
      <w:r w:rsidR="00D81100">
        <w:t>man</w:t>
      </w:r>
      <w:r w:rsidR="002615ED">
        <w:t xml:space="preserve">, </w:t>
      </w:r>
      <w:r w:rsidR="00D81100">
        <w:t xml:space="preserve"> full</w:t>
      </w:r>
      <w:proofErr w:type="gramEnd"/>
      <w:r w:rsidR="00D81100">
        <w:t xml:space="preserve"> black beard and </w:t>
      </w:r>
      <w:r w:rsidR="00003212">
        <w:t xml:space="preserve">hair (with a touch here and there </w:t>
      </w:r>
      <w:r w:rsidR="002615ED">
        <w:t>of gray, which I knew even though I could not see from here)</w:t>
      </w:r>
      <w:r w:rsidR="00EE739D">
        <w:t>, staring at me and shouting</w:t>
      </w:r>
      <w:r w:rsidR="002615ED">
        <w:t xml:space="preserve">. </w:t>
      </w:r>
    </w:p>
    <w:p w14:paraId="548DD8B0" w14:textId="5C5555A4" w:rsidR="004B2933" w:rsidRPr="009E3C32" w:rsidRDefault="003F2AC1" w:rsidP="009E3C32">
      <w:r>
        <w:t>“Dad?” I cried “Dad! Wha</w:t>
      </w:r>
      <w:r w:rsidR="008A5569">
        <w:t xml:space="preserve">t are you doing here? I mean, I am so glad you came, </w:t>
      </w:r>
      <w:proofErr w:type="gramStart"/>
      <w:r w:rsidR="008A5569">
        <w:t>but..</w:t>
      </w:r>
      <w:proofErr w:type="gramEnd"/>
      <w:r w:rsidR="008A5569">
        <w:t>”</w:t>
      </w:r>
    </w:p>
    <w:p w14:paraId="00340025" w14:textId="6C9475E2" w:rsidR="009E3C32" w:rsidRDefault="008528BC" w:rsidP="009E3C32">
      <w:r>
        <w:t xml:space="preserve">My Da, dressed as always, strode down the street </w:t>
      </w:r>
      <w:r w:rsidR="00727668">
        <w:t xml:space="preserve">till he reached me. </w:t>
      </w:r>
      <w:r w:rsidR="009E3C32" w:rsidRPr="009E3C32">
        <w:t>"</w:t>
      </w:r>
      <w:proofErr w:type="spellStart"/>
      <w:r w:rsidR="009E3C32" w:rsidRPr="009E3C32">
        <w:t>Jhyselein</w:t>
      </w:r>
      <w:proofErr w:type="spellEnd"/>
      <w:r w:rsidR="009E3C32" w:rsidRPr="009E3C32">
        <w:t xml:space="preserve">! Gods... look at you. Praise the stars, you're whole. I've been tracking your name up from the harbor for two hours, </w:t>
      </w:r>
      <w:proofErr w:type="spellStart"/>
      <w:r w:rsidR="009E3C32" w:rsidRPr="009E3C32">
        <w:t>Jhyselein</w:t>
      </w:r>
      <w:proofErr w:type="spellEnd"/>
      <w:r w:rsidR="009E3C32" w:rsidRPr="009E3C32">
        <w:t xml:space="preserve">. Every merchant and guard I spoke to looked at me like I was carrying black powder when I said I was your father. Stop. Don't look at the sky—look at me. You're alive. You're </w:t>
      </w:r>
      <w:proofErr w:type="gramStart"/>
      <w:r w:rsidR="009E3C32" w:rsidRPr="009E3C32">
        <w:t>really alive</w:t>
      </w:r>
      <w:proofErr w:type="gramEnd"/>
      <w:r w:rsidR="009E3C32" w:rsidRPr="009E3C32">
        <w:t>!"  </w:t>
      </w:r>
    </w:p>
    <w:p w14:paraId="013937D0" w14:textId="392E9161" w:rsidR="0073447C" w:rsidRPr="009E3C32" w:rsidRDefault="009A7268" w:rsidP="009E3C32">
      <w:r>
        <w:t>I ran up and hugged him. “</w:t>
      </w:r>
      <w:proofErr w:type="gramStart"/>
      <w:r>
        <w:t>Yeah</w:t>
      </w:r>
      <w:proofErr w:type="gramEnd"/>
      <w:r>
        <w:t xml:space="preserve"> Da, I’m fine, really. I can’t believe you are here, and I know this might be a little confusing</w:t>
      </w:r>
      <w:r w:rsidR="00034CDD">
        <w:t xml:space="preserve">. It’s complicated, but good, sort of. It’s a nice </w:t>
      </w:r>
      <w:proofErr w:type="gramStart"/>
      <w:r w:rsidR="00034CDD">
        <w:t>town</w:t>
      </w:r>
      <w:r w:rsidR="00AA10E9">
        <w:t>..</w:t>
      </w:r>
      <w:proofErr w:type="gramEnd"/>
      <w:r w:rsidR="00AA10E9">
        <w:t>”</w:t>
      </w:r>
    </w:p>
    <w:p w14:paraId="565E8C8E" w14:textId="77777777" w:rsidR="00307EF8" w:rsidRDefault="009E3C32" w:rsidP="009E3C32">
      <w:r w:rsidRPr="009E3C32">
        <w:t xml:space="preserve">"Alma </w:t>
      </w:r>
      <w:r w:rsidR="00AA10E9">
        <w:t xml:space="preserve">at the Baker </w:t>
      </w:r>
      <w:r w:rsidRPr="009E3C32">
        <w:t xml:space="preserve">told me you've been playing the savior of this town, </w:t>
      </w:r>
      <w:proofErr w:type="spellStart"/>
      <w:r w:rsidRPr="009E3C32">
        <w:t>Jhyselein</w:t>
      </w:r>
      <w:proofErr w:type="spellEnd"/>
      <w:r w:rsidRPr="009E3C32">
        <w:t>. She spoke of a trial at the courthouse and monsters under the streets.</w:t>
      </w:r>
      <w:r w:rsidR="00307EF8">
        <w:t>”</w:t>
      </w:r>
    </w:p>
    <w:p w14:paraId="1B82136F" w14:textId="55491EFB" w:rsidR="00307EF8" w:rsidRDefault="00307EF8" w:rsidP="009E3C32">
      <w:r>
        <w:t>“Well look, Da, I haven’t been playing at anything</w:t>
      </w:r>
      <w:r w:rsidR="00001110">
        <w:t>. I’ve been helping people who need help”</w:t>
      </w:r>
    </w:p>
    <w:p w14:paraId="482CBDC0" w14:textId="77777777" w:rsidR="00BF2B53" w:rsidRDefault="009E3C32" w:rsidP="009E3C32">
      <w:r w:rsidRPr="009E3C32">
        <w:t xml:space="preserve"> </w:t>
      </w:r>
      <w:r w:rsidR="00BF2B53">
        <w:t>“</w:t>
      </w:r>
      <w:r w:rsidRPr="009E3C32">
        <w:t>They are whispering about you in the taverns, daughter. Terrible, ugly things. They say you’re a radical, that you’re practicing taboo magic</w:t>
      </w:r>
      <w:r w:rsidR="00BF2B53">
        <w:t>.”</w:t>
      </w:r>
    </w:p>
    <w:p w14:paraId="56DDCE49" w14:textId="77777777" w:rsidR="00054DE3" w:rsidRDefault="00BF2B53" w:rsidP="009E3C32">
      <w:r>
        <w:t xml:space="preserve">“What, Da, you don’t </w:t>
      </w:r>
      <w:proofErr w:type="gramStart"/>
      <w:r>
        <w:t>actually believe</w:t>
      </w:r>
      <w:proofErr w:type="gramEnd"/>
      <w:r>
        <w:t xml:space="preserve"> that do you? There’s this </w:t>
      </w:r>
      <w:proofErr w:type="spellStart"/>
      <w:r>
        <w:t>Scarnazzi</w:t>
      </w:r>
      <w:proofErr w:type="spellEnd"/>
      <w:r>
        <w:t xml:space="preserve"> guy, you just missed </w:t>
      </w:r>
      <w:proofErr w:type="gramStart"/>
      <w:r>
        <w:t>him actually, that’s</w:t>
      </w:r>
      <w:proofErr w:type="gramEnd"/>
      <w:r>
        <w:t xml:space="preserve"> telling terrible things about me </w:t>
      </w:r>
      <w:proofErr w:type="gramStart"/>
      <w:r>
        <w:t>cause</w:t>
      </w:r>
      <w:proofErr w:type="gramEnd"/>
      <w:r>
        <w:t xml:space="preserve"> </w:t>
      </w:r>
      <w:r w:rsidR="00462ECD">
        <w:t xml:space="preserve">he lost the </w:t>
      </w:r>
      <w:r w:rsidR="006F6256">
        <w:t xml:space="preserve">trial. </w:t>
      </w:r>
      <w:r w:rsidR="00692393">
        <w:t xml:space="preserve">I pledged to Milani, Da. Do you think I’d </w:t>
      </w:r>
      <w:r w:rsidR="00927B7D">
        <w:t>break my e</w:t>
      </w:r>
      <w:r w:rsidR="00054DE3">
        <w:t>dicts?”</w:t>
      </w:r>
    </w:p>
    <w:p w14:paraId="65F64848" w14:textId="719A59E1" w:rsidR="009E3C32" w:rsidRDefault="00054DE3" w:rsidP="009E3C32">
      <w:r>
        <w:t>“No daughter I don’t. I know who I raised but</w:t>
      </w:r>
      <w:r w:rsidR="009E3C32" w:rsidRPr="009E3C32">
        <w:t xml:space="preserve"> you need to tell me right now: what is happening in this town, what have these strangers dragged you into, and who are these people you’re running with?  </w:t>
      </w:r>
      <w:proofErr w:type="spellStart"/>
      <w:proofErr w:type="gramStart"/>
      <w:r w:rsidR="000012CE">
        <w:t>Who..</w:t>
      </w:r>
      <w:proofErr w:type="gramEnd"/>
      <w:r w:rsidR="00DA7A71">
        <w:t>is</w:t>
      </w:r>
      <w:proofErr w:type="spellEnd"/>
      <w:r w:rsidR="009E3C32" w:rsidRPr="009E3C32">
        <w:t xml:space="preserve"> this boy? Who is he to you?"</w:t>
      </w:r>
    </w:p>
    <w:p w14:paraId="75CB3BA5" w14:textId="32964A5C" w:rsidR="00DA7A71" w:rsidRDefault="0002535B" w:rsidP="009E3C32">
      <w:r>
        <w:t xml:space="preserve">Tom </w:t>
      </w:r>
      <w:r w:rsidR="00405444">
        <w:t xml:space="preserve">had </w:t>
      </w:r>
      <w:r w:rsidR="00ED0EF1">
        <w:t>come up behind me as I was talking</w:t>
      </w:r>
      <w:r w:rsidR="00237320">
        <w:t xml:space="preserve">, and he stepped up and said pleasantly </w:t>
      </w:r>
      <w:r w:rsidR="009966E6">
        <w:t>“Hi, I’m Tom</w:t>
      </w:r>
      <w:r w:rsidR="00125BD9">
        <w:t xml:space="preserve">. I’m a friend of </w:t>
      </w:r>
      <w:proofErr w:type="spellStart"/>
      <w:proofErr w:type="gramStart"/>
      <w:r w:rsidR="00125BD9">
        <w:t>Jhys</w:t>
      </w:r>
      <w:proofErr w:type="spellEnd"/>
      <w:r w:rsidR="00125BD9">
        <w:t>..</w:t>
      </w:r>
      <w:proofErr w:type="spellStart"/>
      <w:proofErr w:type="gramEnd"/>
      <w:r w:rsidR="00125BD9">
        <w:t>eline</w:t>
      </w:r>
      <w:proofErr w:type="spellEnd"/>
      <w:r w:rsidR="00125BD9">
        <w:t xml:space="preserve">. </w:t>
      </w:r>
      <w:proofErr w:type="spellStart"/>
      <w:r w:rsidR="00125BD9">
        <w:t>Jhyselein</w:t>
      </w:r>
      <w:proofErr w:type="spellEnd"/>
      <w:r w:rsidR="00125BD9">
        <w:t>, your da</w:t>
      </w:r>
      <w:r w:rsidR="0061710F">
        <w:t xml:space="preserve">ughter. Sir”. </w:t>
      </w:r>
      <w:r w:rsidR="00810FFF">
        <w:t>There seemed to be some hidden communication goi</w:t>
      </w:r>
      <w:r w:rsidR="00076B1F">
        <w:t xml:space="preserve">ng on, but then I got it and giggled. </w:t>
      </w:r>
    </w:p>
    <w:p w14:paraId="63FB7F3B" w14:textId="6ECEF364" w:rsidR="00983F10" w:rsidRDefault="00983F10" w:rsidP="009E3C32">
      <w:r>
        <w:t>“</w:t>
      </w:r>
      <w:proofErr w:type="gramStart"/>
      <w:r>
        <w:t>oh</w:t>
      </w:r>
      <w:proofErr w:type="gramEnd"/>
      <w:r>
        <w:t xml:space="preserve">, Da. That’s Tom, one of my </w:t>
      </w:r>
      <w:r w:rsidR="001E10B8">
        <w:t xml:space="preserve">friends. You don’t </w:t>
      </w:r>
      <w:proofErr w:type="gramStart"/>
      <w:r w:rsidR="001E10B8">
        <w:t>actually think</w:t>
      </w:r>
      <w:proofErr w:type="gramEnd"/>
      <w:r w:rsidR="001E10B8">
        <w:t xml:space="preserve"> I’d go out with someone wearing more </w:t>
      </w:r>
      <w:proofErr w:type="gramStart"/>
      <w:r w:rsidR="001E10B8">
        <w:t>eye</w:t>
      </w:r>
      <w:proofErr w:type="gramEnd"/>
      <w:r w:rsidR="001E10B8">
        <w:t xml:space="preserve"> </w:t>
      </w:r>
      <w:proofErr w:type="spellStart"/>
      <w:r w:rsidR="001E10B8">
        <w:t>make up</w:t>
      </w:r>
      <w:proofErr w:type="spellEnd"/>
      <w:r w:rsidR="001E10B8">
        <w:t xml:space="preserve"> </w:t>
      </w:r>
      <w:r w:rsidR="00DB5329">
        <w:t>than</w:t>
      </w:r>
      <w:r w:rsidR="001E10B8">
        <w:t xml:space="preserve"> me, do you?</w:t>
      </w:r>
      <w:r w:rsidR="00605CA7">
        <w:t xml:space="preserve"> He’s </w:t>
      </w:r>
      <w:proofErr w:type="spellStart"/>
      <w:r w:rsidR="00605CA7">
        <w:t>uhh</w:t>
      </w:r>
      <w:proofErr w:type="spellEnd"/>
      <w:r w:rsidR="00605CA7">
        <w:t xml:space="preserve">, a </w:t>
      </w:r>
      <w:proofErr w:type="gramStart"/>
      <w:r w:rsidR="00605CA7">
        <w:t>fa</w:t>
      </w:r>
      <w:r w:rsidR="007E17E4">
        <w:t>r</w:t>
      </w:r>
      <w:r w:rsidR="00605CA7">
        <w:t>mer actually</w:t>
      </w:r>
      <w:proofErr w:type="gramEnd"/>
      <w:r w:rsidR="007E17E4">
        <w:t>.” Da looked at the big blade but said nothing.</w:t>
      </w:r>
    </w:p>
    <w:p w14:paraId="5CFE95DA" w14:textId="4E2B211B" w:rsidR="00F32E07" w:rsidRDefault="00F32E07" w:rsidP="009E3C32">
      <w:r>
        <w:t>“</w:t>
      </w:r>
      <w:proofErr w:type="gramStart"/>
      <w:r>
        <w:t>So</w:t>
      </w:r>
      <w:proofErr w:type="gramEnd"/>
      <w:r>
        <w:t xml:space="preserve"> Da, </w:t>
      </w:r>
      <w:proofErr w:type="spellStart"/>
      <w:r>
        <w:t>uhhm</w:t>
      </w:r>
      <w:proofErr w:type="spellEnd"/>
      <w:r w:rsidR="00302CF3">
        <w:t>, I bet you</w:t>
      </w:r>
      <w:r w:rsidR="00F847BC">
        <w:t>’</w:t>
      </w:r>
      <w:r w:rsidR="00302CF3">
        <w:t>r</w:t>
      </w:r>
      <w:r w:rsidR="00F847BC">
        <w:t>e</w:t>
      </w:r>
      <w:r w:rsidR="00302CF3">
        <w:t xml:space="preserve"> tired and I have a room in the Rusty Dragon, so maybe you want to go and rest? I have some things I got to do, but I’</w:t>
      </w:r>
      <w:r w:rsidR="00313672">
        <w:t xml:space="preserve">ll be back this evening and I’ll explain </w:t>
      </w:r>
      <w:proofErr w:type="gramStart"/>
      <w:r w:rsidR="00313672">
        <w:t>everything.</w:t>
      </w:r>
      <w:r w:rsidR="006D2A2C">
        <w:t>”</w:t>
      </w:r>
      <w:proofErr w:type="gramEnd"/>
    </w:p>
    <w:p w14:paraId="3BA71DCA" w14:textId="23D17972" w:rsidR="00313672" w:rsidRPr="009E3C32" w:rsidRDefault="00313672" w:rsidP="009E3C32">
      <w:r>
        <w:lastRenderedPageBreak/>
        <w:t>It was like I wasn’t even speaking.</w:t>
      </w:r>
    </w:p>
    <w:p w14:paraId="343FDEE1" w14:textId="0A4635F4" w:rsidR="009E3C32" w:rsidRDefault="0045283F" w:rsidP="009E3C32">
      <w:r>
        <w:t>“</w:t>
      </w:r>
      <w:r w:rsidR="009E3C32" w:rsidRPr="009E3C32">
        <w:t>You want to know how I found you? It was an accident. A miracle. A strange woman walked into my workshop last month. She didn't want furniture; she wanted a custom lockbox carved with Milani's blooming rose. She looked me in the eye, said she was 'of the faith,' and asked if I was the father of the fierce woman preaching justice in Sandpoint. The moment she left, I dropped my chisels. It cost me every single extra copper we had in the lockbox to charter a coach and a vessel to get here. "</w:t>
      </w:r>
    </w:p>
    <w:p w14:paraId="29F6611F" w14:textId="26FE16DA" w:rsidR="00E018A9" w:rsidRDefault="00F84EF3" w:rsidP="009E3C32">
      <w:r>
        <w:t xml:space="preserve">That certainly was miraculous, but I still had things to </w:t>
      </w:r>
      <w:proofErr w:type="gramStart"/>
      <w:r>
        <w:t>do</w:t>
      </w:r>
      <w:proofErr w:type="gramEnd"/>
      <w:r>
        <w:t xml:space="preserve"> and </w:t>
      </w:r>
      <w:r w:rsidR="00152845">
        <w:t>this wasn’t helping. Of all the times for him to show u</w:t>
      </w:r>
      <w:r w:rsidR="000774C7">
        <w:t xml:space="preserve">p. </w:t>
      </w:r>
      <w:r w:rsidR="00152845">
        <w:t>And th</w:t>
      </w:r>
      <w:r w:rsidR="000774C7">
        <w:t xml:space="preserve">at thought triggered </w:t>
      </w:r>
      <w:r w:rsidR="00E758FA">
        <w:t xml:space="preserve">the recollection of </w:t>
      </w:r>
      <w:r w:rsidR="00062044">
        <w:t>what Hans had said. Hmmm.</w:t>
      </w:r>
      <w:r w:rsidR="00E758FA">
        <w:t xml:space="preserve"> Whatever, but it didn’t solve the problem of what to do about my Da.</w:t>
      </w:r>
    </w:p>
    <w:p w14:paraId="11D96564" w14:textId="7629C940" w:rsidR="0061254C" w:rsidRDefault="001C79B4" w:rsidP="009E3C32">
      <w:proofErr w:type="spellStart"/>
      <w:r>
        <w:t>D</w:t>
      </w:r>
      <w:r w:rsidR="006D2A2C">
        <w:t>everin</w:t>
      </w:r>
      <w:proofErr w:type="spellEnd"/>
      <w:r w:rsidR="006D2A2C">
        <w:t xml:space="preserve"> </w:t>
      </w:r>
      <w:r w:rsidR="006A44B6">
        <w:t xml:space="preserve">stepped smoothly down, </w:t>
      </w:r>
      <w:proofErr w:type="gramStart"/>
      <w:r w:rsidR="006A44B6">
        <w:t>passing me</w:t>
      </w:r>
      <w:proofErr w:type="gramEnd"/>
      <w:r w:rsidR="006A44B6">
        <w:t xml:space="preserve"> a look I </w:t>
      </w:r>
      <w:proofErr w:type="gramStart"/>
      <w:r w:rsidR="006A44B6">
        <w:t>knew:</w:t>
      </w:r>
      <w:proofErr w:type="gramEnd"/>
      <w:r w:rsidR="006A44B6">
        <w:t xml:space="preserve"> I got this. </w:t>
      </w:r>
      <w:r w:rsidR="009A7ECD">
        <w:t>Leave it to me.</w:t>
      </w:r>
    </w:p>
    <w:p w14:paraId="652A31B7" w14:textId="77865FF1" w:rsidR="009A7ECD" w:rsidRDefault="009A7ECD" w:rsidP="009E3C32">
      <w:r>
        <w:t>It was a girl thing.</w:t>
      </w:r>
    </w:p>
    <w:p w14:paraId="5521FAD8" w14:textId="0E79F61A" w:rsidR="00E758FA" w:rsidRDefault="007124E8" w:rsidP="009E3C32">
      <w:r>
        <w:t>I edged ove</w:t>
      </w:r>
      <w:r w:rsidR="005F5875">
        <w:t>r</w:t>
      </w:r>
      <w:r>
        <w:t xml:space="preserve"> just fractionally to giver the mayor more space, and suddenly</w:t>
      </w:r>
      <w:r w:rsidR="005F5875">
        <w:t xml:space="preserve"> she was in front of me grasping my </w:t>
      </w:r>
      <w:proofErr w:type="spellStart"/>
      <w:r w:rsidR="005F5875">
        <w:t>Da’s</w:t>
      </w:r>
      <w:proofErr w:type="spellEnd"/>
      <w:r w:rsidR="005F5875">
        <w:t xml:space="preserve"> hand. “Pleasure to meet you. </w:t>
      </w:r>
      <w:proofErr w:type="spellStart"/>
      <w:r w:rsidR="005F5875">
        <w:t>J</w:t>
      </w:r>
      <w:r w:rsidR="00462FF1">
        <w:t>hyselein</w:t>
      </w:r>
      <w:proofErr w:type="spellEnd"/>
      <w:r w:rsidR="00462FF1">
        <w:t xml:space="preserve"> has told me </w:t>
      </w:r>
      <w:proofErr w:type="gramStart"/>
      <w:r w:rsidR="00462FF1">
        <w:t>much of</w:t>
      </w:r>
      <w:proofErr w:type="gramEnd"/>
      <w:r w:rsidR="00462FF1">
        <w:t xml:space="preserve"> you. </w:t>
      </w:r>
      <w:r w:rsidR="00D239EE">
        <w:t xml:space="preserve">You are even more striking in person. Did your </w:t>
      </w:r>
      <w:r w:rsidR="00302EB4">
        <w:t xml:space="preserve">daughter tell </w:t>
      </w:r>
      <w:proofErr w:type="gramStart"/>
      <w:r w:rsidR="00302EB4">
        <w:t>you of</w:t>
      </w:r>
      <w:proofErr w:type="gramEnd"/>
      <w:r w:rsidR="00302EB4">
        <w:t xml:space="preserve"> how </w:t>
      </w:r>
      <w:r w:rsidR="0050218F">
        <w:t xml:space="preserve">well she has </w:t>
      </w:r>
      <w:proofErr w:type="gramStart"/>
      <w:r w:rsidR="0050218F">
        <w:t>acquitted</w:t>
      </w:r>
      <w:proofErr w:type="gramEnd"/>
      <w:r w:rsidR="0050218F">
        <w:t xml:space="preserve"> herself? No, she wouldn’t, but is quite a valued</w:t>
      </w:r>
      <w:r w:rsidR="00FC0368">
        <w:t xml:space="preserve">, uh, employee. She is on a special contract with the </w:t>
      </w:r>
      <w:proofErr w:type="gramStart"/>
      <w:r w:rsidR="00FC0368">
        <w:t xml:space="preserve">town, </w:t>
      </w:r>
      <w:r w:rsidR="00326272">
        <w:t>and</w:t>
      </w:r>
      <w:proofErr w:type="gramEnd"/>
      <w:r w:rsidR="00326272">
        <w:t xml:space="preserve"> </w:t>
      </w:r>
      <w:r w:rsidR="00B52586">
        <w:t>has so</w:t>
      </w:r>
      <w:r w:rsidR="00E06173">
        <w:t xml:space="preserve">me things to which she must attend. </w:t>
      </w:r>
      <w:r w:rsidR="008F11C2">
        <w:t>In the meantime, l</w:t>
      </w:r>
      <w:r w:rsidR="00E06173">
        <w:t xml:space="preserve">et me show you around and of course you shall be my guest at </w:t>
      </w:r>
      <w:r w:rsidR="0049137C">
        <w:t xml:space="preserve">our manor. </w:t>
      </w:r>
      <w:proofErr w:type="spellStart"/>
      <w:r w:rsidR="0049137C">
        <w:t>Jhyselein</w:t>
      </w:r>
      <w:proofErr w:type="spellEnd"/>
      <w:r w:rsidR="0049137C">
        <w:t xml:space="preserve"> shall join us later. Come, do you like arch</w:t>
      </w:r>
      <w:r w:rsidR="00957D57">
        <w:t>itecture? Our town has quite a history you know”</w:t>
      </w:r>
    </w:p>
    <w:p w14:paraId="0F0F1359" w14:textId="54F1C486" w:rsidR="00957D57" w:rsidRDefault="009C1084" w:rsidP="009E3C32">
      <w:r>
        <w:t xml:space="preserve">It was so skillfully done she wondered if her Da had picked up on it. </w:t>
      </w:r>
      <w:r w:rsidR="00EE3601">
        <w:t>But even if he had, it wouldn’t matter. He was caught in a gentle but implacable whirlpool</w:t>
      </w:r>
      <w:r w:rsidR="0077019B">
        <w:t>.</w:t>
      </w:r>
    </w:p>
    <w:p w14:paraId="48436CCF" w14:textId="0136C482" w:rsidR="0077019B" w:rsidRDefault="002A0A39" w:rsidP="009E3C32">
      <w:r>
        <w:t>“Thanks for taking care of my Da, Mayor</w:t>
      </w:r>
      <w:r w:rsidR="00F82112">
        <w:t>” I called. Da was looking around</w:t>
      </w:r>
      <w:r w:rsidR="00252EA5">
        <w:t xml:space="preserve"> and back at me. I hoped being with the mayor would keep him off balance for a </w:t>
      </w:r>
      <w:r w:rsidR="00F57A33">
        <w:t xml:space="preserve">bit till </w:t>
      </w:r>
      <w:r w:rsidR="002A3CE8">
        <w:t>I could return. “I’ll see you later, Da</w:t>
      </w:r>
      <w:r w:rsidR="00787976">
        <w:t>, and explain everything. I’m uh, glad</w:t>
      </w:r>
      <w:r w:rsidR="008B41A6">
        <w:t xml:space="preserve"> you came.”</w:t>
      </w:r>
    </w:p>
    <w:p w14:paraId="6B71B3E9" w14:textId="73EF9656" w:rsidR="00FE17E4" w:rsidRDefault="002C5C36" w:rsidP="009E3C32">
      <w:r>
        <w:t xml:space="preserve">I </w:t>
      </w:r>
      <w:r w:rsidR="0027221C">
        <w:t xml:space="preserve">watched my Da be lead away </w:t>
      </w:r>
      <w:r w:rsidR="00665151">
        <w:t>and shook my head</w:t>
      </w:r>
      <w:r w:rsidR="0038149E">
        <w:t xml:space="preserve">, utterly </w:t>
      </w:r>
      <w:r w:rsidR="0074576F">
        <w:t xml:space="preserve">flummoxed by </w:t>
      </w:r>
      <w:r w:rsidR="000A0F31">
        <w:t xml:space="preserve">the craziness of It all; Da here, in the middle of all of this. </w:t>
      </w:r>
      <w:r w:rsidR="00C63C45">
        <w:t xml:space="preserve">Just </w:t>
      </w:r>
      <w:r w:rsidR="00836ACC">
        <w:t xml:space="preserve">a second later, Zunk trotted up. </w:t>
      </w:r>
    </w:p>
    <w:p w14:paraId="1C6B9719" w14:textId="06928875" w:rsidR="00836ACC" w:rsidRDefault="00836ACC" w:rsidP="009E3C32">
      <w:r>
        <w:t>“Aye, what’s this</w:t>
      </w:r>
      <w:r w:rsidR="00241B8D">
        <w:t xml:space="preserve">? Ya look like you’ve seen a ghost </w:t>
      </w:r>
      <w:proofErr w:type="spellStart"/>
      <w:r w:rsidR="003A56D3">
        <w:t>Jhys</w:t>
      </w:r>
      <w:proofErr w:type="spellEnd"/>
      <w:r w:rsidR="003A56D3">
        <w:t xml:space="preserve">. What’s going </w:t>
      </w:r>
      <w:proofErr w:type="gramStart"/>
      <w:r w:rsidR="003A56D3">
        <w:t>on”?</w:t>
      </w:r>
      <w:proofErr w:type="gramEnd"/>
    </w:p>
    <w:p w14:paraId="3FF4B669" w14:textId="3641DDF3" w:rsidR="003A56D3" w:rsidRDefault="003A56D3" w:rsidP="009E3C32">
      <w:r>
        <w:t>“Well</w:t>
      </w:r>
      <w:r w:rsidR="007A7B22">
        <w:t xml:space="preserve">, you would know if you, and </w:t>
      </w:r>
      <w:r w:rsidR="0069048E">
        <w:t>he</w:t>
      </w:r>
      <w:r w:rsidR="007A7B22">
        <w:t xml:space="preserve">” I glared at Tom </w:t>
      </w:r>
      <w:proofErr w:type="gramStart"/>
      <w:r w:rsidR="0069048E">
        <w:t>“</w:t>
      </w:r>
      <w:r w:rsidR="00F756F0">
        <w:t xml:space="preserve"> </w:t>
      </w:r>
      <w:r w:rsidR="007A7B22">
        <w:t>hadn’t</w:t>
      </w:r>
      <w:proofErr w:type="gramEnd"/>
      <w:r w:rsidR="007A7B22">
        <w:t xml:space="preserve"> wandere</w:t>
      </w:r>
      <w:r w:rsidR="00F756F0">
        <w:t xml:space="preserve">d off doing </w:t>
      </w:r>
      <w:proofErr w:type="gramStart"/>
      <w:r w:rsidR="00F756F0">
        <w:t>god</w:t>
      </w:r>
      <w:proofErr w:type="gramEnd"/>
      <w:r w:rsidR="00F756F0">
        <w:t xml:space="preserve"> knows what.</w:t>
      </w:r>
      <w:r w:rsidR="00046E75">
        <w:t xml:space="preserve"> And that was my </w:t>
      </w:r>
      <w:proofErr w:type="spellStart"/>
      <w:proofErr w:type="gramStart"/>
      <w:r w:rsidR="00046E75">
        <w:t>da</w:t>
      </w:r>
      <w:proofErr w:type="spellEnd"/>
      <w:r w:rsidR="00046E75">
        <w:t>, actually</w:t>
      </w:r>
      <w:proofErr w:type="gramEnd"/>
      <w:r w:rsidR="00DE7223">
        <w:t>.”</w:t>
      </w:r>
    </w:p>
    <w:p w14:paraId="657C1145" w14:textId="6D66562B" w:rsidR="00DE7223" w:rsidRDefault="00E35689" w:rsidP="009E3C32">
      <w:r>
        <w:t>“What?</w:t>
      </w:r>
      <w:r w:rsidR="001D010F">
        <w:t xml:space="preserve"> Fuckin hell</w:t>
      </w:r>
      <w:r w:rsidR="006E2330">
        <w:t>” blurted Zunk</w:t>
      </w:r>
      <w:r w:rsidR="00EB52BE">
        <w:t xml:space="preserve">. </w:t>
      </w:r>
      <w:r w:rsidR="00BB771E">
        <w:t>He seemed overly excited</w:t>
      </w:r>
      <w:r w:rsidR="00530794">
        <w:t>/distraught</w:t>
      </w:r>
      <w:r w:rsidR="00BB771E">
        <w:t xml:space="preserve"> about my family reuni</w:t>
      </w:r>
      <w:r w:rsidR="00992106">
        <w:t>on.</w:t>
      </w:r>
    </w:p>
    <w:p w14:paraId="7CDE4B30" w14:textId="11629361" w:rsidR="00992106" w:rsidRDefault="009D0B35" w:rsidP="009E3C32">
      <w:r>
        <w:lastRenderedPageBreak/>
        <w:t xml:space="preserve">“The reason I bugged out </w:t>
      </w:r>
      <w:r w:rsidR="00FD3A17">
        <w:t xml:space="preserve">was because there were </w:t>
      </w:r>
      <w:r w:rsidR="00725D1C">
        <w:t xml:space="preserve">people </w:t>
      </w:r>
      <w:r w:rsidR="001D010F">
        <w:t xml:space="preserve">in that carriage I didn’t want to see, at least until I could figure </w:t>
      </w:r>
      <w:r w:rsidR="000511CA">
        <w:t>out what the hell was going one. That goblin pair, those were…”</w:t>
      </w:r>
    </w:p>
    <w:p w14:paraId="18BEF6B5" w14:textId="278CE7A2" w:rsidR="000511CA" w:rsidRDefault="00CC517C" w:rsidP="009E3C32">
      <w:r>
        <w:t xml:space="preserve">“Your parents?” I </w:t>
      </w:r>
      <w:r w:rsidR="00EF2967">
        <w:t>cried, not able to help myself</w:t>
      </w:r>
      <w:r w:rsidR="00016950">
        <w:t>. One thing suddenly made more sense (the look Venke gave me), but others did not</w:t>
      </w:r>
      <w:r w:rsidR="00574494">
        <w:t xml:space="preserve">. </w:t>
      </w:r>
      <w:proofErr w:type="gramStart"/>
      <w:r w:rsidR="00016950">
        <w:t>”</w:t>
      </w:r>
      <w:r w:rsidR="00574494">
        <w:t>This</w:t>
      </w:r>
      <w:proofErr w:type="gramEnd"/>
      <w:r w:rsidR="00574494">
        <w:t xml:space="preserve"> can’t be a coincidence” I finished.</w:t>
      </w:r>
    </w:p>
    <w:p w14:paraId="65C18BCB" w14:textId="4F90F325" w:rsidR="00574494" w:rsidRDefault="00574494" w:rsidP="009E3C32">
      <w:r>
        <w:t xml:space="preserve">“Aye, </w:t>
      </w:r>
      <w:r w:rsidR="001A6FC1">
        <w:t>that’s what I think too</w:t>
      </w:r>
      <w:r w:rsidR="002B33B3">
        <w:t xml:space="preserve">. Anyway, when I saw them, well, I just </w:t>
      </w:r>
      <w:proofErr w:type="gramStart"/>
      <w:r w:rsidR="002B33B3">
        <w:t>have</w:t>
      </w:r>
      <w:proofErr w:type="gramEnd"/>
      <w:r w:rsidR="002B33B3">
        <w:t xml:space="preserve"> t</w:t>
      </w:r>
      <w:r w:rsidR="00791DA2">
        <w:t xml:space="preserve">hing </w:t>
      </w:r>
      <w:r w:rsidR="00437B21">
        <w:t>where</w:t>
      </w:r>
      <w:r w:rsidR="00791DA2">
        <w:t xml:space="preserve"> if I </w:t>
      </w:r>
      <w:proofErr w:type="gramStart"/>
      <w:r w:rsidR="00791DA2">
        <w:t>see</w:t>
      </w:r>
      <w:proofErr w:type="gramEnd"/>
      <w:r w:rsidR="00791DA2">
        <w:t xml:space="preserve"> something that </w:t>
      </w:r>
      <w:proofErr w:type="gramStart"/>
      <w:r w:rsidR="00791DA2">
        <w:t>don’t</w:t>
      </w:r>
      <w:proofErr w:type="gramEnd"/>
      <w:r w:rsidR="00791DA2">
        <w:t xml:space="preserve"> belong, I’m </w:t>
      </w:r>
      <w:proofErr w:type="spellStart"/>
      <w:r w:rsidR="00791DA2">
        <w:t>gonna</w:t>
      </w:r>
      <w:proofErr w:type="spellEnd"/>
      <w:r w:rsidR="00791DA2">
        <w:t xml:space="preserve"> lay low </w:t>
      </w:r>
      <w:r w:rsidR="00437B21">
        <w:t xml:space="preserve">until I can get it sorted. </w:t>
      </w:r>
      <w:proofErr w:type="gramStart"/>
      <w:r w:rsidR="00CA5DA7">
        <w:t>So</w:t>
      </w:r>
      <w:proofErr w:type="gramEnd"/>
      <w:r w:rsidR="00CA5DA7">
        <w:t xml:space="preserve"> I figured maybe </w:t>
      </w:r>
      <w:r w:rsidR="00913A4D">
        <w:t>it’s</w:t>
      </w:r>
      <w:r w:rsidR="00CA5DA7">
        <w:t xml:space="preserve"> better for me to stay hid till I could talk to them and </w:t>
      </w:r>
      <w:r w:rsidR="00DE7C9C">
        <w:t xml:space="preserve">get the low down and </w:t>
      </w:r>
      <w:r w:rsidR="00913A4D">
        <w:t xml:space="preserve">I </w:t>
      </w:r>
      <w:r w:rsidR="00DE7C9C">
        <w:t xml:space="preserve">followed them to make sure where they ended up. Tom was keeping an eye on </w:t>
      </w:r>
      <w:proofErr w:type="gramStart"/>
      <w:r w:rsidR="00DE7C9C">
        <w:t>me</w:t>
      </w:r>
      <w:r w:rsidR="00342588">
        <w:t>.”</w:t>
      </w:r>
      <w:proofErr w:type="gramEnd"/>
    </w:p>
    <w:p w14:paraId="6C159824" w14:textId="3AFCBD23" w:rsidR="00342588" w:rsidRDefault="00342588" w:rsidP="009E3C32">
      <w:r>
        <w:t xml:space="preserve">I smiled sheepishly at Tom, who shrugged. </w:t>
      </w:r>
    </w:p>
    <w:p w14:paraId="5E84EEC4" w14:textId="61495C58" w:rsidR="00CD6EFC" w:rsidRDefault="008E74CA" w:rsidP="009E3C32">
      <w:r>
        <w:t>Zunk continued</w:t>
      </w:r>
      <w:r w:rsidR="00FD12A0">
        <w:t xml:space="preserve"> “We </w:t>
      </w:r>
      <w:proofErr w:type="spellStart"/>
      <w:r w:rsidR="00FD12A0">
        <w:t>gotta</w:t>
      </w:r>
      <w:proofErr w:type="spellEnd"/>
      <w:r w:rsidR="00FD12A0">
        <w:t xml:space="preserve"> swing by near the </w:t>
      </w:r>
      <w:proofErr w:type="spellStart"/>
      <w:r w:rsidR="00FD12A0">
        <w:t>Scarnozzi</w:t>
      </w:r>
      <w:proofErr w:type="spellEnd"/>
      <w:r w:rsidR="00FD12A0">
        <w:t xml:space="preserve"> estate so I can leave a message only </w:t>
      </w:r>
      <w:r w:rsidR="00771B59">
        <w:t xml:space="preserve">Venke will understand. She uh, used to be head of the local </w:t>
      </w:r>
      <w:proofErr w:type="gramStart"/>
      <w:r w:rsidR="00771B59">
        <w:t>thieves</w:t>
      </w:r>
      <w:proofErr w:type="gramEnd"/>
      <w:r w:rsidR="00771B59">
        <w:t xml:space="preserve"> guild</w:t>
      </w:r>
      <w:r w:rsidR="003D6946">
        <w:t xml:space="preserve">” Ah, that also explained some things. Zunk </w:t>
      </w:r>
      <w:proofErr w:type="gramStart"/>
      <w:r w:rsidR="003D6946">
        <w:t>definitely favored</w:t>
      </w:r>
      <w:proofErr w:type="gramEnd"/>
      <w:r w:rsidR="003D6946">
        <w:t xml:space="preserve"> their</w:t>
      </w:r>
      <w:r w:rsidR="00B8728B">
        <w:t>*</w:t>
      </w:r>
      <w:r w:rsidR="003D6946">
        <w:t xml:space="preserve"> Mom in a lot of ways</w:t>
      </w:r>
      <w:r w:rsidR="00554239">
        <w:t xml:space="preserve">. </w:t>
      </w:r>
      <w:r w:rsidR="003D6F6A">
        <w:t xml:space="preserve">Hard to picture him as </w:t>
      </w:r>
      <w:r w:rsidR="00124B66">
        <w:t xml:space="preserve">coming from a dad who liked to blow stuff up though-that seemed </w:t>
      </w:r>
      <w:proofErr w:type="gramStart"/>
      <w:r w:rsidR="00124B66">
        <w:t>more</w:t>
      </w:r>
      <w:proofErr w:type="gramEnd"/>
      <w:r w:rsidR="00124B66">
        <w:t xml:space="preserve"> </w:t>
      </w:r>
      <w:r w:rsidR="00BE49F8">
        <w:t>Hans’ thing.</w:t>
      </w:r>
    </w:p>
    <w:p w14:paraId="0187ABD9" w14:textId="494C4E2E" w:rsidR="00BE49F8" w:rsidRDefault="00D41AEC" w:rsidP="009E3C32">
      <w:r>
        <w:t>“It won’t take long, and then we can head to the farms and the well</w:t>
      </w:r>
      <w:r w:rsidR="00083CDC">
        <w:t xml:space="preserve">. </w:t>
      </w:r>
      <w:r w:rsidR="009520B1">
        <w:t>You can tell me the rest of what happened on the road</w:t>
      </w:r>
      <w:r w:rsidR="00CF10D8">
        <w:t>”</w:t>
      </w:r>
    </w:p>
    <w:p w14:paraId="744A101E" w14:textId="5CB8A277" w:rsidR="00CF10D8" w:rsidRDefault="009520B1" w:rsidP="009E3C32">
      <w:r>
        <w:t xml:space="preserve">So that’s what we did. </w:t>
      </w:r>
      <w:r w:rsidR="007E2FF1">
        <w:t xml:space="preserve">Cautiously approaching the </w:t>
      </w:r>
      <w:proofErr w:type="spellStart"/>
      <w:r w:rsidR="007E2FF1">
        <w:t>Scarn</w:t>
      </w:r>
      <w:r w:rsidR="00E83505">
        <w:t>a</w:t>
      </w:r>
      <w:r w:rsidR="007E2FF1">
        <w:t>zzi</w:t>
      </w:r>
      <w:proofErr w:type="spellEnd"/>
      <w:r w:rsidR="007E2FF1">
        <w:t xml:space="preserve"> </w:t>
      </w:r>
      <w:r w:rsidR="00E83505">
        <w:t>estate, Zunk left us a</w:t>
      </w:r>
      <w:r w:rsidR="00657AFA">
        <w:t>nd</w:t>
      </w:r>
      <w:r w:rsidR="00E83505">
        <w:t xml:space="preserve"> </w:t>
      </w:r>
      <w:proofErr w:type="gramStart"/>
      <w:r w:rsidR="00E83505">
        <w:t>snuck</w:t>
      </w:r>
      <w:proofErr w:type="gramEnd"/>
      <w:r w:rsidR="00E83505">
        <w:t xml:space="preserve"> further, no dou</w:t>
      </w:r>
      <w:r w:rsidR="007F1623">
        <w:t xml:space="preserve">bt leaving some sort of hidden message composed of sticks and </w:t>
      </w:r>
      <w:r w:rsidR="00657AFA">
        <w:t xml:space="preserve">dragon fly </w:t>
      </w:r>
      <w:proofErr w:type="spellStart"/>
      <w:r w:rsidR="00657AFA">
        <w:t>wngs</w:t>
      </w:r>
      <w:proofErr w:type="spellEnd"/>
      <w:r w:rsidR="007F1623">
        <w:t>, fur, snail spit</w:t>
      </w:r>
      <w:r w:rsidR="00BC2314">
        <w:t xml:space="preserve"> and what have you.  </w:t>
      </w:r>
      <w:r w:rsidR="001974B1">
        <w:t>They</w:t>
      </w:r>
      <w:r w:rsidR="00BC2314">
        <w:t xml:space="preserve"> returned to report that their mom would be at the Rusty Dragon at 10:30 if </w:t>
      </w:r>
      <w:r w:rsidR="001974B1">
        <w:t>she found the message.</w:t>
      </w:r>
      <w:r w:rsidR="00B03127">
        <w:t xml:space="preserve"> We headed out of town for the farms and the well.</w:t>
      </w:r>
    </w:p>
    <w:p w14:paraId="675AE7F2" w14:textId="77777777" w:rsidR="00F756F0" w:rsidRDefault="00F756F0" w:rsidP="009E3C32"/>
    <w:p w14:paraId="6DA16C23" w14:textId="7272C74D" w:rsidR="008B41A6" w:rsidRDefault="005F34D7" w:rsidP="009E3C32">
      <w:r>
        <w:t xml:space="preserve">It was a gigantic waste of time. Well, we did meet some nice </w:t>
      </w:r>
      <w:proofErr w:type="gramStart"/>
      <w:r w:rsidR="0039097E">
        <w:t>farmers</w:t>
      </w:r>
      <w:proofErr w:type="gramEnd"/>
      <w:r>
        <w:t xml:space="preserve"> and Tom had a lovely chat</w:t>
      </w:r>
      <w:r w:rsidR="005010D0">
        <w:t xml:space="preserve"> with them about the weather and the price of barley, but </w:t>
      </w:r>
      <w:r w:rsidR="00DC1FBD">
        <w:t xml:space="preserve">we </w:t>
      </w:r>
      <w:r w:rsidR="005010D0">
        <w:t xml:space="preserve">didn’t get much in the way of </w:t>
      </w:r>
      <w:r w:rsidR="0039097E">
        <w:t xml:space="preserve">information.  The first folks we met (the </w:t>
      </w:r>
      <w:proofErr w:type="gramStart"/>
      <w:r w:rsidR="0039097E">
        <w:t>aforementioned farmers</w:t>
      </w:r>
      <w:proofErr w:type="gramEnd"/>
      <w:r w:rsidR="003D0CA2">
        <w:t xml:space="preserve">) </w:t>
      </w:r>
      <w:r w:rsidR="00BE63FA">
        <w:t xml:space="preserve">admitted they had heard some bad things had happened along the </w:t>
      </w:r>
      <w:proofErr w:type="gramStart"/>
      <w:r w:rsidR="00BE63FA">
        <w:t>road, and</w:t>
      </w:r>
      <w:proofErr w:type="gramEnd"/>
      <w:r w:rsidR="00BE63FA">
        <w:t xml:space="preserve"> told us the location of a couple farms w</w:t>
      </w:r>
      <w:r w:rsidR="00AA177D">
        <w:t xml:space="preserve">here the “Sandpoint devil” had left </w:t>
      </w:r>
      <w:proofErr w:type="gramStart"/>
      <w:r w:rsidR="00AA177D">
        <w:t>it’s</w:t>
      </w:r>
      <w:proofErr w:type="gramEnd"/>
      <w:r w:rsidR="00AA177D">
        <w:t xml:space="preserve"> blackened hoof prints, but </w:t>
      </w:r>
      <w:r w:rsidR="00AE6F4A">
        <w:t>nothing else. They were happy to wait for us while we inquired at the farms</w:t>
      </w:r>
      <w:r w:rsidR="0053017A">
        <w:t>, taking us up on our offer to see them to Sandpoint</w:t>
      </w:r>
      <w:r w:rsidR="00F45931">
        <w:t xml:space="preserve"> when we were done</w:t>
      </w:r>
      <w:r w:rsidR="0053017A">
        <w:t>.</w:t>
      </w:r>
    </w:p>
    <w:p w14:paraId="05083850" w14:textId="70F23B86" w:rsidR="0053017A" w:rsidRDefault="00184219" w:rsidP="009E3C32">
      <w:r>
        <w:t xml:space="preserve">Visiting the farms offered the same thin gruel. </w:t>
      </w:r>
      <w:r w:rsidR="00483031">
        <w:t xml:space="preserve">Everyone seemed to think it was probably a prank by some </w:t>
      </w:r>
      <w:proofErr w:type="gramStart"/>
      <w:r w:rsidR="00483031">
        <w:t xml:space="preserve">kids, </w:t>
      </w:r>
      <w:r w:rsidR="001E1387">
        <w:t>and</w:t>
      </w:r>
      <w:proofErr w:type="gramEnd"/>
      <w:r w:rsidR="001E1387">
        <w:t xml:space="preserve"> had bigger things to worry over. Like the weather. Zunk clambered up </w:t>
      </w:r>
      <w:r w:rsidR="00F90ABF">
        <w:t>the roof to inspect the prints</w:t>
      </w:r>
      <w:r w:rsidR="00337477">
        <w:t xml:space="preserve">, but it didn’t reveal much. </w:t>
      </w:r>
      <w:r w:rsidR="00C950B3">
        <w:t xml:space="preserve"> One thing </w:t>
      </w:r>
      <w:r w:rsidR="00CD2FB1">
        <w:t>became clear though-the marks were not horseshoe prints but hoof prints</w:t>
      </w:r>
      <w:r w:rsidR="003B4C82">
        <w:t xml:space="preserve">. </w:t>
      </w:r>
      <w:proofErr w:type="gramStart"/>
      <w:r w:rsidR="003B4C82">
        <w:t>So</w:t>
      </w:r>
      <w:proofErr w:type="gramEnd"/>
      <w:r w:rsidR="003B4C82">
        <w:t xml:space="preserve"> it was hard to imagine </w:t>
      </w:r>
      <w:r w:rsidR="00BB75F8">
        <w:t xml:space="preserve">a prank where a couple of kids </w:t>
      </w:r>
      <w:r w:rsidR="001E4DCA">
        <w:t xml:space="preserve">carried an animal leg up a roof </w:t>
      </w:r>
      <w:r w:rsidR="00845D21">
        <w:t xml:space="preserve">to somehow leave a burnt </w:t>
      </w:r>
      <w:r w:rsidR="00B33A01">
        <w:t xml:space="preserve">mark. Had </w:t>
      </w:r>
      <w:r w:rsidR="00B33A01">
        <w:lastRenderedPageBreak/>
        <w:t>to be a real live beast (or a</w:t>
      </w:r>
      <w:r w:rsidR="004E3CCE">
        <w:t xml:space="preserve">n animated dead one), but nothing to connect it to the </w:t>
      </w:r>
      <w:r w:rsidR="00DC1FBD">
        <w:t xml:space="preserve">pit or anything else. We rejoined the </w:t>
      </w:r>
      <w:r w:rsidR="00910E8B">
        <w:t>barley farmers and headed back</w:t>
      </w:r>
      <w:r w:rsidR="006E7E5C">
        <w:t xml:space="preserve">, but not before Zunk took a few moments to </w:t>
      </w:r>
      <w:r w:rsidR="003500EE">
        <w:t>climb down into the well in sear</w:t>
      </w:r>
      <w:r w:rsidR="00B91130">
        <w:t xml:space="preserve">ch of the </w:t>
      </w:r>
      <w:proofErr w:type="spellStart"/>
      <w:r w:rsidR="00B91130">
        <w:t>flamey</w:t>
      </w:r>
      <w:proofErr w:type="spellEnd"/>
      <w:r w:rsidR="00B91130">
        <w:t xml:space="preserve"> winged horse devil of Sandpoint. Nothing but mold and wet.</w:t>
      </w:r>
    </w:p>
    <w:p w14:paraId="5CA53673" w14:textId="7145C8D7" w:rsidR="008B41A6" w:rsidRDefault="00BE64A3" w:rsidP="009E3C32">
      <w:r>
        <w:t>We decided to go to the R</w:t>
      </w:r>
      <w:r w:rsidR="0079243F">
        <w:t xml:space="preserve">DI to clean up; it would have been rude to show up </w:t>
      </w:r>
      <w:r w:rsidR="004C72AD">
        <w:t xml:space="preserve">to </w:t>
      </w:r>
      <w:r w:rsidR="0079243F">
        <w:t>the Mayor and Da stinking of barely and horse dung</w:t>
      </w:r>
      <w:r w:rsidR="00F20B94">
        <w:t xml:space="preserve"> (Okay, </w:t>
      </w:r>
      <w:r w:rsidR="00D82348">
        <w:t xml:space="preserve">it was </w:t>
      </w:r>
      <w:proofErr w:type="spellStart"/>
      <w:r w:rsidR="00D82348">
        <w:t>gonna</w:t>
      </w:r>
      <w:proofErr w:type="spellEnd"/>
      <w:r w:rsidR="00D82348">
        <w:t xml:space="preserve"> be a hard conversation that I was happy to delay</w:t>
      </w:r>
      <w:r w:rsidR="00ED3683">
        <w:t xml:space="preserve"> </w:t>
      </w:r>
      <w:proofErr w:type="gramStart"/>
      <w:r w:rsidR="00ED3683">
        <w:t>to get</w:t>
      </w:r>
      <w:proofErr w:type="gramEnd"/>
      <w:r w:rsidR="00ED3683">
        <w:t xml:space="preserve"> my head in order</w:t>
      </w:r>
      <w:r w:rsidR="00D82348">
        <w:t>)</w:t>
      </w:r>
      <w:r w:rsidR="007F38BD">
        <w:t xml:space="preserve">. </w:t>
      </w:r>
      <w:r w:rsidR="00254DEA">
        <w:t xml:space="preserve">The dining room </w:t>
      </w:r>
      <w:r w:rsidR="00986819">
        <w:t xml:space="preserve">was crowded, we noticed, but strangely silent, except for </w:t>
      </w:r>
      <w:r w:rsidR="00A472D1">
        <w:t>a large center table occupied by a silken storm of sky</w:t>
      </w:r>
      <w:r w:rsidR="00313FD5">
        <w:t xml:space="preserve"> blue-</w:t>
      </w:r>
      <w:proofErr w:type="spellStart"/>
      <w:r w:rsidR="00313FD5">
        <w:t>aquaramine</w:t>
      </w:r>
      <w:proofErr w:type="spellEnd"/>
      <w:r w:rsidR="00313FD5">
        <w:t xml:space="preserve">-deep sea-sapphire </w:t>
      </w:r>
      <w:r w:rsidR="00D961F2">
        <w:t>clad gnome</w:t>
      </w:r>
      <w:r w:rsidR="00617C1C">
        <w:t xml:space="preserve"> loudly commenting on the décor</w:t>
      </w:r>
      <w:r w:rsidR="0038720E">
        <w:t xml:space="preserve"> (tired rustic chic)</w:t>
      </w:r>
      <w:r w:rsidR="00617C1C">
        <w:t>, food</w:t>
      </w:r>
      <w:r w:rsidR="0038720E">
        <w:t xml:space="preserve"> (imaginative </w:t>
      </w:r>
      <w:r w:rsidR="00EC0320">
        <w:t>but trying too hard)</w:t>
      </w:r>
      <w:r w:rsidR="00617C1C">
        <w:t xml:space="preserve">, </w:t>
      </w:r>
      <w:r w:rsidR="00801B42">
        <w:t>silverware</w:t>
      </w:r>
      <w:r w:rsidR="00EC0320">
        <w:t xml:space="preserve"> (spotted) </w:t>
      </w:r>
      <w:r w:rsidR="009C4BEB">
        <w:t xml:space="preserve">and all manner of other things. The gnome woman was such a focal point the </w:t>
      </w:r>
      <w:proofErr w:type="gramStart"/>
      <w:r w:rsidR="009C4BEB">
        <w:t>7 foot tall</w:t>
      </w:r>
      <w:proofErr w:type="gramEnd"/>
      <w:r w:rsidR="009C4BEB">
        <w:t xml:space="preserve"> minotaur standing stone still behind </w:t>
      </w:r>
      <w:r w:rsidR="0026573A">
        <w:t xml:space="preserve">her, was kind of an </w:t>
      </w:r>
      <w:proofErr w:type="spellStart"/>
      <w:r w:rsidR="0026573A">
        <w:t>after thought</w:t>
      </w:r>
      <w:proofErr w:type="spellEnd"/>
      <w:r w:rsidR="0026573A">
        <w:t>.</w:t>
      </w:r>
    </w:p>
    <w:p w14:paraId="5B3FBFED" w14:textId="6FB9237F" w:rsidR="0026573A" w:rsidRDefault="001E545E" w:rsidP="009E3C32">
      <w:r>
        <w:t xml:space="preserve">This was (Obviously), The MOM of Hans, for </w:t>
      </w:r>
      <w:r w:rsidR="00377C6D">
        <w:t xml:space="preserve">there he </w:t>
      </w:r>
      <w:r w:rsidR="0036527B">
        <w:t>was, slouched over the bar, head in his hands, empty bottles st</w:t>
      </w:r>
      <w:r w:rsidR="0062551C">
        <w:t xml:space="preserve">rewn before him. </w:t>
      </w:r>
      <w:proofErr w:type="spellStart"/>
      <w:r w:rsidR="00860FF1">
        <w:t>Phryllis</w:t>
      </w:r>
      <w:proofErr w:type="spellEnd"/>
      <w:r w:rsidR="00860FF1">
        <w:t xml:space="preserve"> was on her back head in a glass</w:t>
      </w:r>
      <w:r w:rsidR="002B0F64">
        <w:t xml:space="preserve">, eyes </w:t>
      </w:r>
      <w:proofErr w:type="spellStart"/>
      <w:r w:rsidR="002B0F64">
        <w:t>halk</w:t>
      </w:r>
      <w:proofErr w:type="spellEnd"/>
      <w:r w:rsidR="002B0F64">
        <w:t xml:space="preserve"> </w:t>
      </w:r>
      <w:proofErr w:type="gramStart"/>
      <w:r w:rsidR="002B0F64">
        <w:t>open</w:t>
      </w:r>
      <w:r w:rsidR="0062551C">
        <w:t>“</w:t>
      </w:r>
      <w:r w:rsidR="002B0F64">
        <w:t xml:space="preserve"> </w:t>
      </w:r>
      <w:r w:rsidR="0062551C">
        <w:t>Ah</w:t>
      </w:r>
      <w:proofErr w:type="gramEnd"/>
      <w:r w:rsidR="0062551C">
        <w:t xml:space="preserve">, </w:t>
      </w:r>
      <w:proofErr w:type="spellStart"/>
      <w:proofErr w:type="gramStart"/>
      <w:r w:rsidR="0062551C">
        <w:t>Jaaah</w:t>
      </w:r>
      <w:proofErr w:type="spellEnd"/>
      <w:r w:rsidR="0062551C">
        <w:t>..</w:t>
      </w:r>
      <w:proofErr w:type="spellStart"/>
      <w:proofErr w:type="gramEnd"/>
      <w:r w:rsidR="0062551C">
        <w:t>Jh</w:t>
      </w:r>
      <w:proofErr w:type="spellEnd"/>
      <w:r w:rsidR="0062551C">
        <w:t xml:space="preserve">, </w:t>
      </w:r>
      <w:proofErr w:type="spellStart"/>
      <w:proofErr w:type="gramStart"/>
      <w:r w:rsidR="006957F5">
        <w:t>Jhys</w:t>
      </w:r>
      <w:proofErr w:type="spellEnd"/>
      <w:r w:rsidR="006957F5">
        <w:t>..</w:t>
      </w:r>
      <w:proofErr w:type="spellStart"/>
      <w:proofErr w:type="gramEnd"/>
      <w:r w:rsidR="006957F5">
        <w:t>elein</w:t>
      </w:r>
      <w:proofErr w:type="spellEnd"/>
      <w:r w:rsidR="002B0F64">
        <w:t xml:space="preserve">” </w:t>
      </w:r>
      <w:r w:rsidR="00556957">
        <w:t>Hans picked up his head slightly “</w:t>
      </w:r>
      <w:r w:rsidR="006957F5">
        <w:t xml:space="preserve">Lemme introduce you to </w:t>
      </w:r>
      <w:proofErr w:type="gramStart"/>
      <w:r w:rsidR="00556957">
        <w:t>my..</w:t>
      </w:r>
      <w:proofErr w:type="gramEnd"/>
      <w:r w:rsidR="00556957">
        <w:t>”</w:t>
      </w:r>
    </w:p>
    <w:p w14:paraId="36CAB046" w14:textId="2AE8E777" w:rsidR="00556957" w:rsidRDefault="009B41D8" w:rsidP="009E3C32">
      <w:r>
        <w:t xml:space="preserve">“Oh, so this is </w:t>
      </w:r>
      <w:proofErr w:type="spellStart"/>
      <w:r>
        <w:t>Jhyselein</w:t>
      </w:r>
      <w:proofErr w:type="spellEnd"/>
      <w:r>
        <w:t>?” she cried</w:t>
      </w:r>
      <w:r w:rsidR="00B05510">
        <w:t>, blue silk storm billowing “Hans, you rogue-she is a big one</w:t>
      </w:r>
      <w:r w:rsidR="00E30723">
        <w:t>!</w:t>
      </w:r>
      <w:r w:rsidR="00684FEC">
        <w:t xml:space="preserve">” </w:t>
      </w:r>
    </w:p>
    <w:p w14:paraId="6989DEEA" w14:textId="3CD31CAB" w:rsidR="00684FEC" w:rsidRDefault="00684FEC" w:rsidP="009E3C32">
      <w:r>
        <w:t>What?</w:t>
      </w:r>
    </w:p>
    <w:p w14:paraId="2F9FDF44" w14:textId="47AE6E30" w:rsidR="00684FEC" w:rsidRDefault="00684FEC" w:rsidP="009E3C32">
      <w:r>
        <w:t xml:space="preserve">“Oh, I am so happy to meet you </w:t>
      </w:r>
      <w:proofErr w:type="spellStart"/>
      <w:r>
        <w:t>Jhyselein</w:t>
      </w:r>
      <w:proofErr w:type="spellEnd"/>
      <w:r>
        <w:t xml:space="preserve">. Hans has told me so much about you </w:t>
      </w:r>
      <w:r w:rsidR="00213A38">
        <w:t xml:space="preserve">I feel like we have been friends </w:t>
      </w:r>
      <w:r w:rsidR="00213A38" w:rsidRPr="00213A38">
        <w:rPr>
          <w:i/>
          <w:iCs/>
        </w:rPr>
        <w:t>forever</w:t>
      </w:r>
      <w:r w:rsidR="00213A38">
        <w:t xml:space="preserve">. </w:t>
      </w:r>
      <w:r w:rsidR="001C67C8">
        <w:t>(I’ve known Hans for two weeks). It’s so wonderful</w:t>
      </w:r>
      <w:r w:rsidR="00106220">
        <w:t xml:space="preserve"> you two have found each other. Poor Hans, head always in a book</w:t>
      </w:r>
      <w:r w:rsidR="00C33D6A">
        <w:t xml:space="preserve">, missing </w:t>
      </w:r>
      <w:r w:rsidR="008A0349">
        <w:t xml:space="preserve">out on the affairs of the heart, or just some </w:t>
      </w:r>
      <w:proofErr w:type="gramStart"/>
      <w:r w:rsidR="008A0349">
        <w:t>fun</w:t>
      </w:r>
      <w:proofErr w:type="gramEnd"/>
      <w:r w:rsidR="008A0349">
        <w:t xml:space="preserve"> eh?” as she winked and elbowed me</w:t>
      </w:r>
      <w:r w:rsidR="00E30723">
        <w:t>, aiming for the ribs, but only making it as far as my thigh.</w:t>
      </w:r>
    </w:p>
    <w:p w14:paraId="0ED7F3B0" w14:textId="2BD20A8F" w:rsidR="00E30723" w:rsidRDefault="00447E72" w:rsidP="009E3C32">
      <w:r>
        <w:t xml:space="preserve">I was caught between fury and </w:t>
      </w:r>
      <w:r w:rsidR="00FE3F30">
        <w:t xml:space="preserve">astonishment. </w:t>
      </w:r>
      <w:r w:rsidR="00765C9D">
        <w:t xml:space="preserve">Why </w:t>
      </w:r>
      <w:r w:rsidR="003949F7">
        <w:t xml:space="preserve">it </w:t>
      </w:r>
      <w:proofErr w:type="gramStart"/>
      <w:r w:rsidR="003949F7">
        <w:t xml:space="preserve">is </w:t>
      </w:r>
      <w:r w:rsidR="00765C9D">
        <w:t xml:space="preserve"> anyone’s</w:t>
      </w:r>
      <w:proofErr w:type="gramEnd"/>
      <w:r w:rsidR="00765C9D">
        <w:t xml:space="preserve"> </w:t>
      </w:r>
      <w:r w:rsidR="00EA2E1C">
        <w:t xml:space="preserve">business but mine who I chose to share a bed with, </w:t>
      </w:r>
      <w:r w:rsidR="00A61749">
        <w:t>drove me mad. W</w:t>
      </w:r>
      <w:r w:rsidR="00A834DC">
        <w:t xml:space="preserve">hy anyone would even think </w:t>
      </w:r>
      <w:r w:rsidR="00734282">
        <w:t>I would take up with Hans left me bewildered. (Hans, if you are reading this</w:t>
      </w:r>
      <w:r w:rsidR="00543C17">
        <w:t xml:space="preserve">, which I cannot believe you would be, or anyone would be, to be honest, I mean no offense. It’s just that well, </w:t>
      </w:r>
      <w:r w:rsidR="00525E0A">
        <w:t>you know, you’re not exactly my type, whi</w:t>
      </w:r>
      <w:r w:rsidR="00354064">
        <w:t>c</w:t>
      </w:r>
      <w:r w:rsidR="00525E0A">
        <w:t xml:space="preserve">h I am sure you </w:t>
      </w:r>
      <w:r w:rsidR="00E30C03">
        <w:t>would agree is</w:t>
      </w:r>
      <w:r w:rsidR="00CD107E">
        <w:t xml:space="preserve"> painfully obvious</w:t>
      </w:r>
      <w:r w:rsidR="00E30C03">
        <w:t>)</w:t>
      </w:r>
      <w:r w:rsidR="00CD107E">
        <w:t>.</w:t>
      </w:r>
    </w:p>
    <w:p w14:paraId="11E86FEB" w14:textId="449A83FA" w:rsidR="00CD107E" w:rsidRDefault="00CD107E" w:rsidP="009E3C32">
      <w:r>
        <w:t xml:space="preserve">“Hans” I cried sharply “What have </w:t>
      </w:r>
      <w:proofErr w:type="gramStart"/>
      <w:r>
        <w:t>you</w:t>
      </w:r>
      <w:r w:rsidR="00794191">
        <w:t>..</w:t>
      </w:r>
      <w:proofErr w:type="gramEnd"/>
      <w:r w:rsidR="00794191">
        <w:t>”</w:t>
      </w:r>
    </w:p>
    <w:p w14:paraId="2118B2C9" w14:textId="3D20A39C" w:rsidR="00794191" w:rsidRDefault="00794191" w:rsidP="009E3C32">
      <w:r>
        <w:t>“I can ash-</w:t>
      </w:r>
      <w:proofErr w:type="spellStart"/>
      <w:r>
        <w:t>ur</w:t>
      </w:r>
      <w:proofErr w:type="spellEnd"/>
      <w:r>
        <w:t xml:space="preserve"> you,</w:t>
      </w:r>
      <w:r w:rsidR="00436B9B">
        <w:t xml:space="preserve"> </w:t>
      </w:r>
      <w:proofErr w:type="spellStart"/>
      <w:r w:rsidR="00436B9B">
        <w:t>Jyshhhhlein</w:t>
      </w:r>
      <w:proofErr w:type="spellEnd"/>
      <w:r w:rsidR="00436B9B">
        <w:t xml:space="preserve"> </w:t>
      </w:r>
      <w:r w:rsidR="00D329C5">
        <w:t xml:space="preserve">I said nothing.” Drunk as </w:t>
      </w:r>
      <w:r w:rsidR="00FB1849">
        <w:t>h</w:t>
      </w:r>
      <w:r w:rsidR="00D329C5">
        <w:t xml:space="preserve">e was, he was still expecting this and held up his hands in </w:t>
      </w:r>
      <w:r w:rsidR="00F164A8">
        <w:t>half-hearted defense</w:t>
      </w:r>
      <w:r w:rsidR="00A46D71">
        <w:t>, head still on the bar. “</w:t>
      </w:r>
      <w:proofErr w:type="gramStart"/>
      <w:r w:rsidR="00A46D71">
        <w:t>it</w:t>
      </w:r>
      <w:proofErr w:type="gramEnd"/>
      <w:r w:rsidR="00A46D71">
        <w:t xml:space="preserve"> </w:t>
      </w:r>
      <w:proofErr w:type="spellStart"/>
      <w:r w:rsidR="00A46D71">
        <w:t>was</w:t>
      </w:r>
      <w:r w:rsidR="00354064">
        <w:t>z</w:t>
      </w:r>
      <w:proofErr w:type="spellEnd"/>
      <w:r w:rsidR="00354064">
        <w:t xml:space="preserve"> them” as he pointed vaguely about the room. </w:t>
      </w:r>
      <w:r w:rsidR="00327117">
        <w:t xml:space="preserve">I noticed many around the </w:t>
      </w:r>
      <w:proofErr w:type="gramStart"/>
      <w:r w:rsidR="00327117">
        <w:t>room where</w:t>
      </w:r>
      <w:proofErr w:type="gramEnd"/>
      <w:r w:rsidR="00327117">
        <w:t xml:space="preserve"> whispering</w:t>
      </w:r>
      <w:r w:rsidR="005216BB">
        <w:t xml:space="preserve"> while looking and sometimes </w:t>
      </w:r>
      <w:proofErr w:type="gramStart"/>
      <w:r w:rsidR="005216BB">
        <w:t>pointing,</w:t>
      </w:r>
      <w:proofErr w:type="gramEnd"/>
      <w:r w:rsidR="005216BB">
        <w:t xml:space="preserve"> in our direction. “</w:t>
      </w:r>
      <w:r w:rsidR="00DA6ACF">
        <w:t xml:space="preserve">I </w:t>
      </w:r>
      <w:proofErr w:type="gramStart"/>
      <w:r w:rsidR="00DA6ACF">
        <w:t>tr</w:t>
      </w:r>
      <w:r w:rsidR="00A14A90">
        <w:t>ied,</w:t>
      </w:r>
      <w:proofErr w:type="gramEnd"/>
      <w:r w:rsidR="00A14A90">
        <w:t xml:space="preserve"> </w:t>
      </w:r>
      <w:r w:rsidR="007317F6">
        <w:t>on my word</w:t>
      </w:r>
      <w:r w:rsidR="00E27D9A">
        <w:t xml:space="preserve"> as a mage of the </w:t>
      </w:r>
      <w:proofErr w:type="spellStart"/>
      <w:r w:rsidR="00E27D9A">
        <w:lastRenderedPageBreak/>
        <w:t>Pryz</w:t>
      </w:r>
      <w:r w:rsidR="00E648D9">
        <w:t>jhyk</w:t>
      </w:r>
      <w:proofErr w:type="spellEnd"/>
      <w:r w:rsidR="00E648D9">
        <w:t xml:space="preserve"> </w:t>
      </w:r>
      <w:proofErr w:type="spellStart"/>
      <w:r w:rsidR="00E648D9">
        <w:t>Camady</w:t>
      </w:r>
      <w:proofErr w:type="spellEnd"/>
      <w:r w:rsidR="007317F6">
        <w:t>, but you</w:t>
      </w:r>
      <w:r w:rsidR="006A0976">
        <w:t xml:space="preserve"> </w:t>
      </w:r>
      <w:proofErr w:type="spellStart"/>
      <w:r w:rsidR="006A0976">
        <w:t>haszh</w:t>
      </w:r>
      <w:proofErr w:type="spellEnd"/>
      <w:r w:rsidR="006A0976">
        <w:t xml:space="preserve"> no idea how stubborn she is once she gets an idea in her head</w:t>
      </w:r>
      <w:r w:rsidR="00130DCD">
        <w:t xml:space="preserve">. What could I do, </w:t>
      </w:r>
      <w:proofErr w:type="spellStart"/>
      <w:proofErr w:type="gramStart"/>
      <w:r w:rsidR="00130DCD">
        <w:t>jah</w:t>
      </w:r>
      <w:proofErr w:type="spellEnd"/>
      <w:r w:rsidR="00130DCD">
        <w:t>”?</w:t>
      </w:r>
      <w:proofErr w:type="gramEnd"/>
    </w:p>
    <w:p w14:paraId="2235B371" w14:textId="443CEC37" w:rsidR="00130DCD" w:rsidRDefault="003B1637" w:rsidP="009E3C32">
      <w:r>
        <w:t>“</w:t>
      </w:r>
      <w:r w:rsidR="00DD6CB8">
        <w:t>Try harder?</w:t>
      </w:r>
      <w:r>
        <w:t>”</w:t>
      </w:r>
      <w:r w:rsidR="00DD6CB8">
        <w:t xml:space="preserve">  I yelled</w:t>
      </w:r>
      <w:r>
        <w:t>.</w:t>
      </w:r>
    </w:p>
    <w:p w14:paraId="73CBD673" w14:textId="7FB89246" w:rsidR="00E30C03" w:rsidRDefault="00E641D5" w:rsidP="009E3C32">
      <w:r>
        <w:t xml:space="preserve">Mom seemed unperturbed by </w:t>
      </w:r>
      <w:r w:rsidR="00F97A01">
        <w:t>our discussion</w:t>
      </w:r>
      <w:r w:rsidR="00734D89">
        <w:t xml:space="preserve"> as well as Hans’ extreme drunkenness,</w:t>
      </w:r>
      <w:r w:rsidR="00F97A01">
        <w:t xml:space="preserve"> swishing her hands and burbling “</w:t>
      </w:r>
      <w:r w:rsidR="005C4111">
        <w:t>I have some things to attend to my dear, but I am most looking forward to chatting with you</w:t>
      </w:r>
      <w:r w:rsidR="00343353">
        <w:t xml:space="preserve">, </w:t>
      </w:r>
      <w:proofErr w:type="gramStart"/>
      <w:r w:rsidR="00343353">
        <w:t>You</w:t>
      </w:r>
      <w:proofErr w:type="gramEnd"/>
      <w:r w:rsidR="00343353">
        <w:t xml:space="preserve"> must tell me about how you and Hans </w:t>
      </w:r>
      <w:r w:rsidR="005F7E36">
        <w:t>got together</w:t>
      </w:r>
      <w:r w:rsidR="00734D89">
        <w:t>. Tata. Bye Hans, you t</w:t>
      </w:r>
      <w:r w:rsidR="008C1AFD">
        <w:t>w</w:t>
      </w:r>
      <w:r w:rsidR="00734D89">
        <w:t>o don’t have too much fun!</w:t>
      </w:r>
      <w:r w:rsidR="001E11BA">
        <w:t xml:space="preserve">” and exited in a swirl of </w:t>
      </w:r>
      <w:r w:rsidR="00EF7A4D">
        <w:t>cobalt</w:t>
      </w:r>
      <w:ins w:id="0" w:author="Microsoft Word" w:date="2026-07-10T18:30:00Z" w16du:dateUtc="2026-07-10T22:30:00Z">
        <w:r w:rsidR="00CF6DAA">
          <w:t>-ir</w:t>
        </w:r>
      </w:ins>
      <w:r w:rsidR="005A68B6">
        <w:t>is-</w:t>
      </w:r>
      <w:r w:rsidR="00347D5E">
        <w:t>turquoise</w:t>
      </w:r>
      <w:r w:rsidR="005A68B6">
        <w:t xml:space="preserve"> and periwinkle. </w:t>
      </w:r>
    </w:p>
    <w:p w14:paraId="6860E33D" w14:textId="18AD702F" w:rsidR="00D72BF1" w:rsidRDefault="00D72BF1" w:rsidP="009E3C32">
      <w:r>
        <w:t xml:space="preserve">This elicited another round of whispering and pointing, and a sigh </w:t>
      </w:r>
      <w:r w:rsidR="002C46B7">
        <w:t xml:space="preserve">of relief as the blue storm cloud moved on, the minotaur </w:t>
      </w:r>
      <w:r w:rsidR="00EF7A4D">
        <w:t>silently behind</w:t>
      </w:r>
      <w:r w:rsidR="00190A9C">
        <w:t>, 3 paces</w:t>
      </w:r>
      <w:r w:rsidR="00EF7A4D">
        <w:t xml:space="preserve">. </w:t>
      </w:r>
    </w:p>
    <w:p w14:paraId="6FA05FAB" w14:textId="5601B7E3" w:rsidR="00757142" w:rsidRDefault="00190A9C" w:rsidP="009E3C32">
      <w:r>
        <w:t>Hans I growled</w:t>
      </w:r>
    </w:p>
    <w:p w14:paraId="44E2D2DF" w14:textId="0586ECA0" w:rsidR="00190A9C" w:rsidRDefault="00190A9C" w:rsidP="009E3C32">
      <w:r>
        <w:t xml:space="preserve">“I’m </w:t>
      </w:r>
      <w:proofErr w:type="spellStart"/>
      <w:r>
        <w:t>gon</w:t>
      </w:r>
      <w:r w:rsidR="000D2147">
        <w:t>ta</w:t>
      </w:r>
      <w:proofErr w:type="spellEnd"/>
      <w:r w:rsidR="000D2147">
        <w:t xml:space="preserve"> go to my room and </w:t>
      </w:r>
      <w:proofErr w:type="spellStart"/>
      <w:r w:rsidR="000D2147">
        <w:t>decouperate</w:t>
      </w:r>
      <w:proofErr w:type="spellEnd"/>
      <w:r w:rsidR="000D2147">
        <w:t>. Let me know when she’s gone” a</w:t>
      </w:r>
      <w:r w:rsidR="007B2E5F">
        <w:t xml:space="preserve">s he half-walked half crawled away. Phyllis </w:t>
      </w:r>
      <w:r w:rsidR="00FE69EE">
        <w:t>rolled of</w:t>
      </w:r>
      <w:r w:rsidR="00947C7C">
        <w:t>f</w:t>
      </w:r>
      <w:r w:rsidR="00FE69EE">
        <w:t xml:space="preserve"> the table with a </w:t>
      </w:r>
      <w:proofErr w:type="spellStart"/>
      <w:r w:rsidR="00FE69EE">
        <w:t>thunk</w:t>
      </w:r>
      <w:proofErr w:type="spellEnd"/>
      <w:r w:rsidR="00FE69EE">
        <w:t>, staggering after.</w:t>
      </w:r>
    </w:p>
    <w:p w14:paraId="3DE9B663" w14:textId="61B9CAA2" w:rsidR="00D316AF" w:rsidRDefault="00AD08AC" w:rsidP="009E3C32">
      <w:r>
        <w:t>“</w:t>
      </w:r>
      <w:proofErr w:type="gramStart"/>
      <w:r>
        <w:t>Oh</w:t>
      </w:r>
      <w:proofErr w:type="gramEnd"/>
      <w:r>
        <w:t xml:space="preserve"> sweet </w:t>
      </w:r>
      <w:proofErr w:type="spellStart"/>
      <w:r>
        <w:t>Jhyselein</w:t>
      </w:r>
      <w:proofErr w:type="spellEnd"/>
      <w:r>
        <w:t>” drawled Tom, emoting for all he was worth</w:t>
      </w:r>
      <w:r w:rsidR="006E6062">
        <w:t xml:space="preserve">, “Have I lost you to Hans”? </w:t>
      </w:r>
      <w:r w:rsidR="00777F06">
        <w:t>My head snapped around. It was clearly a jest, but I was in no mood, an</w:t>
      </w:r>
      <w:r w:rsidR="00E36104">
        <w:t xml:space="preserve">d it was badly </w:t>
      </w:r>
      <w:proofErr w:type="gramStart"/>
      <w:r w:rsidR="00E36104">
        <w:t>aimed</w:t>
      </w:r>
      <w:proofErr w:type="gramEnd"/>
      <w:r w:rsidR="00E36104">
        <w:t>, a fact no doubt apparent in my face</w:t>
      </w:r>
      <w:r w:rsidR="00A10A73">
        <w:t>. “</w:t>
      </w:r>
      <w:proofErr w:type="spellStart"/>
      <w:r w:rsidR="00A10A73">
        <w:t>Jhys</w:t>
      </w:r>
      <w:proofErr w:type="spellEnd"/>
      <w:r w:rsidR="00A10A73">
        <w:t>” began Tom.</w:t>
      </w:r>
    </w:p>
    <w:p w14:paraId="15152C9A" w14:textId="5CBC13F6" w:rsidR="00A10A73" w:rsidRDefault="00077FCD" w:rsidP="009E3C32">
      <w:r>
        <w:t>I was staring between Tom and Zunk at a spot on the wall. All I could see was red.</w:t>
      </w:r>
    </w:p>
    <w:p w14:paraId="050E7083" w14:textId="39620BF5" w:rsidR="00B70E10" w:rsidRPr="009E3C32" w:rsidRDefault="00CB1A33" w:rsidP="009E3C32">
      <w:pPr>
        <w:pBdr>
          <w:bottom w:val="dotted" w:sz="24" w:space="1" w:color="auto"/>
        </w:pBdr>
      </w:pPr>
      <w:r>
        <w:t>I cut Tom off before he could continue. “I’m going to go clean up and I will be down in 15 mi</w:t>
      </w:r>
      <w:r w:rsidR="003F6E09">
        <w:t xml:space="preserve">nutes and then we are leaving before I say something I will later regret” and turned around and stomped away. </w:t>
      </w:r>
      <w:r w:rsidR="00CA786D">
        <w:t>At the door I stopped, regarded the room and shouted to the whisperers “You ought to be ashamed o</w:t>
      </w:r>
      <w:r w:rsidR="00B70E10">
        <w:t>f yourselves”</w:t>
      </w:r>
      <w:r w:rsidR="006A5461">
        <w:t xml:space="preserve">. </w:t>
      </w:r>
    </w:p>
    <w:p w14:paraId="66469074" w14:textId="79B8C661" w:rsidR="006119AE" w:rsidRDefault="006119AE" w:rsidP="009E3C32">
      <w:r>
        <w:t xml:space="preserve">We arrived at </w:t>
      </w:r>
      <w:proofErr w:type="spellStart"/>
      <w:r>
        <w:t>Deverin’s</w:t>
      </w:r>
      <w:proofErr w:type="spellEnd"/>
      <w:r>
        <w:t xml:space="preserve"> just as the meal was concluding</w:t>
      </w:r>
      <w:r w:rsidR="009C582F">
        <w:t xml:space="preserve">, and Da seemed more relaxed. He had even taken some </w:t>
      </w:r>
      <w:proofErr w:type="gramStart"/>
      <w:r w:rsidR="009C582F">
        <w:t>wine, and</w:t>
      </w:r>
      <w:proofErr w:type="gramEnd"/>
      <w:r w:rsidR="009C582F">
        <w:t xml:space="preserve"> was a little flushed. </w:t>
      </w:r>
      <w:r w:rsidR="00BD2C87">
        <w:t>But he was still clearly worried about</w:t>
      </w:r>
      <w:r w:rsidR="00B4730D">
        <w:t xml:space="preserve"> me, and gave </w:t>
      </w:r>
      <w:r w:rsidR="008435DA">
        <w:t xml:space="preserve">a small sigh as we walked in. </w:t>
      </w:r>
      <w:proofErr w:type="spellStart"/>
      <w:r w:rsidR="008435DA">
        <w:t>Deverin</w:t>
      </w:r>
      <w:proofErr w:type="spellEnd"/>
      <w:r w:rsidR="008435DA">
        <w:t xml:space="preserve"> </w:t>
      </w:r>
      <w:r w:rsidR="00E41F0C">
        <w:t xml:space="preserve">arranged for us to be </w:t>
      </w:r>
      <w:r w:rsidR="00E30EBA">
        <w:t>given food, and excused herself, leaving us to talk.</w:t>
      </w:r>
    </w:p>
    <w:p w14:paraId="3CED4775" w14:textId="1A67E9A2" w:rsidR="00E30EBA" w:rsidRDefault="00581E5E" w:rsidP="009E3C32">
      <w:r>
        <w:t>“Daugh</w:t>
      </w:r>
      <w:r w:rsidR="004F72F2">
        <w:t xml:space="preserve">ter” he sighed “Enough is enough. </w:t>
      </w:r>
      <w:r w:rsidR="00E93CB8">
        <w:t>Tell me how you came to this</w:t>
      </w:r>
      <w:r w:rsidR="00F74E0C">
        <w:t>, and why we should not leave on tomorrow’s boat</w:t>
      </w:r>
      <w:r w:rsidR="00F71DB6">
        <w:t xml:space="preserve">, which is our only hope of passage back now that I have spent all our coin to </w:t>
      </w:r>
      <w:r w:rsidR="00F85843">
        <w:t>make sure you were safe</w:t>
      </w:r>
      <w:r w:rsidR="000E3857">
        <w:t xml:space="preserve"> </w:t>
      </w:r>
      <w:r w:rsidR="00F85843">
        <w:t xml:space="preserve">and we are without two coppers </w:t>
      </w:r>
      <w:r w:rsidR="00083307">
        <w:t xml:space="preserve">to rub together. </w:t>
      </w:r>
      <w:r w:rsidR="0036452F">
        <w:t>“</w:t>
      </w:r>
    </w:p>
    <w:p w14:paraId="1F1892A2" w14:textId="77904BEC" w:rsidR="0036452F" w:rsidRDefault="0036452F" w:rsidP="009E3C32">
      <w:r>
        <w:t xml:space="preserve">“Oh Da. I </w:t>
      </w:r>
      <w:r w:rsidR="00612C6D">
        <w:t>am so happy to see you, and really, the coin is no problem. I’ve been well paid</w:t>
      </w:r>
      <w:r w:rsidR="009C4230">
        <w:t xml:space="preserve"> and found things along the way. I can </w:t>
      </w:r>
      <w:proofErr w:type="gramStart"/>
      <w:r w:rsidR="009C4230">
        <w:t>scarce</w:t>
      </w:r>
      <w:proofErr w:type="gramEnd"/>
      <w:r w:rsidR="009C4230">
        <w:t xml:space="preserve"> believe it, but that’s the one thing you don’t need to worry about. Nor me. </w:t>
      </w:r>
      <w:r w:rsidR="00827A74">
        <w:t>I’m fine, thanks to my friends.</w:t>
      </w:r>
      <w:r w:rsidR="00682309">
        <w:t xml:space="preserve"> </w:t>
      </w:r>
      <w:r w:rsidR="00AF19A5">
        <w:t>I’ll tell you ev</w:t>
      </w:r>
      <w:r w:rsidR="00A75A53">
        <w:t>erything, but it’s going to seem strange”</w:t>
      </w:r>
    </w:p>
    <w:p w14:paraId="13C74A6A" w14:textId="689B6190" w:rsidR="007C6FA5" w:rsidRDefault="007C6FA5" w:rsidP="009E3C32">
      <w:r>
        <w:lastRenderedPageBreak/>
        <w:t>He nodded.</w:t>
      </w:r>
    </w:p>
    <w:p w14:paraId="4D6B3077" w14:textId="7E4DA5A8" w:rsidR="00193E24" w:rsidRDefault="002F0746" w:rsidP="009E3C32">
      <w:r>
        <w:t xml:space="preserve">“I am sure </w:t>
      </w:r>
      <w:proofErr w:type="spellStart"/>
      <w:r>
        <w:t>Owrdi</w:t>
      </w:r>
      <w:r w:rsidR="002333AC">
        <w:t>i</w:t>
      </w:r>
      <w:proofErr w:type="spellEnd"/>
      <w:r w:rsidR="002333AC">
        <w:t xml:space="preserve"> </w:t>
      </w:r>
      <w:r>
        <w:t xml:space="preserve">told you </w:t>
      </w:r>
      <w:r w:rsidR="00472F4C">
        <w:t xml:space="preserve">about Iron Harbor and the rust plague </w:t>
      </w:r>
      <w:r w:rsidR="003029DA">
        <w:t xml:space="preserve">and </w:t>
      </w:r>
      <w:r w:rsidR="00C77316">
        <w:t>awful priests</w:t>
      </w:r>
      <w:r w:rsidR="00776BE7">
        <w:t xml:space="preserve"> and their </w:t>
      </w:r>
      <w:r w:rsidR="00AD30A6">
        <w:t xml:space="preserve">plans to summon some </w:t>
      </w:r>
      <w:r w:rsidR="00776BE7">
        <w:t xml:space="preserve">terrible </w:t>
      </w:r>
      <w:r w:rsidR="00AD30A6">
        <w:t>thing</w:t>
      </w:r>
      <w:r w:rsidR="00193E24">
        <w:t xml:space="preserve">, </w:t>
      </w:r>
      <w:proofErr w:type="gramStart"/>
      <w:r w:rsidR="00193E24">
        <w:t>right?.</w:t>
      </w:r>
      <w:proofErr w:type="gramEnd"/>
      <w:r w:rsidR="00193E24">
        <w:t xml:space="preserve"> </w:t>
      </w:r>
      <w:r w:rsidR="000B7517">
        <w:t xml:space="preserve">Well, that’s partly why we’re here-we found something </w:t>
      </w:r>
      <w:r w:rsidR="00380E3E">
        <w:t xml:space="preserve">that seems harmful and brought it </w:t>
      </w:r>
      <w:r w:rsidR="00263086">
        <w:t xml:space="preserve">to the scholars, which lead us into </w:t>
      </w:r>
      <w:r w:rsidR="001B6156">
        <w:t xml:space="preserve">investigating some </w:t>
      </w:r>
      <w:proofErr w:type="gramStart"/>
      <w:r w:rsidR="001B6156">
        <w:t xml:space="preserve">troubles </w:t>
      </w:r>
      <w:r w:rsidR="00B936FE">
        <w:t xml:space="preserve"> of</w:t>
      </w:r>
      <w:proofErr w:type="gramEnd"/>
      <w:r w:rsidR="00B936FE">
        <w:t xml:space="preserve"> the town </w:t>
      </w:r>
      <w:r w:rsidR="001B6156">
        <w:t xml:space="preserve">that might be connected. But there’s a part </w:t>
      </w:r>
      <w:proofErr w:type="spellStart"/>
      <w:r w:rsidR="001B6156">
        <w:t>Ordwii</w:t>
      </w:r>
      <w:proofErr w:type="spellEnd"/>
      <w:r w:rsidR="001B6156">
        <w:t xml:space="preserve"> didn’t tell you, because we didn</w:t>
      </w:r>
      <w:r w:rsidR="002333AC">
        <w:t xml:space="preserve">’t tell her: </w:t>
      </w:r>
      <w:r w:rsidR="00B936FE">
        <w:t xml:space="preserve"> The Pride came to us, Da, </w:t>
      </w:r>
      <w:r w:rsidR="00A611CD">
        <w:t>all of them, and told us we needed to come here</w:t>
      </w:r>
      <w:r w:rsidR="00EB1570">
        <w:t>-it was our job to bring the artifact back</w:t>
      </w:r>
      <w:r w:rsidR="00DD025C">
        <w:t>.</w:t>
      </w:r>
    </w:p>
    <w:p w14:paraId="5E93AABA" w14:textId="427E1393" w:rsidR="00B6715E" w:rsidRDefault="00DD025C" w:rsidP="009E3C32">
      <w:r>
        <w:t xml:space="preserve">I could scarcely </w:t>
      </w:r>
      <w:r w:rsidR="003215C7">
        <w:t>tell of this without being short of breath with the enormity of it all, and paused</w:t>
      </w:r>
      <w:r w:rsidR="00784DBD">
        <w:t xml:space="preserve">, allowing Da to </w:t>
      </w:r>
      <w:r w:rsidR="00B6715E">
        <w:t>say:</w:t>
      </w:r>
    </w:p>
    <w:p w14:paraId="1BBB5239" w14:textId="2EFEAE1A" w:rsidR="00B6715E" w:rsidRDefault="00B6715E" w:rsidP="009E3C32">
      <w:r>
        <w:t>“</w:t>
      </w:r>
      <w:proofErr w:type="spellStart"/>
      <w:r w:rsidR="001354FE">
        <w:t>Jhys</w:t>
      </w:r>
      <w:proofErr w:type="spellEnd"/>
      <w:r w:rsidR="003E0A21">
        <w:t xml:space="preserve">, this is not an explanation! I </w:t>
      </w:r>
      <w:r w:rsidR="00DF4788">
        <w:t xml:space="preserve">know whatever you did it was something you felt you needed to do, and whatever it is I will </w:t>
      </w:r>
      <w:r w:rsidR="001354FE">
        <w:t xml:space="preserve">stand by you, daughter. But </w:t>
      </w:r>
      <w:r w:rsidR="00C169A7">
        <w:t xml:space="preserve">you do not </w:t>
      </w:r>
      <w:r w:rsidR="004F526D">
        <w:t>need to lie to me. This is</w:t>
      </w:r>
      <w:r w:rsidR="00285838">
        <w:t xml:space="preserve"> absurd, that you expect me to believe this”</w:t>
      </w:r>
    </w:p>
    <w:p w14:paraId="26593838" w14:textId="18741593" w:rsidR="00285838" w:rsidRDefault="000B75E0" w:rsidP="009E3C32">
      <w:r>
        <w:t xml:space="preserve">“Da, it’s true, all of it! </w:t>
      </w:r>
      <w:proofErr w:type="spellStart"/>
      <w:r>
        <w:t>Vistaro</w:t>
      </w:r>
      <w:proofErr w:type="spellEnd"/>
      <w:r>
        <w:t xml:space="preserve"> gave me this staff</w:t>
      </w:r>
      <w:r w:rsidR="00523FA5">
        <w:t xml:space="preserve">, and </w:t>
      </w:r>
      <w:proofErr w:type="spellStart"/>
      <w:r w:rsidR="00523FA5">
        <w:t>Promqeth</w:t>
      </w:r>
      <w:proofErr w:type="spellEnd"/>
      <w:r w:rsidR="00523FA5">
        <w:t xml:space="preserve"> that dagger to Zunk</w:t>
      </w:r>
      <w:r w:rsidR="00CA68E6">
        <w:t>. D</w:t>
      </w:r>
      <w:r w:rsidR="005E5B86">
        <w:t xml:space="preserve">o you think I would lie about something like this, to you? I know what it sounds like, but </w:t>
      </w:r>
      <w:r w:rsidR="00DB3EE0">
        <w:t xml:space="preserve">they were there!” I looked around helplessly, not </w:t>
      </w:r>
      <w:r w:rsidR="00614BB8">
        <w:t xml:space="preserve">sure what I could say. And </w:t>
      </w:r>
      <w:r w:rsidR="00716E1E">
        <w:t xml:space="preserve">hurt, because </w:t>
      </w:r>
      <w:r w:rsidR="0021148B">
        <w:t xml:space="preserve">my own dad thought I was a liar or </w:t>
      </w:r>
      <w:r w:rsidR="00914EC6">
        <w:t>insane. Even though I might not believe me either.</w:t>
      </w:r>
    </w:p>
    <w:p w14:paraId="7270E1CB" w14:textId="792B4270" w:rsidR="007D0DA6" w:rsidRDefault="00914EC6" w:rsidP="009E3C32">
      <w:r>
        <w:t xml:space="preserve">My friends had my back, as usual. </w:t>
      </w:r>
      <w:r w:rsidR="004B49EB">
        <w:t xml:space="preserve">Zunk said </w:t>
      </w:r>
      <w:r w:rsidR="00423F6D">
        <w:t>gravely</w:t>
      </w:r>
      <w:r w:rsidR="004B49EB">
        <w:t xml:space="preserve"> “Sir, in the time I have known your daughter, </w:t>
      </w:r>
      <w:r w:rsidR="00127DF1">
        <w:t xml:space="preserve">I have reckoned beyond all doubt that </w:t>
      </w:r>
      <w:proofErr w:type="spellStart"/>
      <w:r w:rsidR="00127DF1">
        <w:t>Jhys</w:t>
      </w:r>
      <w:proofErr w:type="spellEnd"/>
      <w:r w:rsidR="00127DF1">
        <w:t xml:space="preserve"> does not lie, even perhaps, </w:t>
      </w:r>
      <w:r w:rsidR="00070E88">
        <w:t xml:space="preserve">when it would be easier. </w:t>
      </w:r>
      <w:r w:rsidR="0084382F">
        <w:t xml:space="preserve">How is it you do not know this? </w:t>
      </w:r>
      <w:r w:rsidR="00070E88">
        <w:t>A</w:t>
      </w:r>
      <w:r w:rsidR="0068142F">
        <w:t xml:space="preserve">nd </w:t>
      </w:r>
      <w:proofErr w:type="gramStart"/>
      <w:r w:rsidR="0068142F">
        <w:t>with regard to</w:t>
      </w:r>
      <w:proofErr w:type="gramEnd"/>
      <w:r w:rsidR="0068142F">
        <w:t xml:space="preserve"> what she has said, it is the absolute truth. </w:t>
      </w:r>
      <w:r w:rsidR="004C3731">
        <w:t xml:space="preserve">I have this (holding his dagger) from </w:t>
      </w:r>
      <w:proofErr w:type="spellStart"/>
      <w:r w:rsidR="004C3731">
        <w:t>Promqeth</w:t>
      </w:r>
      <w:proofErr w:type="spellEnd"/>
      <w:r w:rsidR="004C3731">
        <w:t xml:space="preserve"> </w:t>
      </w:r>
      <w:r w:rsidR="007D0DA6">
        <w:t>himself”</w:t>
      </w:r>
    </w:p>
    <w:p w14:paraId="323B3F52" w14:textId="0BE83D41" w:rsidR="00914EC6" w:rsidRDefault="00374978" w:rsidP="009E3C32">
      <w:r>
        <w:t xml:space="preserve">Tom nodded “It is </w:t>
      </w:r>
      <w:r w:rsidR="00CA527F">
        <w:t>as they have said</w:t>
      </w:r>
      <w:r w:rsidR="00A45ECF">
        <w:t xml:space="preserve">. I </w:t>
      </w:r>
      <w:proofErr w:type="gramStart"/>
      <w:r w:rsidR="00A45ECF">
        <w:t>know-it</w:t>
      </w:r>
      <w:proofErr w:type="gramEnd"/>
      <w:r w:rsidR="00A45ECF">
        <w:t xml:space="preserve"> sounds fant</w:t>
      </w:r>
      <w:r w:rsidR="009960B8">
        <w:t xml:space="preserve">astic even to </w:t>
      </w:r>
      <w:proofErr w:type="gramStart"/>
      <w:r w:rsidR="009960B8">
        <w:t xml:space="preserve">us, </w:t>
      </w:r>
      <w:r w:rsidR="00F37D24">
        <w:t xml:space="preserve"> </w:t>
      </w:r>
      <w:r w:rsidR="004B486F">
        <w:t>but</w:t>
      </w:r>
      <w:proofErr w:type="gramEnd"/>
      <w:r w:rsidR="004B486F">
        <w:t xml:space="preserve"> well, sir, </w:t>
      </w:r>
      <w:r w:rsidR="003E47AE">
        <w:t>Zunk is right</w:t>
      </w:r>
      <w:r w:rsidR="00D27D89">
        <w:t xml:space="preserve">. </w:t>
      </w:r>
      <w:proofErr w:type="spellStart"/>
      <w:r w:rsidR="00D27D89">
        <w:t>Jhys</w:t>
      </w:r>
      <w:proofErr w:type="spellEnd"/>
      <w:r w:rsidR="00D27D89">
        <w:t xml:space="preserve"> does not </w:t>
      </w:r>
      <w:r w:rsidR="00E9491A">
        <w:t>li</w:t>
      </w:r>
      <w:r w:rsidR="00D27D89">
        <w:t>e</w:t>
      </w:r>
      <w:r w:rsidR="00700066">
        <w:t xml:space="preserve">, so even if I were not there to </w:t>
      </w:r>
      <w:r w:rsidR="005A2B3A">
        <w:t xml:space="preserve">support her claim, </w:t>
      </w:r>
      <w:r w:rsidR="0020222D">
        <w:t xml:space="preserve">you </w:t>
      </w:r>
      <w:r w:rsidR="0091354E">
        <w:t>should not be doubting her</w:t>
      </w:r>
      <w:r w:rsidR="00D27D89">
        <w:t>”</w:t>
      </w:r>
    </w:p>
    <w:p w14:paraId="34DE3E52" w14:textId="2CD6B6F0" w:rsidR="00D27D89" w:rsidRDefault="0091354E" w:rsidP="009E3C32">
      <w:r>
        <w:t>The defense of my friends buoyed me</w:t>
      </w:r>
      <w:r w:rsidR="00B0732F">
        <w:t>, moving me beyond the hurt, or maybe not beyond, but at least to the side.</w:t>
      </w:r>
    </w:p>
    <w:p w14:paraId="3D60F59D" w14:textId="1D08042C" w:rsidR="00B0732F" w:rsidRDefault="00B0732F" w:rsidP="009E3C32">
      <w:r>
        <w:t xml:space="preserve">“Da, look, </w:t>
      </w:r>
      <w:proofErr w:type="gramStart"/>
      <w:r>
        <w:t>Maybe</w:t>
      </w:r>
      <w:proofErr w:type="gramEnd"/>
      <w:r>
        <w:t xml:space="preserve"> it wasn</w:t>
      </w:r>
      <w:r w:rsidR="001E6F7C">
        <w:t xml:space="preserve">’t them and all of us have been deceived for some reason, but it doesn’t matter. The </w:t>
      </w:r>
      <w:r w:rsidR="00E82A21">
        <w:t xml:space="preserve">threat to this town is real, and we are here and might be able to stop it. </w:t>
      </w:r>
      <w:proofErr w:type="spellStart"/>
      <w:proofErr w:type="gramStart"/>
      <w:r w:rsidR="00DB4537">
        <w:t>I..can’t</w:t>
      </w:r>
      <w:proofErr w:type="spellEnd"/>
      <w:proofErr w:type="gramEnd"/>
      <w:r w:rsidR="00DB4537">
        <w:t xml:space="preserve"> walk away from that, or my friends. </w:t>
      </w:r>
      <w:r w:rsidR="00314703">
        <w:t>“</w:t>
      </w:r>
    </w:p>
    <w:p w14:paraId="76020966" w14:textId="77777777" w:rsidR="007E0DBA" w:rsidRDefault="00E20336" w:rsidP="00E20336">
      <w:r w:rsidRPr="009E3C32">
        <w:t>"</w:t>
      </w:r>
      <w:proofErr w:type="spellStart"/>
      <w:r>
        <w:t>Jhys</w:t>
      </w:r>
      <w:proofErr w:type="spellEnd"/>
      <w:r>
        <w:t xml:space="preserve">, </w:t>
      </w:r>
      <w:r w:rsidRPr="009E3C32">
        <w:t>Look around you! Look at the guards. This town isn't a sanctuary. We know what happens when powerful men start targeting families like ours—that's why we fled the old home! Don't make the same mistake.</w:t>
      </w:r>
      <w:r w:rsidR="007E0DBA">
        <w:t>”</w:t>
      </w:r>
    </w:p>
    <w:p w14:paraId="0217A3E1" w14:textId="04008C6E" w:rsidR="00E7280D" w:rsidRDefault="007272E8" w:rsidP="00E20336">
      <w:r>
        <w:lastRenderedPageBreak/>
        <w:t xml:space="preserve">It went around like that for </w:t>
      </w:r>
      <w:r w:rsidR="00E36574">
        <w:t>a while</w:t>
      </w:r>
      <w:r>
        <w:t xml:space="preserve">, me explaining why I couldn’t leave and my Da insisting it was someone else’s problem. </w:t>
      </w:r>
      <w:r w:rsidR="009B2946">
        <w:t>H</w:t>
      </w:r>
      <w:r w:rsidR="00117A12">
        <w:t>e was afraid</w:t>
      </w:r>
      <w:r w:rsidR="00970CD6">
        <w:t xml:space="preserve"> to let me make this choice</w:t>
      </w:r>
      <w:r w:rsidR="002F7F1A">
        <w:t xml:space="preserve">; I wondered if he had similar arguments with Mom. </w:t>
      </w:r>
      <w:r w:rsidR="0047518C">
        <w:t>Maybe that was the key.</w:t>
      </w:r>
    </w:p>
    <w:p w14:paraId="4BF3FCE8" w14:textId="16E6F5CA" w:rsidR="00E7280D" w:rsidRDefault="00E7280D" w:rsidP="00E20336">
      <w:r>
        <w:t xml:space="preserve">“Do you think Mom would want me to stand by if it meant people would suffer? What would she </w:t>
      </w:r>
      <w:proofErr w:type="gramStart"/>
      <w:r>
        <w:t>do”?</w:t>
      </w:r>
      <w:proofErr w:type="gramEnd"/>
    </w:p>
    <w:p w14:paraId="25E226CD" w14:textId="28C7A955" w:rsidR="00E7280D" w:rsidRDefault="00E7280D" w:rsidP="00E20336">
      <w:r>
        <w:t xml:space="preserve">“She would want to you be </w:t>
      </w:r>
      <w:r w:rsidR="0053065D">
        <w:t>safe” he shot back “</w:t>
      </w:r>
      <w:r w:rsidR="00686D3D">
        <w:t>She would never take such a foolish risk”</w:t>
      </w:r>
    </w:p>
    <w:p w14:paraId="3F697FBF" w14:textId="4973C074" w:rsidR="00686D3D" w:rsidRDefault="005A668F" w:rsidP="00E20336">
      <w:r>
        <w:t xml:space="preserve">My turn to shoot. “Well, I am a lot like her, but I am not </w:t>
      </w:r>
      <w:proofErr w:type="spellStart"/>
      <w:r>
        <w:t>Deebrah</w:t>
      </w:r>
      <w:proofErr w:type="spellEnd"/>
      <w:r>
        <w:t>”</w:t>
      </w:r>
    </w:p>
    <w:p w14:paraId="52E6D39E" w14:textId="2A48C083" w:rsidR="003E556D" w:rsidRDefault="005A668F" w:rsidP="00E20336">
      <w:r>
        <w:t>“Yes daug</w:t>
      </w:r>
      <w:r w:rsidR="003553C3">
        <w:t xml:space="preserve">hter, I am beginning to appreciate this. Look, Mayor </w:t>
      </w:r>
      <w:proofErr w:type="spellStart"/>
      <w:r w:rsidR="003553C3">
        <w:t>Deverin</w:t>
      </w:r>
      <w:proofErr w:type="spellEnd"/>
      <w:r w:rsidR="003553C3">
        <w:t xml:space="preserve"> speaks </w:t>
      </w:r>
      <w:r w:rsidR="002C0D8D">
        <w:t xml:space="preserve">well of </w:t>
      </w:r>
      <w:r w:rsidR="002D5271">
        <w:t>y</w:t>
      </w:r>
      <w:r w:rsidR="002C0D8D">
        <w:t xml:space="preserve">our </w:t>
      </w:r>
      <w:proofErr w:type="gramStart"/>
      <w:r w:rsidR="002C0D8D">
        <w:t>work</w:t>
      </w:r>
      <w:proofErr w:type="gramEnd"/>
      <w:r w:rsidR="002C0D8D">
        <w:t xml:space="preserve"> and I can see how you </w:t>
      </w:r>
      <w:r w:rsidR="002D5271">
        <w:t xml:space="preserve">do not want to disappoint her.  </w:t>
      </w:r>
      <w:r w:rsidR="003E556D">
        <w:t xml:space="preserve">If I beg hard enough, I can delay the ship for two days. </w:t>
      </w:r>
      <w:r w:rsidR="002D5271">
        <w:t xml:space="preserve"> </w:t>
      </w:r>
      <w:r w:rsidR="003E556D">
        <w:t>S</w:t>
      </w:r>
      <w:r w:rsidR="00A36B22">
        <w:t>uppose you take</w:t>
      </w:r>
      <w:r w:rsidR="003E556D">
        <w:t xml:space="preserve"> that time</w:t>
      </w:r>
      <w:r w:rsidR="00A36B22">
        <w:t xml:space="preserve"> </w:t>
      </w:r>
      <w:proofErr w:type="gramStart"/>
      <w:r w:rsidR="00A36B22">
        <w:t>wind</w:t>
      </w:r>
      <w:proofErr w:type="gramEnd"/>
      <w:r w:rsidR="00A36B22">
        <w:t xml:space="preserve"> things down</w:t>
      </w:r>
      <w:r w:rsidR="00436F5E">
        <w:t xml:space="preserve"> and hand wh</w:t>
      </w:r>
      <w:r w:rsidR="00A371FC">
        <w:t xml:space="preserve">atever it is you are doing off to the Sheriff. It’s his town. </w:t>
      </w:r>
      <w:r w:rsidR="003E556D">
        <w:t xml:space="preserve"> Then we leave this </w:t>
      </w:r>
      <w:proofErr w:type="spellStart"/>
      <w:r w:rsidR="003E556D">
        <w:t>powedkeg</w:t>
      </w:r>
      <w:proofErr w:type="spellEnd"/>
      <w:r w:rsidR="003E556D">
        <w:t xml:space="preserve"> before </w:t>
      </w:r>
      <w:r w:rsidR="008B0133">
        <w:t xml:space="preserve">someone </w:t>
      </w:r>
      <w:r w:rsidR="003E556D">
        <w:t>lights a match”.</w:t>
      </w:r>
    </w:p>
    <w:p w14:paraId="7B201974" w14:textId="5A275DED" w:rsidR="009843F9" w:rsidRDefault="009843F9" w:rsidP="00E20336">
      <w:r>
        <w:t>I smiled, but I could not commit. “</w:t>
      </w:r>
      <w:r w:rsidR="005F1057">
        <w:t>I</w:t>
      </w:r>
      <w:r w:rsidR="00246118">
        <w:t>’ll try my best</w:t>
      </w:r>
      <w:r w:rsidR="008B0133">
        <w:t xml:space="preserve"> to figure this out, Da,</w:t>
      </w:r>
      <w:r w:rsidR="00EE77CB">
        <w:t xml:space="preserve"> and</w:t>
      </w:r>
      <w:r w:rsidR="008B0133">
        <w:t xml:space="preserve"> in a couple of days we </w:t>
      </w:r>
      <w:proofErr w:type="gramStart"/>
      <w:r w:rsidR="008B0133">
        <w:t>can..</w:t>
      </w:r>
      <w:proofErr w:type="gramEnd"/>
      <w:r w:rsidR="008B0133">
        <w:t>”</w:t>
      </w:r>
    </w:p>
    <w:p w14:paraId="4EBA74C2" w14:textId="799B7845" w:rsidR="00E20336" w:rsidRDefault="00BB1B09" w:rsidP="00E20336">
      <w:r>
        <w:t>“Good” he nodded “Two days, then we can pack our bags and return to the shop. God knows the orders are backed up</w:t>
      </w:r>
      <w:r w:rsidR="0009067F">
        <w:t xml:space="preserve"> and we’ll need he cash, even with what you’ve earned. </w:t>
      </w:r>
      <w:r w:rsidR="00D94A7B">
        <w:t>Then</w:t>
      </w:r>
      <w:r w:rsidR="00E20336" w:rsidRPr="009E3C32">
        <w:t xml:space="preserve"> the Sheriff </w:t>
      </w:r>
      <w:r w:rsidR="00D94A7B">
        <w:t xml:space="preserve">can </w:t>
      </w:r>
      <w:r w:rsidR="00E20336" w:rsidRPr="009E3C32">
        <w:t>fight his own monsters."</w:t>
      </w:r>
      <w:r w:rsidR="00D94A7B">
        <w:t xml:space="preserve"> It was like he was willing t</w:t>
      </w:r>
      <w:r w:rsidR="00AB55BD">
        <w:t>his to happen by speaking</w:t>
      </w:r>
      <w:r w:rsidR="00D3400A">
        <w:t xml:space="preserve">, </w:t>
      </w:r>
      <w:r w:rsidR="005C0350">
        <w:t>a habit</w:t>
      </w:r>
      <w:r w:rsidR="00D3400A">
        <w:t xml:space="preserve"> all too common in men. It was distressing.</w:t>
      </w:r>
    </w:p>
    <w:p w14:paraId="1D46E03F" w14:textId="718B109C" w:rsidR="008C2E1A" w:rsidRDefault="00D3400A" w:rsidP="00E20336">
      <w:r>
        <w:t>Zunk broke in, qu</w:t>
      </w:r>
      <w:r w:rsidR="003F7A32">
        <w:t xml:space="preserve">ietly. “Meaning no disrespect, but </w:t>
      </w:r>
      <w:r w:rsidR="008C2E1A">
        <w:t xml:space="preserve">it’s </w:t>
      </w:r>
      <w:proofErr w:type="spellStart"/>
      <w:r w:rsidR="008C2E1A">
        <w:t>Jhys</w:t>
      </w:r>
      <w:proofErr w:type="spellEnd"/>
      <w:r w:rsidR="008C2E1A">
        <w:t xml:space="preserve">’ choice. If she decides </w:t>
      </w:r>
      <w:r w:rsidR="008D15A8">
        <w:t xml:space="preserve">to go with </w:t>
      </w:r>
      <w:proofErr w:type="spellStart"/>
      <w:r w:rsidR="008D15A8">
        <w:t>ya</w:t>
      </w:r>
      <w:proofErr w:type="spellEnd"/>
      <w:r w:rsidR="008D15A8">
        <w:t xml:space="preserve">, then I will be happy for you and her and sad for us. But if otherwise, then Tom and I </w:t>
      </w:r>
      <w:r w:rsidR="00E4719E">
        <w:t>will</w:t>
      </w:r>
      <w:r w:rsidR="00354DF5">
        <w:t xml:space="preserve"> make certain </w:t>
      </w:r>
      <w:r w:rsidR="00E4719E">
        <w:t>her wishes are honored”</w:t>
      </w:r>
    </w:p>
    <w:p w14:paraId="1CC1E8DA" w14:textId="7BA893C2" w:rsidR="00E4719E" w:rsidRDefault="00E4719E" w:rsidP="00E20336">
      <w:r>
        <w:t>Again, I f</w:t>
      </w:r>
      <w:r w:rsidR="00075AF6">
        <w:t xml:space="preserve">elt a warm glow of being protected. “Hush, Zunk, its fine, I am </w:t>
      </w:r>
      <w:proofErr w:type="gramStart"/>
      <w:r w:rsidR="00075AF6">
        <w:t>sure..</w:t>
      </w:r>
      <w:proofErr w:type="gramEnd"/>
      <w:r w:rsidR="00075AF6">
        <w:t>”</w:t>
      </w:r>
    </w:p>
    <w:p w14:paraId="6FECC62B" w14:textId="2589F171" w:rsidR="00075AF6" w:rsidRDefault="00075AF6" w:rsidP="00E20336">
      <w:r>
        <w:t>“Do you threat</w:t>
      </w:r>
      <w:r w:rsidR="00FB6D3A">
        <w:t>en</w:t>
      </w:r>
      <w:r>
        <w:t xml:space="preserve"> me?” my Da leapt up, turning</w:t>
      </w:r>
      <w:r w:rsidR="00F96DB4">
        <w:t xml:space="preserve"> in my direction. “He threatened me, </w:t>
      </w:r>
      <w:proofErr w:type="spellStart"/>
      <w:r w:rsidR="00F96DB4">
        <w:t>Jhys</w:t>
      </w:r>
      <w:proofErr w:type="spellEnd"/>
      <w:r w:rsidR="00F96DB4">
        <w:t xml:space="preserve">. You call these your friends? </w:t>
      </w:r>
    </w:p>
    <w:p w14:paraId="0C14AF1C" w14:textId="0D6EB88C" w:rsidR="000154B4" w:rsidRPr="009E3C32" w:rsidRDefault="000154B4" w:rsidP="00E20336">
      <w:r>
        <w:t>“Yes, Da, they are my friends</w:t>
      </w:r>
      <w:r w:rsidR="00EF3B71">
        <w:t>”</w:t>
      </w:r>
    </w:p>
    <w:p w14:paraId="03F45BD7" w14:textId="2918B9D9" w:rsidR="00314703" w:rsidRDefault="00F6764E" w:rsidP="009E3C32">
      <w:r>
        <w:t>“Fine. In two days, I get on the boat. I</w:t>
      </w:r>
      <w:r w:rsidR="00E31D53">
        <w:t xml:space="preserve"> hope you are with me.”</w:t>
      </w:r>
    </w:p>
    <w:p w14:paraId="409A15EB" w14:textId="0FABB1D6" w:rsidR="00E31D53" w:rsidRDefault="00E31D53" w:rsidP="009E3C32">
      <w:r>
        <w:t xml:space="preserve">“I hope so too Da, but </w:t>
      </w:r>
      <w:r w:rsidR="00BB0D76">
        <w:t>sometimes you don’t really get a choice.</w:t>
      </w:r>
    </w:p>
    <w:p w14:paraId="7E900D25" w14:textId="0396B1F2" w:rsidR="00FB6D3A" w:rsidRDefault="00354C07" w:rsidP="009E3C32">
      <w:r>
        <w:t>---------------------------------------------------------------------------------------------------------------</w:t>
      </w:r>
    </w:p>
    <w:p w14:paraId="4B173617" w14:textId="451BAFC4" w:rsidR="008A4644" w:rsidRDefault="008A4644" w:rsidP="009E3C32">
      <w:r>
        <w:t>S2E12: The Call of Sisters and of Fathers</w:t>
      </w:r>
    </w:p>
    <w:p w14:paraId="137FD8B8" w14:textId="791C3B2D" w:rsidR="00414FA6" w:rsidRDefault="0028741B" w:rsidP="009E3C32">
      <w:r>
        <w:lastRenderedPageBreak/>
        <w:t xml:space="preserve">There didn’t seem </w:t>
      </w:r>
      <w:r w:rsidR="00CC566B">
        <w:t xml:space="preserve">to be much more to say to Da, and he didn’t seem to want </w:t>
      </w:r>
      <w:proofErr w:type="gramStart"/>
      <w:r w:rsidR="00CC566B">
        <w:t>hear</w:t>
      </w:r>
      <w:proofErr w:type="gramEnd"/>
      <w:r w:rsidR="00CC566B">
        <w:t xml:space="preserve"> more either. </w:t>
      </w:r>
      <w:r w:rsidR="00187D2B">
        <w:t xml:space="preserve">He took his leave, sort of stiffly, </w:t>
      </w:r>
      <w:r w:rsidR="00F153FF">
        <w:t>making a point to nod to Tom and Zunk</w:t>
      </w:r>
      <w:r w:rsidR="00053B6B">
        <w:t xml:space="preserve">. </w:t>
      </w:r>
      <w:r w:rsidR="00E63C94">
        <w:t>They responded politely in kind</w:t>
      </w:r>
      <w:r w:rsidR="002122AF">
        <w:t xml:space="preserve">. </w:t>
      </w:r>
    </w:p>
    <w:p w14:paraId="6300FE03" w14:textId="44941670" w:rsidR="002E16E5" w:rsidRDefault="002E16E5" w:rsidP="009E3C32">
      <w:r>
        <w:t>“Thanks” I said</w:t>
      </w:r>
      <w:r w:rsidR="00B56E43">
        <w:t xml:space="preserve">, hugging them both “my </w:t>
      </w:r>
      <w:proofErr w:type="spellStart"/>
      <w:r w:rsidR="00B56E43">
        <w:t>Da’s</w:t>
      </w:r>
      <w:proofErr w:type="spellEnd"/>
      <w:r w:rsidR="00B56E43">
        <w:t xml:space="preserve"> just scared</w:t>
      </w:r>
      <w:r w:rsidR="00021F4F">
        <w:t xml:space="preserve">, but he means well. I guess we need to go back to the Dragon so you can meet your mom, Zunk, and I </w:t>
      </w:r>
      <w:proofErr w:type="gramStart"/>
      <w:r w:rsidR="00021F4F">
        <w:t>have</w:t>
      </w:r>
      <w:r w:rsidR="00254D12">
        <w:t xml:space="preserve"> to</w:t>
      </w:r>
      <w:proofErr w:type="gramEnd"/>
      <w:r w:rsidR="00254D12">
        <w:t xml:space="preserve"> meet the women</w:t>
      </w:r>
      <w:r w:rsidR="00C15BB1">
        <w:t xml:space="preserve"> at Hannah’s. </w:t>
      </w:r>
      <w:r w:rsidR="008017A0">
        <w:t>Maybe Hans will have sober</w:t>
      </w:r>
      <w:r w:rsidR="00C26FE8">
        <w:t>ed up by now”</w:t>
      </w:r>
    </w:p>
    <w:p w14:paraId="71C1C938" w14:textId="77D5CB7C" w:rsidR="00C26FE8" w:rsidRDefault="00403543" w:rsidP="009E3C32">
      <w:r>
        <w:t xml:space="preserve">We arrived at Hans’ room to learn he was less drunk, if not quite completely sober, and a little testy. </w:t>
      </w:r>
      <w:r w:rsidR="00FD5594">
        <w:t>He kept telling me to stop shouting. I guess I was still a little mad</w:t>
      </w:r>
      <w:r w:rsidR="00C82818">
        <w:t xml:space="preserve"> (okay, more than a little)</w:t>
      </w:r>
      <w:r w:rsidR="00D278F1">
        <w:t>.</w:t>
      </w:r>
    </w:p>
    <w:p w14:paraId="04ABB824" w14:textId="7F8534D5" w:rsidR="00D278F1" w:rsidRDefault="00D278F1" w:rsidP="009E3C32">
      <w:r>
        <w:t>“Why do you care what these people think of you anyway</w:t>
      </w:r>
      <w:r w:rsidR="00FD4B61">
        <w:t>,</w:t>
      </w:r>
      <w:r>
        <w:t xml:space="preserve"> </w:t>
      </w:r>
      <w:proofErr w:type="spellStart"/>
      <w:r>
        <w:t>Jhysel</w:t>
      </w:r>
      <w:r w:rsidR="00DB2320">
        <w:t>ein</w:t>
      </w:r>
      <w:proofErr w:type="spellEnd"/>
      <w:r w:rsidR="00DB2320">
        <w:t>?</w:t>
      </w:r>
      <w:r w:rsidR="00FD4B61">
        <w:t>”</w:t>
      </w:r>
    </w:p>
    <w:p w14:paraId="65175DEA" w14:textId="7C615B0F" w:rsidR="00FD4B61" w:rsidRDefault="00FD4B61" w:rsidP="009E3C32">
      <w:r>
        <w:t xml:space="preserve">Well, that was a good question. And I realized I was not </w:t>
      </w:r>
      <w:proofErr w:type="gramStart"/>
      <w:r>
        <w:t>really mad</w:t>
      </w:r>
      <w:proofErr w:type="gramEnd"/>
      <w:r>
        <w:t xml:space="preserve"> </w:t>
      </w:r>
      <w:r w:rsidR="000340CD">
        <w:t xml:space="preserve">because I was being dragged through the mud-Hans was right. It was more that </w:t>
      </w:r>
      <w:r w:rsidR="00CE2B71">
        <w:t xml:space="preserve">I was furious about how people (men) needed to scold and judge us (women) so badly that they make stuff up </w:t>
      </w:r>
      <w:proofErr w:type="gramStart"/>
      <w:r w:rsidR="00CE2B71">
        <w:t>in order to</w:t>
      </w:r>
      <w:proofErr w:type="gramEnd"/>
      <w:r w:rsidR="00CE2B71">
        <w:t xml:space="preserve"> do so, and people </w:t>
      </w:r>
      <w:r w:rsidR="001F4278">
        <w:t>like Hans’ mom let that happen.</w:t>
      </w:r>
    </w:p>
    <w:p w14:paraId="4F3F374C" w14:textId="65B02AF6" w:rsidR="001F4278" w:rsidRDefault="001F4278" w:rsidP="009E3C32">
      <w:r>
        <w:t xml:space="preserve">“Hans, I know it wasn’t exactly your fault. You can’t help that men are pigs, or </w:t>
      </w:r>
      <w:r w:rsidR="0018169D">
        <w:t xml:space="preserve">that your </w:t>
      </w:r>
      <w:proofErr w:type="gramStart"/>
      <w:r w:rsidR="0018169D">
        <w:t>Mom</w:t>
      </w:r>
      <w:proofErr w:type="gramEnd"/>
      <w:r w:rsidR="0018169D">
        <w:t xml:space="preserve"> is clueless. </w:t>
      </w:r>
      <w:r w:rsidR="000701DE">
        <w:t>But Hans, at least try to see what is going on here</w:t>
      </w:r>
      <w:r w:rsidR="009638C0">
        <w:t xml:space="preserve">! Why is it </w:t>
      </w:r>
      <w:r w:rsidR="008D3B85">
        <w:t>always</w:t>
      </w:r>
      <w:r w:rsidR="00776010">
        <w:t xml:space="preserve"> that</w:t>
      </w:r>
      <w:r w:rsidR="008D3B85">
        <w:t xml:space="preserve"> men are trying to tear women down because of who they share their bed with?</w:t>
      </w:r>
      <w:r w:rsidR="00F73F9A">
        <w:t xml:space="preserve"> I have stuff to do-good luck with </w:t>
      </w:r>
      <w:r w:rsidR="00F00A15">
        <w:t xml:space="preserve">Zunk and his </w:t>
      </w:r>
      <w:proofErr w:type="gramStart"/>
      <w:r w:rsidR="00F00A15">
        <w:t>Mom</w:t>
      </w:r>
      <w:proofErr w:type="gramEnd"/>
      <w:r w:rsidR="00F00A15">
        <w:t>.</w:t>
      </w:r>
      <w:r w:rsidR="008D3B85">
        <w:t>”</w:t>
      </w:r>
    </w:p>
    <w:p w14:paraId="08F61FCD" w14:textId="712F814A" w:rsidR="008D3B85" w:rsidRDefault="008D3B85" w:rsidP="009E3C32">
      <w:r>
        <w:t>“Jah, Ok Jhys</w:t>
      </w:r>
      <w:r w:rsidR="00D50909">
        <w:t xml:space="preserve">, but don’t slam the door, </w:t>
      </w:r>
      <w:proofErr w:type="gramStart"/>
      <w:r w:rsidR="00D50909">
        <w:t>ok?.</w:t>
      </w:r>
      <w:proofErr w:type="gramEnd"/>
      <w:r w:rsidR="00D50909">
        <w:t xml:space="preserve"> My head </w:t>
      </w:r>
      <w:proofErr w:type="gramStart"/>
      <w:r w:rsidR="00D50909">
        <w:t>is..</w:t>
      </w:r>
      <w:proofErr w:type="gramEnd"/>
      <w:r w:rsidR="00D50909">
        <w:t>”</w:t>
      </w:r>
    </w:p>
    <w:p w14:paraId="34E66BC6" w14:textId="50088413" w:rsidR="00D50909" w:rsidRDefault="00D50909" w:rsidP="009E3C32">
      <w:r>
        <w:t xml:space="preserve">I pretended not to hear as I left, slamming the door behind me. </w:t>
      </w:r>
      <w:proofErr w:type="gramStart"/>
      <w:r>
        <w:t>It was mean</w:t>
      </w:r>
      <w:proofErr w:type="gramEnd"/>
      <w:r>
        <w:t xml:space="preserve">, if I am being honest, but I was tired of being told what to do. </w:t>
      </w:r>
      <w:r w:rsidR="00AC6313">
        <w:t>I went to Hannah’s shop</w:t>
      </w:r>
      <w:r w:rsidR="006F1D6C">
        <w:t xml:space="preserve"> and left the others to </w:t>
      </w:r>
      <w:r w:rsidR="00255AE3">
        <w:t>their rendezvous. I only found out what happened later, and here is what I learned:</w:t>
      </w:r>
    </w:p>
    <w:p w14:paraId="5692AC3D" w14:textId="6B115892" w:rsidR="002C209B" w:rsidRDefault="00CD6F4A" w:rsidP="009E3C32">
      <w:r>
        <w:t xml:space="preserve">What I learned is that Zunk has a complicated life. I guess that shouldn’t be surprising given his </w:t>
      </w:r>
      <w:r w:rsidR="004636A9">
        <w:t>profession. I never really thought about what th</w:t>
      </w:r>
      <w:r w:rsidR="00AD7DA6">
        <w:t xml:space="preserve">eir life was like before we met; I just accepted they were </w:t>
      </w:r>
      <w:proofErr w:type="spellStart"/>
      <w:r w:rsidR="00AD7DA6">
        <w:t>Ordwii’s</w:t>
      </w:r>
      <w:proofErr w:type="spellEnd"/>
      <w:r w:rsidR="00AD7DA6">
        <w:t xml:space="preserve"> </w:t>
      </w:r>
      <w:proofErr w:type="gramStart"/>
      <w:r w:rsidR="00AD7DA6">
        <w:t>friend</w:t>
      </w:r>
      <w:proofErr w:type="gramEnd"/>
      <w:r w:rsidR="009A1DAA">
        <w:t xml:space="preserve">. I might have to </w:t>
      </w:r>
      <w:r w:rsidR="003D3643">
        <w:t xml:space="preserve">be more careful about that-not that I regret </w:t>
      </w:r>
      <w:r w:rsidR="002669CA">
        <w:t>anything; Zunk has a good heart regardless</w:t>
      </w:r>
      <w:r w:rsidR="00FE5F30">
        <w:t xml:space="preserve">, and </w:t>
      </w:r>
      <w:r w:rsidR="003635D9">
        <w:t xml:space="preserve">many a rogue </w:t>
      </w:r>
      <w:r w:rsidR="002A68F7">
        <w:t>has</w:t>
      </w:r>
      <w:r w:rsidR="0050761C">
        <w:t xml:space="preserve"> served justice</w:t>
      </w:r>
      <w:r w:rsidR="002A68F7">
        <w:t xml:space="preserve">, like </w:t>
      </w:r>
      <w:proofErr w:type="spellStart"/>
      <w:r w:rsidR="002A68F7">
        <w:t>Promqeth</w:t>
      </w:r>
      <w:proofErr w:type="spellEnd"/>
      <w:r w:rsidR="002A68F7">
        <w:t xml:space="preserve">. </w:t>
      </w:r>
      <w:r w:rsidR="004562F9">
        <w:t xml:space="preserve">But still, I might not always be so lucky-rule #2 (things are not what </w:t>
      </w:r>
      <w:proofErr w:type="gramStart"/>
      <w:r w:rsidR="004562F9">
        <w:t>the</w:t>
      </w:r>
      <w:proofErr w:type="gramEnd"/>
      <w:r w:rsidR="004562F9">
        <w:t xml:space="preserve"> seem).</w:t>
      </w:r>
    </w:p>
    <w:p w14:paraId="718A2EE3" w14:textId="5445F105" w:rsidR="00B9771D" w:rsidRDefault="00B9771D" w:rsidP="009E3C32">
      <w:r>
        <w:t xml:space="preserve">Anyway, it turns out Zunk stole something from someone powerful, for someone else powerful and it went bad, somehow. Zunk was </w:t>
      </w:r>
      <w:r w:rsidR="00EA0D46">
        <w:t xml:space="preserve">light on the details, </w:t>
      </w:r>
      <w:r w:rsidR="00C54F44">
        <w:t>but it was clear something happened between the time he took what he was directed to</w:t>
      </w:r>
      <w:r w:rsidR="000A1D24">
        <w:t xml:space="preserve"> and when the deal was done. </w:t>
      </w:r>
      <w:r w:rsidR="006A7640">
        <w:t xml:space="preserve">And their sibling might </w:t>
      </w:r>
      <w:r w:rsidR="006154E3">
        <w:t>be involved</w:t>
      </w:r>
      <w:r w:rsidR="00041C7A">
        <w:t xml:space="preserve">. </w:t>
      </w:r>
      <w:proofErr w:type="gramStart"/>
      <w:r w:rsidR="00041C7A">
        <w:t>So</w:t>
      </w:r>
      <w:proofErr w:type="gramEnd"/>
      <w:r w:rsidR="00041C7A">
        <w:t xml:space="preserve"> Zunk </w:t>
      </w:r>
      <w:r w:rsidR="00E56197">
        <w:t>had to make himself scarce, and quickly, and a series of unfortunate decisions, or ma</w:t>
      </w:r>
      <w:r w:rsidR="00961F69">
        <w:t xml:space="preserve">ybe-the lack of good alternatives, led him to </w:t>
      </w:r>
      <w:proofErr w:type="gramStart"/>
      <w:r w:rsidR="00961F69">
        <w:t>stow</w:t>
      </w:r>
      <w:proofErr w:type="gramEnd"/>
      <w:r w:rsidR="00961F69">
        <w:t xml:space="preserve"> away on </w:t>
      </w:r>
      <w:r w:rsidR="00892E0C">
        <w:t>a ship that sunk outside Osprey</w:t>
      </w:r>
      <w:r w:rsidR="00764724">
        <w:t xml:space="preserve">, where </w:t>
      </w:r>
      <w:proofErr w:type="spellStart"/>
      <w:r w:rsidR="00764724">
        <w:t>Ordwii</w:t>
      </w:r>
      <w:proofErr w:type="spellEnd"/>
      <w:r w:rsidR="00764724">
        <w:t xml:space="preserve"> </w:t>
      </w:r>
      <w:r w:rsidR="00582A5E">
        <w:t>took</w:t>
      </w:r>
      <w:r w:rsidR="00764724">
        <w:t xml:space="preserve"> them in.</w:t>
      </w:r>
    </w:p>
    <w:p w14:paraId="1558FFF5" w14:textId="59BFB0B9" w:rsidR="00C6081B" w:rsidRDefault="00956C78" w:rsidP="009E3C32">
      <w:r>
        <w:lastRenderedPageBreak/>
        <w:t xml:space="preserve">But </w:t>
      </w:r>
      <w:r w:rsidR="005973C8">
        <w:t xml:space="preserve">Zunk’s performance in court reached </w:t>
      </w:r>
      <w:r w:rsidR="009E6EB2">
        <w:t>Venke, who is clearly connected</w:t>
      </w:r>
      <w:r w:rsidR="00C1293C">
        <w:t xml:space="preserve"> and familiar with the network </w:t>
      </w:r>
      <w:proofErr w:type="spellStart"/>
      <w:r w:rsidR="00C1293C">
        <w:t>Scarnazzi</w:t>
      </w:r>
      <w:proofErr w:type="spellEnd"/>
      <w:r w:rsidR="00C1293C">
        <w:t xml:space="preserve"> </w:t>
      </w:r>
      <w:r w:rsidR="00DB1471">
        <w:t xml:space="preserve">is plugged </w:t>
      </w:r>
      <w:r w:rsidR="00CB14FD">
        <w:t xml:space="preserve">into. </w:t>
      </w:r>
      <w:proofErr w:type="gramStart"/>
      <w:r w:rsidR="00CB14FD">
        <w:t>So</w:t>
      </w:r>
      <w:proofErr w:type="gramEnd"/>
      <w:r w:rsidR="00BF4393">
        <w:t xml:space="preserve"> when they were leaned on to </w:t>
      </w:r>
      <w:r w:rsidR="00262D88">
        <w:t>a</w:t>
      </w:r>
      <w:r w:rsidR="008E0220">
        <w:t xml:space="preserve">ccept </w:t>
      </w:r>
      <w:proofErr w:type="spellStart"/>
      <w:r w:rsidR="008E0220">
        <w:t>Scarnazzi’s</w:t>
      </w:r>
      <w:proofErr w:type="spellEnd"/>
      <w:r w:rsidR="008E0220">
        <w:t xml:space="preserve"> contract</w:t>
      </w:r>
      <w:r w:rsidR="00020224">
        <w:t>, Venke counseled her husband to agree</w:t>
      </w:r>
      <w:r w:rsidR="007229B4">
        <w:t xml:space="preserve">, mainly to </w:t>
      </w:r>
      <w:r w:rsidR="0095355D">
        <w:t xml:space="preserve">keep an eye on Zunk. </w:t>
      </w:r>
    </w:p>
    <w:p w14:paraId="0AA43157" w14:textId="7B85A8C9" w:rsidR="00C6081B" w:rsidRDefault="009F2970" w:rsidP="009E3C32">
      <w:r>
        <w:t>“She was kind of mad at me, to be honest, for standing up in court</w:t>
      </w:r>
      <w:r w:rsidR="000D58B6">
        <w:t xml:space="preserve"> and making myself </w:t>
      </w:r>
      <w:r w:rsidR="00236C09">
        <w:t>known</w:t>
      </w:r>
      <w:r w:rsidR="004F5E56">
        <w:t xml:space="preserve">, but what was I going to do? I couldn’t let </w:t>
      </w:r>
      <w:proofErr w:type="spellStart"/>
      <w:r w:rsidR="004F5E56">
        <w:t>Scarnazz</w:t>
      </w:r>
      <w:r w:rsidR="00351311">
        <w:t>is</w:t>
      </w:r>
      <w:proofErr w:type="spellEnd"/>
      <w:r w:rsidR="00351311">
        <w:t xml:space="preserve"> do the town dir</w:t>
      </w:r>
      <w:r w:rsidR="009A7201">
        <w:t xml:space="preserve">ty like that”. (This is why I trust Zunk) </w:t>
      </w:r>
      <w:r w:rsidR="001A618C">
        <w:t xml:space="preserve">“But I know she isn’t going to </w:t>
      </w:r>
      <w:r w:rsidR="00506260">
        <w:t>let Titus have his way. She’ll slow walk it as much as she can”</w:t>
      </w:r>
    </w:p>
    <w:p w14:paraId="03DA5CDC" w14:textId="014929A3" w:rsidR="00956C78" w:rsidRDefault="00506260" w:rsidP="009E3C32">
      <w:r>
        <w:t xml:space="preserve">Zunk </w:t>
      </w:r>
      <w:r w:rsidR="000D4965">
        <w:t>felt sure this would work</w:t>
      </w:r>
      <w:r w:rsidR="001E19F9">
        <w:t xml:space="preserve">, especially if we </w:t>
      </w:r>
      <w:r w:rsidR="00EA328C">
        <w:t>could</w:t>
      </w:r>
      <w:r w:rsidR="001E19F9">
        <w:t xml:space="preserve"> continue to be a distraction</w:t>
      </w:r>
      <w:r w:rsidR="00B31BAC">
        <w:t>, which well, doesn’t see</w:t>
      </w:r>
      <w:r w:rsidR="00B94C8A">
        <w:t>m</w:t>
      </w:r>
      <w:r w:rsidR="00B31BAC">
        <w:t xml:space="preserve"> to be a problem.</w:t>
      </w:r>
      <w:r w:rsidR="00B40D69">
        <w:t xml:space="preserve"> </w:t>
      </w:r>
      <w:r w:rsidR="00145265">
        <w:t>There’s a young girl with a broken cheekbone</w:t>
      </w:r>
      <w:r w:rsidR="006F1142">
        <w:t xml:space="preserve">, and I need to deliver a message to the </w:t>
      </w:r>
      <w:proofErr w:type="spellStart"/>
      <w:r w:rsidR="006F1142">
        <w:t>Scarnazz</w:t>
      </w:r>
      <w:r w:rsidR="000D4965">
        <w:t>i</w:t>
      </w:r>
      <w:r w:rsidR="006F1142">
        <w:t>s</w:t>
      </w:r>
      <w:proofErr w:type="spellEnd"/>
      <w:r w:rsidR="006F1142">
        <w:t xml:space="preserve"> on her behalf</w:t>
      </w:r>
      <w:r w:rsidR="00137FF3">
        <w:t>. I</w:t>
      </w:r>
      <w:r w:rsidR="002D5D31">
        <w:t xml:space="preserve"> plan to be quite distracting.</w:t>
      </w:r>
    </w:p>
    <w:p w14:paraId="30F1F83B" w14:textId="186BEB5B" w:rsidR="002D5D31" w:rsidRDefault="002D5D31" w:rsidP="009E3C32">
      <w:pPr>
        <w:pBdr>
          <w:bottom w:val="single" w:sz="6" w:space="1" w:color="auto"/>
        </w:pBdr>
      </w:pPr>
      <w:r>
        <w:t>Oh-but I haven’t gotten to that part, yet.</w:t>
      </w:r>
    </w:p>
    <w:p w14:paraId="259B4FB2" w14:textId="41539F81" w:rsidR="002D5D31" w:rsidRDefault="00E9309E" w:rsidP="009E3C32">
      <w:r>
        <w:t xml:space="preserve">As Junk and the others were meeting at the Dragon, I </w:t>
      </w:r>
      <w:r w:rsidR="00EA1A70">
        <w:t>was at Hannah’s herbalist shop</w:t>
      </w:r>
      <w:r w:rsidR="00CB6AEF">
        <w:t xml:space="preserve">. </w:t>
      </w:r>
      <w:r w:rsidR="001D71BF">
        <w:t>Given all the se</w:t>
      </w:r>
      <w:r w:rsidR="007374BE">
        <w:t xml:space="preserve">x-shaming, </w:t>
      </w:r>
      <w:r w:rsidR="00CB6AEF">
        <w:t xml:space="preserve">I had expected </w:t>
      </w:r>
      <w:r w:rsidR="00AA2BD9">
        <w:t xml:space="preserve">to be gently offered </w:t>
      </w:r>
      <w:r w:rsidR="0076536C">
        <w:t xml:space="preserve">remedies for pregnancy termination or disease, or </w:t>
      </w:r>
      <w:proofErr w:type="gramStart"/>
      <w:r w:rsidR="0076536C">
        <w:t>god</w:t>
      </w:r>
      <w:proofErr w:type="gramEnd"/>
      <w:r w:rsidR="0076536C">
        <w:t xml:space="preserve"> forbid, </w:t>
      </w:r>
      <w:r w:rsidR="00B311F5">
        <w:t xml:space="preserve">male performance enhancements (so </w:t>
      </w:r>
      <w:proofErr w:type="spellStart"/>
      <w:r w:rsidR="00B311F5">
        <w:t>so</w:t>
      </w:r>
      <w:proofErr w:type="spellEnd"/>
      <w:r w:rsidR="00B311F5">
        <w:t xml:space="preserve"> gross). Boy was I wrong. </w:t>
      </w:r>
    </w:p>
    <w:p w14:paraId="446532DB" w14:textId="059E1F4C" w:rsidR="005C2FBD" w:rsidRDefault="00534650" w:rsidP="009E3C32">
      <w:r>
        <w:t>Hannah’s shop was lit</w:t>
      </w:r>
      <w:r w:rsidR="003C4BBB">
        <w:t xml:space="preserve">, light showing behind the drawn curtains, and I knocked on the door. </w:t>
      </w:r>
      <w:r w:rsidR="00C643F1">
        <w:t xml:space="preserve">I was welcomed in by a ½ </w:t>
      </w:r>
      <w:r w:rsidR="00253D1B">
        <w:t xml:space="preserve">elf </w:t>
      </w:r>
      <w:r w:rsidR="00C643F1">
        <w:t xml:space="preserve">woman </w:t>
      </w:r>
      <w:r w:rsidR="00B565F4">
        <w:t>in her middle years, who introduced herself as Hannah. “</w:t>
      </w:r>
      <w:proofErr w:type="spellStart"/>
      <w:proofErr w:type="gramStart"/>
      <w:r w:rsidR="00B565F4">
        <w:t>B</w:t>
      </w:r>
      <w:r w:rsidR="002011AB">
        <w:t>’ethana</w:t>
      </w:r>
      <w:proofErr w:type="spellEnd"/>
      <w:proofErr w:type="gramEnd"/>
      <w:r w:rsidR="002011AB">
        <w:t xml:space="preserve"> you know, this is Brin (a powerful </w:t>
      </w:r>
      <w:proofErr w:type="gramStart"/>
      <w:r w:rsidR="002011AB">
        <w:t>dark skinned</w:t>
      </w:r>
      <w:proofErr w:type="gramEnd"/>
      <w:r w:rsidR="002011AB">
        <w:t xml:space="preserve"> woman </w:t>
      </w:r>
      <w:ins w:id="1" w:author="Microsoft Word" w:date="2026-07-21T17:33:00Z" w16du:dateUtc="2026-07-21T21:33:00Z">
        <w:r w:rsidR="00AA76DC">
          <w:t>d</w:t>
        </w:r>
      </w:ins>
      <w:r w:rsidR="00AA76DC">
        <w:t xml:space="preserve">ressed in working leather), who runs the smithy with her husband. </w:t>
      </w:r>
      <w:r w:rsidR="001D042E">
        <w:t>That’s Kaye and one of her girls, L</w:t>
      </w:r>
      <w:r w:rsidR="001B2D4D">
        <w:t xml:space="preserve">ila. </w:t>
      </w:r>
      <w:r w:rsidR="006A1040">
        <w:t>Kaye runs the Kitten”.</w:t>
      </w:r>
    </w:p>
    <w:p w14:paraId="7F37A109" w14:textId="51554DA4" w:rsidR="001B2D4D" w:rsidRDefault="00A21C0F" w:rsidP="009E3C32">
      <w:r>
        <w:t>I didn’t quite know what to make of this gathering</w:t>
      </w:r>
      <w:r w:rsidR="00793BE3">
        <w:t>, although I’m not sure what I expected.</w:t>
      </w:r>
      <w:r w:rsidR="003C6E2D">
        <w:t xml:space="preserve"> It seemed an unusual </w:t>
      </w:r>
      <w:r w:rsidR="00253D1B">
        <w:t>group, “</w:t>
      </w:r>
      <w:r w:rsidR="00D40F41">
        <w:t xml:space="preserve">Hi” I </w:t>
      </w:r>
      <w:r w:rsidR="00863508">
        <w:t>greeted the room</w:t>
      </w:r>
      <w:r w:rsidR="00D40F41">
        <w:t xml:space="preserve"> as I entered “So what’s this about? </w:t>
      </w:r>
    </w:p>
    <w:p w14:paraId="24662E16" w14:textId="1ED2C85E" w:rsidR="001B2D4D" w:rsidRDefault="00A01FB0" w:rsidP="009E3C32">
      <w:r>
        <w:t xml:space="preserve">Kaye and Lila looked up from their </w:t>
      </w:r>
      <w:r w:rsidR="0034613B">
        <w:t>conversation,</w:t>
      </w:r>
      <w:r w:rsidR="00863508">
        <w:t xml:space="preserve"> and I sucked </w:t>
      </w:r>
      <w:proofErr w:type="gramStart"/>
      <w:r w:rsidR="00863508">
        <w:t>in</w:t>
      </w:r>
      <w:proofErr w:type="gramEnd"/>
      <w:r w:rsidR="00863508">
        <w:t xml:space="preserve"> my breath</w:t>
      </w:r>
      <w:r w:rsidR="00F73AD6">
        <w:t xml:space="preserve">, hard. One side of Lila’s face was a mass of purple and black bruises, and her eye was partially swollen shut. </w:t>
      </w:r>
    </w:p>
    <w:p w14:paraId="4BFA22A3" w14:textId="656F5C37" w:rsidR="002C209B" w:rsidRDefault="00755BA8" w:rsidP="009E3C32">
      <w:proofErr w:type="gramStart"/>
      <w:r>
        <w:t>Oh</w:t>
      </w:r>
      <w:proofErr w:type="gramEnd"/>
      <w:r w:rsidR="00613E0D">
        <w:t xml:space="preserve"> Milani’s grace, what’s happened here</w:t>
      </w:r>
      <w:r w:rsidR="00AF0A3F">
        <w:t>!</w:t>
      </w:r>
      <w:r w:rsidR="00613E0D">
        <w:t xml:space="preserve">? Are you alright? </w:t>
      </w:r>
      <w:r w:rsidR="00271792">
        <w:t>Can I help</w:t>
      </w:r>
      <w:r w:rsidR="00AF0A3F">
        <w:t>?</w:t>
      </w:r>
      <w:r w:rsidR="00EA39D5">
        <w:t xml:space="preserve"> Let me take a look. Is that Ok</w:t>
      </w:r>
      <w:r w:rsidR="004F73A3">
        <w:t>, Lira</w:t>
      </w:r>
      <w:r w:rsidR="00AF0A3F">
        <w:t>”</w:t>
      </w:r>
      <w:r w:rsidR="00B251BC">
        <w:t>?</w:t>
      </w:r>
    </w:p>
    <w:p w14:paraId="238FA301" w14:textId="34F797B7" w:rsidR="00AF0A3F" w:rsidRDefault="004F73A3" w:rsidP="009E3C32">
      <w:r>
        <w:t xml:space="preserve">“Ta ma’am its fine </w:t>
      </w:r>
      <w:r w:rsidR="009C7A26">
        <w:t>“</w:t>
      </w:r>
      <w:r>
        <w:t>(Ma’am? I was a year older, at best)</w:t>
      </w:r>
      <w:r w:rsidR="009C7A26">
        <w:t xml:space="preserve">. “Sad to say I’ve seen worse, haven’t I?” she continued, rather </w:t>
      </w:r>
      <w:r w:rsidR="0090599F">
        <w:t xml:space="preserve">chirpily under the present circumstances “Miss Kaye and Miss Hannah </w:t>
      </w:r>
      <w:r w:rsidR="00EF6235">
        <w:t xml:space="preserve">got me </w:t>
      </w:r>
      <w:proofErr w:type="spellStart"/>
      <w:r w:rsidR="00EF6235">
        <w:t>healin</w:t>
      </w:r>
      <w:proofErr w:type="spellEnd"/>
      <w:r w:rsidR="00EF6235">
        <w:t>’ good. Don’t hurt but a bit now.”</w:t>
      </w:r>
    </w:p>
    <w:p w14:paraId="792524D1" w14:textId="54D476B3" w:rsidR="00EF6235" w:rsidRDefault="00CA1E88" w:rsidP="009E3C32">
      <w:r>
        <w:t>Kaye stood up and greeted me, taking my hands. “</w:t>
      </w:r>
      <w:r w:rsidR="00834151">
        <w:t xml:space="preserve">Your offer is greatly appreciated, but </w:t>
      </w:r>
      <w:r w:rsidR="00562272">
        <w:t xml:space="preserve">not necessary. And not why we brought you here. </w:t>
      </w:r>
      <w:r w:rsidR="005A4370">
        <w:t xml:space="preserve">Lila-why don’t you tell </w:t>
      </w:r>
      <w:proofErr w:type="spellStart"/>
      <w:r w:rsidR="005A4370">
        <w:t>Jhyselein</w:t>
      </w:r>
      <w:proofErr w:type="spellEnd"/>
      <w:r w:rsidR="005A4370">
        <w:t xml:space="preserve"> what happened?</w:t>
      </w:r>
      <w:r w:rsidR="00A703D3">
        <w:t>”</w:t>
      </w:r>
    </w:p>
    <w:p w14:paraId="033CA382" w14:textId="0B3899B9" w:rsidR="00571186" w:rsidRDefault="00A703D3" w:rsidP="009E3C32">
      <w:r>
        <w:lastRenderedPageBreak/>
        <w:t>“</w:t>
      </w:r>
      <w:proofErr w:type="gramStart"/>
      <w:r>
        <w:t>So</w:t>
      </w:r>
      <w:proofErr w:type="gramEnd"/>
      <w:r>
        <w:t xml:space="preserve"> it was a couple or 3 days ago when I was working</w:t>
      </w:r>
      <w:r w:rsidR="00C17A61">
        <w:t xml:space="preserve"> tables at the Kitten, like usual. Some </w:t>
      </w:r>
      <w:proofErr w:type="gramStart"/>
      <w:r w:rsidR="00C17A61">
        <w:t>o’</w:t>
      </w:r>
      <w:proofErr w:type="gramEnd"/>
      <w:r w:rsidR="00C17A61">
        <w:t xml:space="preserve"> them Snotty Boys</w:t>
      </w:r>
      <w:r w:rsidR="009211F9">
        <w:t xml:space="preserve">, </w:t>
      </w:r>
      <w:proofErr w:type="gramStart"/>
      <w:r w:rsidR="009211F9">
        <w:t xml:space="preserve">as  </w:t>
      </w:r>
      <w:r w:rsidR="00D62CE2">
        <w:t>we</w:t>
      </w:r>
      <w:proofErr w:type="gramEnd"/>
      <w:r w:rsidR="00D62CE2">
        <w:t xml:space="preserve"> </w:t>
      </w:r>
      <w:r w:rsidR="009211F9">
        <w:t>call ‘</w:t>
      </w:r>
      <w:proofErr w:type="spellStart"/>
      <w:r w:rsidR="009211F9">
        <w:t>em</w:t>
      </w:r>
      <w:proofErr w:type="spellEnd"/>
      <w:r w:rsidR="00D62CE2">
        <w:t xml:space="preserve">, </w:t>
      </w:r>
      <w:r w:rsidR="009D3715">
        <w:t>piled in</w:t>
      </w:r>
      <w:r w:rsidR="009211F9">
        <w:t xml:space="preserve">. </w:t>
      </w:r>
      <w:r w:rsidR="00571186">
        <w:t xml:space="preserve"> One ‘o </w:t>
      </w:r>
      <w:proofErr w:type="spellStart"/>
      <w:r w:rsidR="00571186">
        <w:t>them</w:t>
      </w:r>
      <w:r w:rsidR="008410B7">
        <w:t>’s</w:t>
      </w:r>
      <w:proofErr w:type="spellEnd"/>
      <w:r w:rsidR="008410B7">
        <w:t xml:space="preserve"> a mean snake, Gervis-that they call Iron Jaw. </w:t>
      </w:r>
      <w:r w:rsidR="00D848FC">
        <w:t>He</w:t>
      </w:r>
      <w:r w:rsidR="0077638D">
        <w:t>, uh</w:t>
      </w:r>
      <w:r w:rsidR="002128A8">
        <w:t xml:space="preserve">, (and she looked around suddenly, like </w:t>
      </w:r>
      <w:r w:rsidR="002101CB">
        <w:t xml:space="preserve">she was about to run, until Kaye took her hand) </w:t>
      </w:r>
      <w:proofErr w:type="gramStart"/>
      <w:r w:rsidR="002101CB">
        <w:t>and,</w:t>
      </w:r>
      <w:proofErr w:type="gramEnd"/>
      <w:r w:rsidR="002101CB">
        <w:t xml:space="preserve"> he</w:t>
      </w:r>
      <w:r w:rsidR="0078539A">
        <w:t xml:space="preserve">, </w:t>
      </w:r>
      <w:r w:rsidR="00A133F5">
        <w:t>uh caught</w:t>
      </w:r>
      <w:r w:rsidR="00D848FC">
        <w:t xml:space="preserve"> me outside on my shift change and well, you see</w:t>
      </w:r>
      <w:r w:rsidR="00B90045">
        <w:t xml:space="preserve">” She </w:t>
      </w:r>
      <w:r w:rsidR="00396494">
        <w:t xml:space="preserve">was </w:t>
      </w:r>
      <w:r w:rsidR="00F0540F">
        <w:t>quiet</w:t>
      </w:r>
      <w:r w:rsidR="00396494">
        <w:t xml:space="preserve"> for a moment and looked down</w:t>
      </w:r>
      <w:r w:rsidR="0078539A">
        <w:t xml:space="preserve">. </w:t>
      </w:r>
    </w:p>
    <w:p w14:paraId="0B857802" w14:textId="68E61922" w:rsidR="003B2D1E" w:rsidRDefault="00461DA5" w:rsidP="009E3C32">
      <w:r>
        <w:t xml:space="preserve">“Why would he do that?” I </w:t>
      </w:r>
      <w:r w:rsidR="00FA3B46">
        <w:t>cried.</w:t>
      </w:r>
    </w:p>
    <w:p w14:paraId="00CFEB7D" w14:textId="44C54439" w:rsidR="00FA3B46" w:rsidRDefault="00FA3B46" w:rsidP="009E3C32">
      <w:r>
        <w:t xml:space="preserve">Lila looked up, </w:t>
      </w:r>
      <w:proofErr w:type="gramStart"/>
      <w:r>
        <w:t>clear</w:t>
      </w:r>
      <w:proofErr w:type="gramEnd"/>
      <w:r>
        <w:t xml:space="preserve"> </w:t>
      </w:r>
      <w:r w:rsidR="00B656E7">
        <w:t>eye</w:t>
      </w:r>
      <w:r>
        <w:t xml:space="preserve"> hard</w:t>
      </w:r>
      <w:r w:rsidR="00DC7F9C">
        <w:t xml:space="preserve">, </w:t>
      </w:r>
      <w:r>
        <w:t xml:space="preserve">and shrugged. </w:t>
      </w:r>
      <w:r w:rsidR="00DA3F16">
        <w:t>“don’t need no reason, do they? Because they can. Snotty Boys think they own th</w:t>
      </w:r>
      <w:r w:rsidR="00DC7F9C">
        <w:t>is town, all of us.”</w:t>
      </w:r>
    </w:p>
    <w:p w14:paraId="62B14A4B" w14:textId="721EDDF8" w:rsidR="00DC7F9C" w:rsidRDefault="0076453A" w:rsidP="009E3C32">
      <w:r>
        <w:t>“This is…</w:t>
      </w:r>
      <w:r w:rsidR="00C47CC1">
        <w:t>monstrous, wicked” I grasped for words, I was getting mad again. “</w:t>
      </w:r>
      <w:r w:rsidR="00C66647">
        <w:t>I will put a stop to this, as Milani’s spirit is my witness</w:t>
      </w:r>
      <w:r w:rsidR="00596746">
        <w:t>.</w:t>
      </w:r>
      <w:r w:rsidR="00CE251B">
        <w:t>”</w:t>
      </w:r>
    </w:p>
    <w:p w14:paraId="350EBB10" w14:textId="43A3DFA5" w:rsidR="00CE251B" w:rsidRDefault="00C30459" w:rsidP="009E3C32">
      <w:r>
        <w:t>“I, we” Kaye c</w:t>
      </w:r>
      <w:r w:rsidR="00805D15">
        <w:t>orrected herself “know you will if given the chance</w:t>
      </w:r>
      <w:r w:rsidR="00710E9F">
        <w:t xml:space="preserve">. But </w:t>
      </w:r>
      <w:r w:rsidR="003A51C5">
        <w:t xml:space="preserve">there’s more you need to hear. </w:t>
      </w:r>
      <w:r w:rsidR="000F4106">
        <w:t>Finish your story, Lira”</w:t>
      </w:r>
    </w:p>
    <w:p w14:paraId="02F91374" w14:textId="20808209" w:rsidR="000F4106" w:rsidRDefault="00B656E7" w:rsidP="009E3C32">
      <w:r>
        <w:t xml:space="preserve">“Well, I got </w:t>
      </w:r>
      <w:proofErr w:type="gramStart"/>
      <w:r>
        <w:t>away</w:t>
      </w:r>
      <w:proofErr w:type="gramEnd"/>
      <w:r>
        <w:t xml:space="preserve"> didn’t I? </w:t>
      </w:r>
      <w:r w:rsidR="00544911">
        <w:t>Lila said, with just a little smile “</w:t>
      </w:r>
      <w:r w:rsidR="00B76A34">
        <w:t xml:space="preserve">He took a swing at me and caught his </w:t>
      </w:r>
      <w:proofErr w:type="gramStart"/>
      <w:r w:rsidR="00B76A34">
        <w:t>foot</w:t>
      </w:r>
      <w:proofErr w:type="gramEnd"/>
      <w:r w:rsidR="00F0540F">
        <w:t xml:space="preserve"> so </w:t>
      </w:r>
      <w:r w:rsidR="00145FEB">
        <w:t xml:space="preserve">I scrambled away </w:t>
      </w:r>
      <w:r w:rsidR="00802ABC">
        <w:t xml:space="preserve">and hid down ‘neath the docks. </w:t>
      </w:r>
      <w:r w:rsidR="007528CC">
        <w:t xml:space="preserve"> That’s where I found it. </w:t>
      </w:r>
      <w:r w:rsidR="00E434F7">
        <w:t xml:space="preserve">I just looked and it were there, like it had been </w:t>
      </w:r>
      <w:proofErr w:type="gramStart"/>
      <w:r w:rsidR="00E434F7">
        <w:t>waiting</w:t>
      </w:r>
      <w:r w:rsidR="007528CC">
        <w:t xml:space="preserve">” </w:t>
      </w:r>
      <w:r w:rsidR="00F47EC1">
        <w:t xml:space="preserve"> It</w:t>
      </w:r>
      <w:proofErr w:type="gramEnd"/>
      <w:r w:rsidR="00F47EC1">
        <w:t xml:space="preserve"> would have made little sense except for the fact Lila was pointing at a big </w:t>
      </w:r>
      <w:r w:rsidR="00D4042C">
        <w:t xml:space="preserve">wooden box on the table, </w:t>
      </w:r>
      <w:r w:rsidR="00AD0DA1">
        <w:t>sea swollen and barnacle encrusted.</w:t>
      </w:r>
    </w:p>
    <w:p w14:paraId="685ED9E2" w14:textId="3C404D57" w:rsidR="004446E2" w:rsidRDefault="004446E2" w:rsidP="009E3C32">
      <w:proofErr w:type="spellStart"/>
      <w:r>
        <w:t>B’ethana</w:t>
      </w:r>
      <w:proofErr w:type="spellEnd"/>
      <w:r>
        <w:t xml:space="preserve"> reached inside and pulled out </w:t>
      </w:r>
      <w:r w:rsidR="007565C8">
        <w:t xml:space="preserve">a </w:t>
      </w:r>
      <w:r w:rsidR="00C03E4E">
        <w:t>fla</w:t>
      </w:r>
      <w:r w:rsidR="00581218">
        <w:t>t carved stone</w:t>
      </w:r>
      <w:r w:rsidR="00CA2711">
        <w:t xml:space="preserve"> </w:t>
      </w:r>
      <w:proofErr w:type="gramStart"/>
      <w:r w:rsidR="00CA2711">
        <w:t>tablet</w:t>
      </w:r>
      <w:proofErr w:type="gramEnd"/>
      <w:r w:rsidR="00F3527F">
        <w:t xml:space="preserve"> a couple of handspans square. It was </w:t>
      </w:r>
      <w:r w:rsidR="00D921A0">
        <w:t xml:space="preserve">a relief of a </w:t>
      </w:r>
      <w:r w:rsidR="001A599B">
        <w:t>many-armed</w:t>
      </w:r>
      <w:r w:rsidR="00D921A0">
        <w:t xml:space="preserve"> winged woman</w:t>
      </w:r>
      <w:r w:rsidR="00641F2F">
        <w:t>, portrayed weirdly flat, bordered by runes of a type I have never seen.</w:t>
      </w:r>
    </w:p>
    <w:p w14:paraId="040BA46B" w14:textId="43F0409B" w:rsidR="00641F2F" w:rsidRDefault="00B357B4" w:rsidP="009E3C32">
      <w:r>
        <w:t>I looked up wordlessly at them. I had no idea what was going on.</w:t>
      </w:r>
    </w:p>
    <w:p w14:paraId="4BB70891" w14:textId="00C8CC16" w:rsidR="00B357B4" w:rsidRDefault="00D1119D" w:rsidP="009E3C32">
      <w:r>
        <w:t xml:space="preserve">Hannah spoke. “We think this is a reference to an old story, one that hardly any now recall, about a dangerous beast that was locked away </w:t>
      </w:r>
      <w:r w:rsidR="00F65636">
        <w:t>for the protection of good folk”</w:t>
      </w:r>
    </w:p>
    <w:p w14:paraId="60C1B41E" w14:textId="34B54A05" w:rsidR="00F65636" w:rsidRDefault="00F65636" w:rsidP="009E3C32">
      <w:r>
        <w:t>I nodded, wondering where this was going.</w:t>
      </w:r>
    </w:p>
    <w:p w14:paraId="62C2F957" w14:textId="6CF4E667" w:rsidR="00F65636" w:rsidRDefault="00F65636" w:rsidP="009E3C32">
      <w:r>
        <w:t>“</w:t>
      </w:r>
      <w:r w:rsidR="00DF1F35">
        <w:t>But some of us recall this story ha</w:t>
      </w:r>
      <w:r w:rsidR="00F418A9">
        <w:t xml:space="preserve">d an even less talked of caution, </w:t>
      </w:r>
      <w:r w:rsidR="0039141C">
        <w:t>which was to never forget the story is told by the winners</w:t>
      </w:r>
      <w:r w:rsidR="00731B79">
        <w:t>”</w:t>
      </w:r>
    </w:p>
    <w:p w14:paraId="1F7CE05C" w14:textId="70A4ECAA" w:rsidR="00731B79" w:rsidRDefault="00731B79" w:rsidP="009E3C32">
      <w:r>
        <w:t xml:space="preserve">“I see” I said slowly (I did not) “but why bring this to me, and not </w:t>
      </w:r>
      <w:proofErr w:type="spellStart"/>
      <w:r>
        <w:t>Brodert</w:t>
      </w:r>
      <w:proofErr w:type="spellEnd"/>
      <w:r>
        <w:t xml:space="preserve">, or </w:t>
      </w:r>
      <w:proofErr w:type="spellStart"/>
      <w:r w:rsidR="00313660">
        <w:t>Abstalar</w:t>
      </w:r>
      <w:proofErr w:type="spellEnd"/>
      <w:r w:rsidR="00313660">
        <w:t xml:space="preserve">? Not that I </w:t>
      </w:r>
      <w:r w:rsidR="00D45AA3">
        <w:t xml:space="preserve">won’t try, </w:t>
      </w:r>
      <w:proofErr w:type="gramStart"/>
      <w:r w:rsidR="00D45AA3">
        <w:t>but..</w:t>
      </w:r>
      <w:proofErr w:type="gramEnd"/>
      <w:r w:rsidR="00D45AA3">
        <w:t>”</w:t>
      </w:r>
    </w:p>
    <w:p w14:paraId="73290F26" w14:textId="541EDA36" w:rsidR="00D45AA3" w:rsidRDefault="00D45AA3" w:rsidP="009E3C32">
      <w:r>
        <w:t xml:space="preserve">“We didn’t </w:t>
      </w:r>
      <w:r w:rsidR="00D97731">
        <w:t xml:space="preserve">bring this </w:t>
      </w:r>
      <w:r w:rsidR="00A75F3C">
        <w:t xml:space="preserve">to the others because </w:t>
      </w:r>
      <w:proofErr w:type="gramStart"/>
      <w:r w:rsidR="00A75F3C">
        <w:t>“</w:t>
      </w:r>
      <w:r w:rsidR="00172046">
        <w:t xml:space="preserve"> </w:t>
      </w:r>
      <w:r w:rsidR="00A75F3C">
        <w:t>Hannah</w:t>
      </w:r>
      <w:proofErr w:type="gramEnd"/>
      <w:r w:rsidR="00A75F3C">
        <w:t xml:space="preserve"> started.</w:t>
      </w:r>
    </w:p>
    <w:p w14:paraId="3DF1CEDF" w14:textId="37F56483" w:rsidR="00A75F3C" w:rsidRDefault="00A75F3C" w:rsidP="009E3C32">
      <w:r>
        <w:t>“They are men” Brin finished.</w:t>
      </w:r>
    </w:p>
    <w:p w14:paraId="7F5AD8BE" w14:textId="67672BDB" w:rsidR="00A75F3C" w:rsidRDefault="009A0095" w:rsidP="009E3C32">
      <w:r>
        <w:lastRenderedPageBreak/>
        <w:t xml:space="preserve">Hannah sighed and </w:t>
      </w:r>
      <w:r w:rsidR="001355A6">
        <w:t>Kaye snorted. “Brin’s not wrong</w:t>
      </w:r>
      <w:r w:rsidR="00D45042">
        <w:t>” Kaye offered, but it’s not the whole of it</w:t>
      </w:r>
      <w:r w:rsidR="00D15D77">
        <w:t xml:space="preserve">, either. We brought it to you because you </w:t>
      </w:r>
      <w:r w:rsidR="00D15D77" w:rsidRPr="00C26B7D">
        <w:rPr>
          <w:i/>
          <w:iCs/>
        </w:rPr>
        <w:t>see</w:t>
      </w:r>
      <w:r w:rsidR="00D15D77">
        <w:t xml:space="preserve"> us, </w:t>
      </w:r>
      <w:r w:rsidR="00C26B7D">
        <w:t>they don’t. Mostly because they are men</w:t>
      </w:r>
      <w:r w:rsidR="00CC461E">
        <w:t xml:space="preserve">, and men are mostly in charge, and most people in charge see only what they want to see. </w:t>
      </w:r>
      <w:r w:rsidR="00C07087">
        <w:t xml:space="preserve">You see </w:t>
      </w:r>
      <w:r w:rsidR="008405B4">
        <w:t>the people who get ground down</w:t>
      </w:r>
      <w:r w:rsidR="00A33C92">
        <w:t>, and you speak for us</w:t>
      </w:r>
      <w:r w:rsidR="00E82009">
        <w:t>. To us. We heard what you said in court, and in the Dragon. Something about this (</w:t>
      </w:r>
      <w:r w:rsidR="00F47BD8">
        <w:t>gesturing at the stone) needs to be seen and heard</w:t>
      </w:r>
      <w:r w:rsidR="00547B53">
        <w:t xml:space="preserve"> too</w:t>
      </w:r>
      <w:r w:rsidR="00F47BD8">
        <w:t xml:space="preserve"> and you’re the one we trust to do it”.</w:t>
      </w:r>
    </w:p>
    <w:p w14:paraId="5DDDACCA" w14:textId="025AB5EE" w:rsidR="00F47BD8" w:rsidRDefault="004C13CC" w:rsidP="009E3C32">
      <w:r>
        <w:t xml:space="preserve">“Okay” I said gravely. “I will try to honor this, but </w:t>
      </w:r>
      <w:r w:rsidR="007C72C3">
        <w:t xml:space="preserve">there is something you can do too. You want understanding, then </w:t>
      </w:r>
      <w:r w:rsidR="00DB63EC">
        <w:t xml:space="preserve">perhaps the best place to start is to give it. </w:t>
      </w:r>
      <w:proofErr w:type="spellStart"/>
      <w:r w:rsidR="000C1D7B">
        <w:t>Nualia’s</w:t>
      </w:r>
      <w:proofErr w:type="spellEnd"/>
      <w:r w:rsidR="000C1D7B">
        <w:t xml:space="preserve"> story is not so different from the one you are telling me here. </w:t>
      </w:r>
      <w:r w:rsidR="00556F44">
        <w:t>Yes, she did terrible things, whi</w:t>
      </w:r>
      <w:r w:rsidR="009D28F1">
        <w:t>ch she is ow</w:t>
      </w:r>
      <w:r w:rsidR="00E31A6E">
        <w:t xml:space="preserve">ning. But do you not see how </w:t>
      </w:r>
      <w:r w:rsidR="00221707">
        <w:t xml:space="preserve">the harm that had been done to her is swept aside when </w:t>
      </w:r>
      <w:r w:rsidR="002B5E08">
        <w:t xml:space="preserve">people tell </w:t>
      </w:r>
      <w:proofErr w:type="spellStart"/>
      <w:r w:rsidR="002B5E08">
        <w:t>Nuali’s</w:t>
      </w:r>
      <w:proofErr w:type="spellEnd"/>
      <w:r w:rsidR="002B5E08">
        <w:t xml:space="preserve"> tale? </w:t>
      </w:r>
      <w:r w:rsidR="00125D3F">
        <w:t xml:space="preserve">Do we need to wait 1000 years to correct </w:t>
      </w:r>
      <w:r w:rsidR="00617919">
        <w:t>her</w:t>
      </w:r>
      <w:r w:rsidR="00125D3F">
        <w:t xml:space="preserve"> story”</w:t>
      </w:r>
    </w:p>
    <w:p w14:paraId="170D9881" w14:textId="517412CB" w:rsidR="00125D3F" w:rsidRDefault="00C7578C" w:rsidP="009E3C32">
      <w:r>
        <w:t>“Sorry</w:t>
      </w:r>
      <w:r w:rsidR="005A0ED1">
        <w:t>” I shrugged. “I just feel sad for her. She’s suffered enou</w:t>
      </w:r>
      <w:r w:rsidR="00846A0E">
        <w:t>gh. Anyway, that’s for later. Let me take a closer look at this stone”</w:t>
      </w:r>
    </w:p>
    <w:p w14:paraId="7A5195FB" w14:textId="27A60047" w:rsidR="00846A0E" w:rsidRDefault="00203167" w:rsidP="009E3C32">
      <w:r>
        <w:t xml:space="preserve">I reached for the </w:t>
      </w:r>
      <w:proofErr w:type="gramStart"/>
      <w:r>
        <w:t>stone</w:t>
      </w:r>
      <w:proofErr w:type="gramEnd"/>
      <w:r>
        <w:t xml:space="preserve"> and e</w:t>
      </w:r>
      <w:r w:rsidR="00A472A5">
        <w:t xml:space="preserve">verything suddenly went pitch black. </w:t>
      </w:r>
      <w:r w:rsidR="009B101F">
        <w:t xml:space="preserve">I saw feral serpent eyes glow in front of </w:t>
      </w:r>
      <w:r w:rsidR="006324A9">
        <w:t>me and</w:t>
      </w:r>
      <w:r w:rsidR="00020FFB">
        <w:t xml:space="preserve"> </w:t>
      </w:r>
      <w:r w:rsidR="00D363E9">
        <w:t xml:space="preserve">felt </w:t>
      </w:r>
      <w:r w:rsidR="00020FFB">
        <w:t>something grip my wrist. I looked down and saw it was clasped by long dark talons. How I could see this with no light, I had no idea.</w:t>
      </w:r>
      <w:r w:rsidR="00712D67">
        <w:t xml:space="preserve"> “Run” said a voice in my mind “your friends are in danger”. The </w:t>
      </w:r>
      <w:r w:rsidR="000153FC">
        <w:t xml:space="preserve">voice was insistent, urgent and </w:t>
      </w:r>
      <w:r w:rsidR="00EF6E37">
        <w:t xml:space="preserve">convincing. </w:t>
      </w:r>
      <w:r w:rsidR="00712D67">
        <w:t>light came on and I ran</w:t>
      </w:r>
      <w:r w:rsidR="00444199">
        <w:t>, and I don’t remember what I said (or didn’t) on the way out.</w:t>
      </w:r>
    </w:p>
    <w:p w14:paraId="27DFDA1F" w14:textId="4A3EABBE" w:rsidR="003850F0" w:rsidRDefault="003B7E3C" w:rsidP="009E3C32">
      <w:r>
        <w:t xml:space="preserve">I was out the door </w:t>
      </w:r>
      <w:r w:rsidR="00D61601">
        <w:t>and into the street bef</w:t>
      </w:r>
      <w:r w:rsidR="004D5C9B">
        <w:t xml:space="preserve">ore I realized I had no idea where I was going; the voice was </w:t>
      </w:r>
      <w:r w:rsidR="00EF6E37">
        <w:t xml:space="preserve">impossible </w:t>
      </w:r>
      <w:r w:rsidR="004D5C9B">
        <w:t xml:space="preserve">to deny and filled my head. </w:t>
      </w:r>
      <w:r w:rsidR="00C7473B">
        <w:t xml:space="preserve">Then it didn’t matter, because I somehow actually did know where to go, and </w:t>
      </w:r>
      <w:r w:rsidR="00CA67D8">
        <w:t>before to</w:t>
      </w:r>
      <w:r w:rsidR="00C44BA5">
        <w:t>o</w:t>
      </w:r>
      <w:r w:rsidR="00CA67D8">
        <w:t xml:space="preserve"> long </w:t>
      </w:r>
      <w:r w:rsidR="006C53C3">
        <w:t xml:space="preserve">I found myself underneath the docks, maybe the very place Lila had </w:t>
      </w:r>
      <w:r w:rsidR="00F46662">
        <w:t>hidden</w:t>
      </w:r>
      <w:r w:rsidR="006C53C3">
        <w:t xml:space="preserve">. </w:t>
      </w:r>
      <w:r w:rsidR="00500EB4">
        <w:t xml:space="preserve"> I saw my friends in a loose cluster, and </w:t>
      </w:r>
      <w:r w:rsidR="00DF135A">
        <w:t>a man-</w:t>
      </w:r>
      <w:proofErr w:type="spellStart"/>
      <w:r w:rsidR="00DF135A">
        <w:t>ish</w:t>
      </w:r>
      <w:proofErr w:type="spellEnd"/>
      <w:r w:rsidR="00DF135A">
        <w:t xml:space="preserve"> thing </w:t>
      </w:r>
      <w:r w:rsidR="00F46662">
        <w:t xml:space="preserve">threatening Hans, who looked quite </w:t>
      </w:r>
      <w:r w:rsidR="00233492">
        <w:t>bloody.</w:t>
      </w:r>
      <w:r w:rsidR="00045AB0">
        <w:t xml:space="preserve"> Other things were </w:t>
      </w:r>
      <w:r w:rsidR="007B714B">
        <w:t>shambling out of the dark water.</w:t>
      </w:r>
    </w:p>
    <w:p w14:paraId="7955DEDC" w14:textId="42311E43" w:rsidR="007B714B" w:rsidRDefault="003E12FD" w:rsidP="009E3C32">
      <w:r>
        <w:t xml:space="preserve">Hans took another </w:t>
      </w:r>
      <w:r w:rsidR="00C44BA5">
        <w:t>hit and</w:t>
      </w:r>
      <w:r>
        <w:t xml:space="preserve"> </w:t>
      </w:r>
      <w:r w:rsidR="003C3284">
        <w:t xml:space="preserve">needed aid. Close combat was not his thing, so I </w:t>
      </w:r>
      <w:r w:rsidR="00C90927">
        <w:t xml:space="preserve">healed him as soon as I was </w:t>
      </w:r>
      <w:r w:rsidR="007C0D42">
        <w:t>near</w:t>
      </w:r>
      <w:r w:rsidR="00C90927">
        <w:t xml:space="preserve"> enough and then tried to get between him and </w:t>
      </w:r>
      <w:r w:rsidR="00A23AA4">
        <w:t>the pale, stiffly shambling man</w:t>
      </w:r>
      <w:r w:rsidR="00B716AE">
        <w:t>-thing</w:t>
      </w:r>
      <w:r w:rsidR="001B0422">
        <w:t xml:space="preserve">. </w:t>
      </w:r>
      <w:r w:rsidR="007C0D42">
        <w:t>A trio of others were</w:t>
      </w:r>
      <w:r w:rsidR="00543DDA">
        <w:t xml:space="preserve"> </w:t>
      </w:r>
      <w:r w:rsidR="00FD453C">
        <w:t>getting closer-Zunk arrowed one while To</w:t>
      </w:r>
      <w:r w:rsidR="00714476">
        <w:t xml:space="preserve">m </w:t>
      </w:r>
      <w:r w:rsidR="007C0D42">
        <w:t>struck</w:t>
      </w:r>
      <w:r w:rsidR="00714476">
        <w:t xml:space="preserve"> at another</w:t>
      </w:r>
      <w:r w:rsidR="00E1196D">
        <w:t xml:space="preserve">. He was </w:t>
      </w:r>
      <w:r w:rsidR="00132F72">
        <w:t>using his shield to good effect</w:t>
      </w:r>
      <w:r w:rsidR="00943AD8">
        <w:t>, blunting partia</w:t>
      </w:r>
      <w:r w:rsidR="007055E0">
        <w:t>l</w:t>
      </w:r>
      <w:r w:rsidR="00943AD8">
        <w:t>l</w:t>
      </w:r>
      <w:r w:rsidR="007055E0">
        <w:t>y</w:t>
      </w:r>
      <w:r w:rsidR="00943AD8">
        <w:t xml:space="preserve"> some of man-things</w:t>
      </w:r>
      <w:r w:rsidR="004F7F35">
        <w:t>.</w:t>
      </w:r>
      <w:r w:rsidR="007055E0">
        <w:t xml:space="preserve"> </w:t>
      </w:r>
      <w:r w:rsidR="00E1196D">
        <w:t>B</w:t>
      </w:r>
      <w:r w:rsidR="007055E0">
        <w:t>lows</w:t>
      </w:r>
      <w:r w:rsidR="00E1196D">
        <w:t>.</w:t>
      </w:r>
      <w:r w:rsidR="004F7F35">
        <w:t xml:space="preserve"> </w:t>
      </w:r>
      <w:r w:rsidR="00F05A91">
        <w:t xml:space="preserve">They are dressed in common clothes, </w:t>
      </w:r>
      <w:r w:rsidR="00E1196D">
        <w:t xml:space="preserve">and looked briny, </w:t>
      </w:r>
      <w:r w:rsidR="00604C91">
        <w:t xml:space="preserve">but they </w:t>
      </w:r>
      <w:proofErr w:type="gramStart"/>
      <w:r w:rsidR="00E1196D">
        <w:t xml:space="preserve">were </w:t>
      </w:r>
      <w:r w:rsidR="00604C91">
        <w:t xml:space="preserve"> feral</w:t>
      </w:r>
      <w:proofErr w:type="gramEnd"/>
      <w:r w:rsidR="000533DA">
        <w:t xml:space="preserve"> </w:t>
      </w:r>
      <w:r w:rsidR="00C156A0">
        <w:t xml:space="preserve">and their movements </w:t>
      </w:r>
      <w:proofErr w:type="gramStart"/>
      <w:r w:rsidR="00C156A0">
        <w:t>somehow</w:t>
      </w:r>
      <w:proofErr w:type="gramEnd"/>
      <w:r w:rsidR="00C156A0">
        <w:t xml:space="preserve"> wrong. </w:t>
      </w:r>
    </w:p>
    <w:p w14:paraId="1130C83B" w14:textId="029397ED" w:rsidR="00233492" w:rsidRDefault="000533DA" w:rsidP="009E3C32">
      <w:r>
        <w:t>I step</w:t>
      </w:r>
      <w:r w:rsidR="00E1196D">
        <w:t>ped</w:t>
      </w:r>
      <w:r>
        <w:t xml:space="preserve"> up and channel</w:t>
      </w:r>
      <w:r w:rsidR="00E1196D">
        <w:t>ed</w:t>
      </w:r>
      <w:r>
        <w:t xml:space="preserve"> Milani’s spirit to </w:t>
      </w:r>
      <w:r w:rsidR="007A15DD">
        <w:t xml:space="preserve">help my friends strike </w:t>
      </w:r>
      <w:proofErr w:type="gramStart"/>
      <w:r w:rsidR="007A15DD">
        <w:t>true, and</w:t>
      </w:r>
      <w:proofErr w:type="gramEnd"/>
      <w:r w:rsidR="007A15DD">
        <w:t xml:space="preserve"> </w:t>
      </w:r>
      <w:proofErr w:type="gramStart"/>
      <w:r w:rsidR="00E1196D">
        <w:t xml:space="preserve">was </w:t>
      </w:r>
      <w:r w:rsidR="00736E4F">
        <w:t xml:space="preserve"> </w:t>
      </w:r>
      <w:r w:rsidR="00203708">
        <w:t>wounded</w:t>
      </w:r>
      <w:proofErr w:type="gramEnd"/>
      <w:r w:rsidR="00203708">
        <w:t xml:space="preserve">. </w:t>
      </w:r>
      <w:r w:rsidR="00A472DC">
        <w:t xml:space="preserve">A figure in the back I barely </w:t>
      </w:r>
      <w:proofErr w:type="gramStart"/>
      <w:r w:rsidR="00E1196D">
        <w:t xml:space="preserve">saw </w:t>
      </w:r>
      <w:r w:rsidR="00A472DC">
        <w:t xml:space="preserve"> raise</w:t>
      </w:r>
      <w:r w:rsidR="00E1196D">
        <w:t>d</w:t>
      </w:r>
      <w:proofErr w:type="gramEnd"/>
      <w:r w:rsidR="00A472DC">
        <w:t xml:space="preserve"> his hands and we are struck by shadows </w:t>
      </w:r>
      <w:r w:rsidR="004957AC">
        <w:t>that hurt even more</w:t>
      </w:r>
      <w:r w:rsidR="00392536">
        <w:t xml:space="preserve">, and </w:t>
      </w:r>
      <w:r w:rsidR="00E1196D">
        <w:t xml:space="preserve">which </w:t>
      </w:r>
      <w:r w:rsidR="00392536">
        <w:t>harm</w:t>
      </w:r>
      <w:r w:rsidR="00E1196D">
        <w:t>ed</w:t>
      </w:r>
      <w:r w:rsidR="00392536">
        <w:t xml:space="preserve"> the man</w:t>
      </w:r>
      <w:r w:rsidR="002039D4">
        <w:t xml:space="preserve">-things as well. </w:t>
      </w:r>
      <w:r w:rsidR="009904FE">
        <w:t>Hans has gotten out of the fray and conjure</w:t>
      </w:r>
      <w:r w:rsidR="00E73618">
        <w:t>d</w:t>
      </w:r>
      <w:r w:rsidR="009904FE">
        <w:t xml:space="preserve"> a blast of water that </w:t>
      </w:r>
      <w:r w:rsidR="002039D4">
        <w:t>knock</w:t>
      </w:r>
      <w:r w:rsidR="00E73618">
        <w:t xml:space="preserve">ed </w:t>
      </w:r>
      <w:r w:rsidR="002039D4">
        <w:t>one down</w:t>
      </w:r>
      <w:r w:rsidR="00C60E7E">
        <w:t xml:space="preserve"> and Tom sever</w:t>
      </w:r>
      <w:r w:rsidR="00E73618">
        <w:t>ed</w:t>
      </w:r>
      <w:r w:rsidR="00C60E7E">
        <w:t xml:space="preserve"> it in two</w:t>
      </w:r>
      <w:r w:rsidR="0031709F">
        <w:t xml:space="preserve">, and a large utterly disgusting </w:t>
      </w:r>
      <w:r w:rsidR="008B37FE">
        <w:t>white worm slithers o</w:t>
      </w:r>
      <w:r w:rsidR="00B94B08">
        <w:t xml:space="preserve">nto the ground </w:t>
      </w:r>
      <w:r w:rsidR="00293319">
        <w:t>twitching and</w:t>
      </w:r>
      <w:r w:rsidR="00B94B08">
        <w:t xml:space="preserve"> is still. So </w:t>
      </w:r>
      <w:proofErr w:type="spellStart"/>
      <w:r w:rsidR="00B94B08">
        <w:t>so</w:t>
      </w:r>
      <w:proofErr w:type="spellEnd"/>
      <w:r w:rsidR="00B94B08">
        <w:t xml:space="preserve"> gross.</w:t>
      </w:r>
    </w:p>
    <w:p w14:paraId="4721F047" w14:textId="2D4A0CD7" w:rsidR="00B94B08" w:rsidRDefault="00B0592A" w:rsidP="009E3C32">
      <w:r>
        <w:lastRenderedPageBreak/>
        <w:t xml:space="preserve">I </w:t>
      </w:r>
      <w:r w:rsidR="00E73618">
        <w:t xml:space="preserve">channeled </w:t>
      </w:r>
      <w:r w:rsidR="00B67C6D">
        <w:t>darts of energy at the thing in front of me, infusing it with cold iron essence</w:t>
      </w:r>
      <w:r w:rsidR="0033211C">
        <w:t xml:space="preserve"> o</w:t>
      </w:r>
      <w:r w:rsidR="007A512E">
        <w:t>n</w:t>
      </w:r>
      <w:r w:rsidR="0033211C">
        <w:t xml:space="preserve"> a whim. The effect </w:t>
      </w:r>
      <w:r w:rsidR="00C4539E">
        <w:t>wa</w:t>
      </w:r>
      <w:r w:rsidR="0033211C">
        <w:t>s spectacular-the thing</w:t>
      </w:r>
      <w:r w:rsidR="007A512E">
        <w:t xml:space="preserve"> </w:t>
      </w:r>
      <w:proofErr w:type="gramStart"/>
      <w:r w:rsidR="00C4539E">
        <w:t>wa</w:t>
      </w:r>
      <w:r w:rsidR="007A512E">
        <w:t xml:space="preserve">s </w:t>
      </w:r>
      <w:r w:rsidR="0033211C">
        <w:t xml:space="preserve"> greatly</w:t>
      </w:r>
      <w:proofErr w:type="gramEnd"/>
      <w:r w:rsidR="007A512E">
        <w:t xml:space="preserve"> scored by my</w:t>
      </w:r>
      <w:r w:rsidR="00F32108">
        <w:t xml:space="preserve"> conjuration</w:t>
      </w:r>
      <w:r w:rsidR="0033211C">
        <w:t>,</w:t>
      </w:r>
      <w:r w:rsidR="00172A7D">
        <w:t xml:space="preserve"> and Hans s</w:t>
      </w:r>
      <w:r w:rsidR="00C4539E">
        <w:t>ent</w:t>
      </w:r>
      <w:r w:rsidR="00172A7D">
        <w:t xml:space="preserve"> cold </w:t>
      </w:r>
      <w:proofErr w:type="gramStart"/>
      <w:r w:rsidR="00172A7D">
        <w:t>iron tinged</w:t>
      </w:r>
      <w:proofErr w:type="gramEnd"/>
      <w:r w:rsidR="00172A7D">
        <w:t xml:space="preserve"> arcane bolts at it</w:t>
      </w:r>
      <w:r w:rsidR="004E06A6">
        <w:t xml:space="preserve"> that </w:t>
      </w:r>
      <w:proofErr w:type="gramStart"/>
      <w:r w:rsidR="004E06A6">
        <w:t>punch</w:t>
      </w:r>
      <w:proofErr w:type="gramEnd"/>
      <w:r w:rsidR="004E06A6">
        <w:t xml:space="preserve"> in to the wounds I had made, s</w:t>
      </w:r>
      <w:r w:rsidR="007E0DF5">
        <w:t xml:space="preserve">ending the thing down. </w:t>
      </w:r>
    </w:p>
    <w:p w14:paraId="01F2E572" w14:textId="625782B2" w:rsidR="001A07F7" w:rsidRDefault="002A3A6E" w:rsidP="009E3C32">
      <w:r>
        <w:t>I notice</w:t>
      </w:r>
      <w:r w:rsidR="00C4539E">
        <w:t>d</w:t>
      </w:r>
      <w:r>
        <w:t xml:space="preserve"> a whisp of smoke way in the back, that </w:t>
      </w:r>
      <w:proofErr w:type="spellStart"/>
      <w:r w:rsidR="00C4539E">
        <w:t>rose</w:t>
      </w:r>
      <w:proofErr w:type="spellEnd"/>
      <w:r>
        <w:t xml:space="preserve"> out of sigh</w:t>
      </w:r>
      <w:r w:rsidR="00A445E0">
        <w:t>t</w:t>
      </w:r>
      <w:r>
        <w:t xml:space="preserve"> </w:t>
      </w:r>
      <w:r w:rsidR="00A445E0">
        <w:t>as</w:t>
      </w:r>
      <w:r>
        <w:t xml:space="preserve"> th</w:t>
      </w:r>
      <w:r w:rsidR="00A445E0">
        <w:t>e man figure collapse</w:t>
      </w:r>
      <w:r w:rsidR="00C4539E">
        <w:t>d</w:t>
      </w:r>
      <w:r w:rsidR="00A445E0">
        <w:t xml:space="preserve"> into the water</w:t>
      </w:r>
      <w:r w:rsidR="002B366B">
        <w:t xml:space="preserve">, but I </w:t>
      </w:r>
      <w:proofErr w:type="gramStart"/>
      <w:r w:rsidR="00C4539E">
        <w:t xml:space="preserve">didn’t </w:t>
      </w:r>
      <w:r w:rsidR="002B366B">
        <w:t xml:space="preserve"> have</w:t>
      </w:r>
      <w:proofErr w:type="gramEnd"/>
      <w:r w:rsidR="002B366B">
        <w:t xml:space="preserve"> time to think too much about it. Tom</w:t>
      </w:r>
      <w:r w:rsidR="00DD0A49">
        <w:t xml:space="preserve"> </w:t>
      </w:r>
      <w:r w:rsidR="00C4539E">
        <w:t>was</w:t>
      </w:r>
      <w:r w:rsidR="00DD0A49">
        <w:t xml:space="preserve"> bleeding from numerous wounds, so I use</w:t>
      </w:r>
      <w:r w:rsidR="00C4539E">
        <w:t>d</w:t>
      </w:r>
      <w:r w:rsidR="00DD0A49">
        <w:t xml:space="preserve"> Milani</w:t>
      </w:r>
      <w:r w:rsidR="0066684A">
        <w:t>’s energy to make him whole, just as the man</w:t>
      </w:r>
      <w:r w:rsidR="0025730F">
        <w:t>-thing split from the chest down a</w:t>
      </w:r>
      <w:r w:rsidR="00006497">
        <w:t xml:space="preserve">nd the ugly worm inside </w:t>
      </w:r>
      <w:r w:rsidR="001F18EF">
        <w:t>broke</w:t>
      </w:r>
      <w:r w:rsidR="001B6511">
        <w:t xml:space="preserve"> out, wounds closing as it absorb</w:t>
      </w:r>
      <w:r w:rsidR="001F18EF">
        <w:t>ed</w:t>
      </w:r>
      <w:r w:rsidR="001B6511">
        <w:t xml:space="preserve"> the </w:t>
      </w:r>
      <w:proofErr w:type="spellStart"/>
      <w:r w:rsidR="001B6511">
        <w:t>manshell</w:t>
      </w:r>
      <w:proofErr w:type="spellEnd"/>
      <w:r w:rsidR="001B6511">
        <w:t xml:space="preserve"> it had worn. It</w:t>
      </w:r>
      <w:r w:rsidR="001F18EF">
        <w:t xml:space="preserve"> </w:t>
      </w:r>
      <w:r w:rsidR="00006497">
        <w:t xml:space="preserve">chomps on </w:t>
      </w:r>
      <w:r w:rsidR="006A00C2">
        <w:t>Tom, who slashe</w:t>
      </w:r>
      <w:r w:rsidR="001F18EF">
        <w:t>d</w:t>
      </w:r>
      <w:r w:rsidR="006A00C2">
        <w:t xml:space="preserve"> with his sword. </w:t>
      </w:r>
      <w:r w:rsidR="001B6511">
        <w:t>Then</w:t>
      </w:r>
      <w:r w:rsidR="00BC6A0D">
        <w:t xml:space="preserve"> Zunk </w:t>
      </w:r>
      <w:r w:rsidR="00326009">
        <w:t>appeared, blades</w:t>
      </w:r>
      <w:r w:rsidR="00CC7BC6">
        <w:t xml:space="preserve"> slashing </w:t>
      </w:r>
      <w:r w:rsidR="00D13009">
        <w:t xml:space="preserve">in parallel flat arcs that </w:t>
      </w:r>
      <w:proofErr w:type="gramStart"/>
      <w:r w:rsidR="00D13009">
        <w:t>take</w:t>
      </w:r>
      <w:r w:rsidR="00326009">
        <w:t>s</w:t>
      </w:r>
      <w:proofErr w:type="gramEnd"/>
      <w:r w:rsidR="00D13009">
        <w:t xml:space="preserve"> the </w:t>
      </w:r>
      <w:proofErr w:type="gramStart"/>
      <w:r w:rsidR="00D13009">
        <w:t>worms</w:t>
      </w:r>
      <w:proofErr w:type="gramEnd"/>
      <w:r w:rsidR="00D13009">
        <w:t xml:space="preserve"> head off.  Tom </w:t>
      </w:r>
      <w:r w:rsidR="002414F2">
        <w:t>block</w:t>
      </w:r>
      <w:r w:rsidR="001F18EF">
        <w:t>ed</w:t>
      </w:r>
      <w:r w:rsidR="002414F2">
        <w:t xml:space="preserve"> the blow from the one behind that also she</w:t>
      </w:r>
      <w:r w:rsidR="001F18EF">
        <w:t>d</w:t>
      </w:r>
      <w:r w:rsidR="002414F2">
        <w:t xml:space="preserve"> its skin, </w:t>
      </w:r>
      <w:r w:rsidR="00326009">
        <w:t xml:space="preserve">and </w:t>
      </w:r>
      <w:r w:rsidR="002414F2">
        <w:t xml:space="preserve">a flight of </w:t>
      </w:r>
      <w:r w:rsidR="00BC6AE6">
        <w:t>bolts from Hans</w:t>
      </w:r>
      <w:r w:rsidR="006501A1">
        <w:t xml:space="preserve"> </w:t>
      </w:r>
      <w:proofErr w:type="spellStart"/>
      <w:r w:rsidR="006501A1">
        <w:t>thunk</w:t>
      </w:r>
      <w:r w:rsidR="001F18EF">
        <w:t>ed</w:t>
      </w:r>
      <w:proofErr w:type="spellEnd"/>
      <w:r w:rsidR="006501A1">
        <w:t xml:space="preserve"> wetl</w:t>
      </w:r>
      <w:r w:rsidR="00DC06CE">
        <w:t>y into worm flesh</w:t>
      </w:r>
      <w:r w:rsidR="001F18EF">
        <w:t xml:space="preserve">. </w:t>
      </w:r>
      <w:r w:rsidR="00DC06CE">
        <w:t xml:space="preserve"> Zunk </w:t>
      </w:r>
      <w:r w:rsidR="001F18EF">
        <w:t>took a</w:t>
      </w:r>
      <w:r w:rsidR="00DC06CE">
        <w:t xml:space="preserve"> sliding step past it, </w:t>
      </w:r>
      <w:proofErr w:type="gramStart"/>
      <w:r w:rsidR="00DC06CE">
        <w:t>opening up</w:t>
      </w:r>
      <w:proofErr w:type="gramEnd"/>
      <w:r w:rsidR="00DC06CE">
        <w:t xml:space="preserve"> a wound down most of </w:t>
      </w:r>
      <w:r w:rsidR="001F18EF">
        <w:t>its</w:t>
      </w:r>
      <w:r w:rsidR="00DF7667">
        <w:t xml:space="preserve"> body.  The </w:t>
      </w:r>
      <w:proofErr w:type="spellStart"/>
      <w:r w:rsidR="00DF7667">
        <w:t>blunty</w:t>
      </w:r>
      <w:proofErr w:type="spellEnd"/>
      <w:r w:rsidR="00DF7667">
        <w:t xml:space="preserve"> jawed head </w:t>
      </w:r>
      <w:r w:rsidR="001F18EF">
        <w:t>reared</w:t>
      </w:r>
      <w:r w:rsidR="00DF7667">
        <w:t xml:space="preserve"> </w:t>
      </w:r>
      <w:r w:rsidR="00F27018">
        <w:t>up and</w:t>
      </w:r>
      <w:r w:rsidR="00DF7667">
        <w:t xml:space="preserve"> then slam</w:t>
      </w:r>
      <w:r w:rsidR="001F18EF">
        <w:t>med</w:t>
      </w:r>
      <w:r w:rsidR="00DF7667">
        <w:t xml:space="preserve"> onto the ground.</w:t>
      </w:r>
    </w:p>
    <w:p w14:paraId="5D80336E" w14:textId="58319378" w:rsidR="00DF7667" w:rsidRDefault="00AA43D8" w:rsidP="009E3C32">
      <w:r>
        <w:t>“</w:t>
      </w:r>
      <w:r w:rsidR="00200F7A">
        <w:t>Fish and Fiddlesticks” I yell</w:t>
      </w:r>
      <w:r w:rsidR="00326009">
        <w:t>ed</w:t>
      </w:r>
      <w:r w:rsidR="00200F7A">
        <w:t xml:space="preserve"> “what the heck happened here?” Hans, you’re still bleeding</w:t>
      </w:r>
      <w:r w:rsidR="008B0D44">
        <w:t>-</w:t>
      </w:r>
      <w:proofErr w:type="spellStart"/>
      <w:r w:rsidR="008B0D44">
        <w:t>Phryllyis</w:t>
      </w:r>
      <w:proofErr w:type="spellEnd"/>
      <w:r w:rsidR="008B0D44">
        <w:t>-will you get out of there! I need to see what’s going on”</w:t>
      </w:r>
    </w:p>
    <w:p w14:paraId="2024B0B7" w14:textId="6D51CB77" w:rsidR="008B0D44" w:rsidRDefault="008B0D44" w:rsidP="009E3C32">
      <w:r>
        <w:t>“Okay Okay-I just don’t like worms is all”</w:t>
      </w:r>
    </w:p>
    <w:p w14:paraId="36B8700E" w14:textId="66CD88D7" w:rsidR="008B0D44" w:rsidRDefault="00C76260" w:rsidP="009E3C32">
      <w:r>
        <w:t xml:space="preserve">“Tom” I said as I worked on Hans, </w:t>
      </w:r>
      <w:r w:rsidR="00F27018">
        <w:t>“</w:t>
      </w:r>
      <w:r>
        <w:t>I’ll tend to you in a moment-meantime-what jus</w:t>
      </w:r>
      <w:r w:rsidR="00F27018">
        <w:t>t</w:t>
      </w:r>
      <w:r>
        <w:t xml:space="preserve"> happened?</w:t>
      </w:r>
      <w:r w:rsidR="00AA43D8">
        <w:t xml:space="preserve"> Weren’t you to meet with </w:t>
      </w:r>
      <w:proofErr w:type="spellStart"/>
      <w:proofErr w:type="gramStart"/>
      <w:r w:rsidR="00AA43D8">
        <w:t>Zunks</w:t>
      </w:r>
      <w:proofErr w:type="spellEnd"/>
      <w:proofErr w:type="gramEnd"/>
      <w:r w:rsidR="00AA43D8">
        <w:t xml:space="preserve"> mom?”</w:t>
      </w:r>
    </w:p>
    <w:p w14:paraId="1C30C72F" w14:textId="68D70780" w:rsidR="00AA43D8" w:rsidRDefault="00C75911" w:rsidP="009E3C32">
      <w:r>
        <w:t xml:space="preserve">Tom looked around at </w:t>
      </w:r>
      <w:r w:rsidR="00456371">
        <w:t xml:space="preserve">the corpses, the worms leaking gloopy milky fluid </w:t>
      </w:r>
      <w:r w:rsidR="00517F71">
        <w:t xml:space="preserve">onto the sand, and shrugged. “Yeah, I guess it got a </w:t>
      </w:r>
      <w:r w:rsidR="00E64F5C">
        <w:t>little weird there, huh</w:t>
      </w:r>
      <w:r w:rsidR="00E56067">
        <w:t>?</w:t>
      </w:r>
      <w:r w:rsidR="00E64F5C">
        <w:t xml:space="preserve"> Anyway, we talked to Venke</w:t>
      </w:r>
      <w:r w:rsidR="00C11578">
        <w:t xml:space="preserve">-she wanted somewhere more private than the Dragon, </w:t>
      </w:r>
      <w:proofErr w:type="gramStart"/>
      <w:r w:rsidR="00C11578">
        <w:t>cause</w:t>
      </w:r>
      <w:proofErr w:type="gramEnd"/>
      <w:r w:rsidR="00C11578">
        <w:t xml:space="preserve"> that seemed too, dangerous</w:t>
      </w:r>
      <w:r w:rsidR="00467135">
        <w:t>” And he grinned. “</w:t>
      </w:r>
      <w:proofErr w:type="gramStart"/>
      <w:r w:rsidR="00467135">
        <w:t>So</w:t>
      </w:r>
      <w:proofErr w:type="gramEnd"/>
      <w:r w:rsidR="00467135">
        <w:t xml:space="preserve"> we came here. </w:t>
      </w:r>
      <w:r w:rsidR="000B7E98">
        <w:t xml:space="preserve">As she was leaving, that guy from the morning-you know with the burn marks, who fed the birds? </w:t>
      </w:r>
      <w:r w:rsidR="00906CD4">
        <w:t>I think he said his name was Billy. He</w:t>
      </w:r>
      <w:r w:rsidR="00904EA6">
        <w:t xml:space="preserve"> recognized me, you know? </w:t>
      </w:r>
      <w:r w:rsidR="005C05F2">
        <w:t xml:space="preserve">Like </w:t>
      </w:r>
      <w:proofErr w:type="gramStart"/>
      <w:r w:rsidR="005C05F2">
        <w:t>who</w:t>
      </w:r>
      <w:proofErr w:type="gramEnd"/>
      <w:r w:rsidR="005C05F2">
        <w:t xml:space="preserve"> my father was.”</w:t>
      </w:r>
    </w:p>
    <w:p w14:paraId="1BC204FA" w14:textId="608CCB8D" w:rsidR="005C05F2" w:rsidRDefault="000A5461" w:rsidP="009E3C32">
      <w:r>
        <w:t>Billy? Burn Marks?</w:t>
      </w:r>
    </w:p>
    <w:p w14:paraId="21FC8EDC" w14:textId="2C48D0FD" w:rsidR="000A5461" w:rsidRDefault="008D41FE" w:rsidP="009E3C32">
      <w:r>
        <w:t>“</w:t>
      </w:r>
      <w:r w:rsidR="00B35793">
        <w:t>Holy smokes, Tom</w:t>
      </w:r>
      <w:r w:rsidR="002C3A0C">
        <w:t xml:space="preserve">. </w:t>
      </w:r>
      <w:proofErr w:type="gramStart"/>
      <w:r w:rsidR="002C3A0C">
        <w:t>Of course</w:t>
      </w:r>
      <w:proofErr w:type="gramEnd"/>
      <w:r w:rsidR="002C3A0C">
        <w:t xml:space="preserve"> he recognized you-that Billy knew your </w:t>
      </w:r>
      <w:proofErr w:type="gramStart"/>
      <w:r w:rsidR="005E5F6E">
        <w:t>Dad</w:t>
      </w:r>
      <w:proofErr w:type="gramEnd"/>
      <w:r w:rsidR="005E5F6E">
        <w:t>. Prom kept his eye on the lad, and they saved him when the dragon attacked. That must be where he got those burns</w:t>
      </w:r>
      <w:r>
        <w:t>!”</w:t>
      </w:r>
    </w:p>
    <w:p w14:paraId="0637A7F8" w14:textId="67F8590E" w:rsidR="00C76260" w:rsidRDefault="0072537B" w:rsidP="009E3C32">
      <w:r>
        <w:t xml:space="preserve">“Well, he </w:t>
      </w:r>
      <w:r w:rsidR="00F72FB2">
        <w:t>had this too” as he held out a ring “He kept saying it was an anchor, or a key</w:t>
      </w:r>
      <w:r w:rsidR="00DF4A18">
        <w:t>, and something about a portal</w:t>
      </w:r>
      <w:r w:rsidR="00BC1E94">
        <w:t xml:space="preserve">. I think </w:t>
      </w:r>
      <w:r w:rsidR="007667AC">
        <w:t>Vik</w:t>
      </w:r>
      <w:r w:rsidR="007B6E00">
        <w:t>tor and the rest might need our help. Anyway</w:t>
      </w:r>
      <w:r w:rsidR="004A342A">
        <w:t>, when I took the ring there was this weird thing that ha</w:t>
      </w:r>
      <w:r w:rsidR="000A6202">
        <w:t>ppened and then those guys came out of the water and then you showed up</w:t>
      </w:r>
      <w:r w:rsidR="00857679">
        <w:t>.”</w:t>
      </w:r>
    </w:p>
    <w:p w14:paraId="0A975FDA" w14:textId="7C5DD886" w:rsidR="00866895" w:rsidRDefault="00D87644" w:rsidP="009E3C32">
      <w:r>
        <w:lastRenderedPageBreak/>
        <w:t>I was mending Tom by this point, and Zunk and Hans had gone out to the body in the sea</w:t>
      </w:r>
      <w:r w:rsidR="004E6603">
        <w:t xml:space="preserve">, having discovered nothing of </w:t>
      </w:r>
      <w:proofErr w:type="gramStart"/>
      <w:r w:rsidR="004E6603">
        <w:t xml:space="preserve">interest </w:t>
      </w:r>
      <w:r w:rsidR="00076951">
        <w:t>,</w:t>
      </w:r>
      <w:proofErr w:type="gramEnd"/>
      <w:r w:rsidR="00076951">
        <w:t xml:space="preserve"> but </w:t>
      </w:r>
      <w:proofErr w:type="gramStart"/>
      <w:r w:rsidR="00076951">
        <w:t>definitely much</w:t>
      </w:r>
      <w:proofErr w:type="gramEnd"/>
      <w:r w:rsidR="00076951">
        <w:t xml:space="preserve"> grossness, </w:t>
      </w:r>
      <w:r w:rsidR="00B238D5">
        <w:t xml:space="preserve">about the worm-men-things. </w:t>
      </w:r>
      <w:r w:rsidR="00FB218E">
        <w:t xml:space="preserve">They looked like street toughs and </w:t>
      </w:r>
      <w:proofErr w:type="spellStart"/>
      <w:proofErr w:type="gramStart"/>
      <w:r w:rsidR="00FB218E">
        <w:t>dockies</w:t>
      </w:r>
      <w:proofErr w:type="spellEnd"/>
      <w:r w:rsidR="00FB218E">
        <w:t xml:space="preserve">, </w:t>
      </w:r>
      <w:r w:rsidR="00E258ED">
        <w:t>but</w:t>
      </w:r>
      <w:proofErr w:type="gramEnd"/>
      <w:r w:rsidR="00E258ED">
        <w:t xml:space="preserve"> taken over by some awful evil parasite. </w:t>
      </w:r>
    </w:p>
    <w:p w14:paraId="135AC577" w14:textId="4FCF30D1" w:rsidR="002F79D6" w:rsidRDefault="007830FD" w:rsidP="009E3C32">
      <w:r>
        <w:t>Tom and I joined the other two looking at the body</w:t>
      </w:r>
      <w:r w:rsidR="009B35B6">
        <w:t xml:space="preserve"> in the surf</w:t>
      </w:r>
      <w:r>
        <w:t xml:space="preserve">. It was completely whole and the cause of death was not obvious. I did a quick pass and </w:t>
      </w:r>
      <w:r w:rsidR="00F4476F">
        <w:t>felt something nasty, so I probed further.</w:t>
      </w:r>
    </w:p>
    <w:p w14:paraId="1ED6A21D" w14:textId="2A2E9D79" w:rsidR="00F4476F" w:rsidRDefault="00E520A7" w:rsidP="009E3C32">
      <w:r>
        <w:t xml:space="preserve">“Oh my” I murmured </w:t>
      </w:r>
      <w:r w:rsidR="006B5ECA">
        <w:t>“This can’t be good. This man was possessed by an Invictus demon</w:t>
      </w:r>
      <w:r w:rsidR="00484E2C">
        <w:t>”</w:t>
      </w:r>
    </w:p>
    <w:p w14:paraId="36BB7F9D" w14:textId="1585B356" w:rsidR="00484E2C" w:rsidRDefault="00484E2C" w:rsidP="009E3C32">
      <w:r>
        <w:t>“Jah?” Hans said “I don’t know that one</w:t>
      </w:r>
      <w:r w:rsidR="00B65F52">
        <w:t>-can you be more specific perhaps, please?</w:t>
      </w:r>
    </w:p>
    <w:p w14:paraId="66853CC6" w14:textId="23C3B4C6" w:rsidR="00B65F52" w:rsidRDefault="000B29AC" w:rsidP="009E3C32">
      <w:r>
        <w:t>“Terrible things capable of possession</w:t>
      </w:r>
      <w:r w:rsidR="00C861C9">
        <w:t xml:space="preserve"> and complete control” I replied </w:t>
      </w:r>
      <w:r w:rsidR="001234C6">
        <w:t>“</w:t>
      </w:r>
      <w:r w:rsidR="00FA3BAA">
        <w:t>They say it’s impossible to detect-the only way I could tell now was because it sacrificed its host, and that leaves a stain. I have no idea how to detect possession”</w:t>
      </w:r>
    </w:p>
    <w:p w14:paraId="2115D3B9" w14:textId="5680AE4D" w:rsidR="00FA3BAA" w:rsidRDefault="00FA3BAA" w:rsidP="009E3C32">
      <w:r>
        <w:t>“</w:t>
      </w:r>
      <w:proofErr w:type="gramStart"/>
      <w:r w:rsidR="00EF4990">
        <w:t>So</w:t>
      </w:r>
      <w:proofErr w:type="gramEnd"/>
      <w:r w:rsidR="00EF4990">
        <w:t xml:space="preserve"> it could be </w:t>
      </w:r>
      <w:proofErr w:type="gramStart"/>
      <w:r w:rsidR="00EF4990">
        <w:t>anyone”</w:t>
      </w:r>
      <w:proofErr w:type="gramEnd"/>
      <w:r w:rsidR="00EF4990">
        <w:t xml:space="preserve"> said Zunk. Not a question. I nodded. “Aye, that’s not good” I nodded again.</w:t>
      </w:r>
    </w:p>
    <w:p w14:paraId="4F32D27E" w14:textId="510F62E7" w:rsidR="00EF4990" w:rsidRDefault="00FA2AA0" w:rsidP="009E3C32">
      <w:r>
        <w:t>“Look, I said</w:t>
      </w:r>
      <w:r w:rsidR="009D46F7">
        <w:t xml:space="preserve"> “We got problems. The </w:t>
      </w:r>
      <w:proofErr w:type="spellStart"/>
      <w:r w:rsidR="009D46F7">
        <w:t>Scarnazzis</w:t>
      </w:r>
      <w:proofErr w:type="spellEnd"/>
      <w:r w:rsidR="009D46F7">
        <w:t xml:space="preserve"> are worse than we thought, and we got to do something, and there’s this other thing too that I learned that I </w:t>
      </w:r>
      <w:proofErr w:type="gramStart"/>
      <w:r w:rsidR="009D46F7">
        <w:t>have to</w:t>
      </w:r>
      <w:proofErr w:type="gramEnd"/>
      <w:r w:rsidR="009D46F7">
        <w:t xml:space="preserve"> tell you. I don’t </w:t>
      </w:r>
      <w:r w:rsidR="00444D52">
        <w:t xml:space="preserve">have any idea how </w:t>
      </w:r>
      <w:r w:rsidR="00444D52" w:rsidRPr="00AA43CA">
        <w:rPr>
          <w:i/>
          <w:iCs/>
        </w:rPr>
        <w:t>this</w:t>
      </w:r>
      <w:r w:rsidR="00444D52">
        <w:t xml:space="preserve"> fits in. How can things be so tangled up” I stamped my foot. “Anyway, </w:t>
      </w:r>
      <w:proofErr w:type="spellStart"/>
      <w:proofErr w:type="gramStart"/>
      <w:r w:rsidR="00444D52">
        <w:t>lets</w:t>
      </w:r>
      <w:proofErr w:type="spellEnd"/>
      <w:proofErr w:type="gramEnd"/>
      <w:r w:rsidR="00444D52">
        <w:t xml:space="preserve"> get out of here-it’s gross. </w:t>
      </w:r>
      <w:r w:rsidR="00B4418C">
        <w:t>I need a drink. I think I saw a Lamia.”</w:t>
      </w:r>
    </w:p>
    <w:p w14:paraId="2B868833" w14:textId="7F8FE587" w:rsidR="00B4418C" w:rsidRDefault="00363AE1" w:rsidP="009E3C32">
      <w:r>
        <w:t xml:space="preserve">I hadn’t </w:t>
      </w:r>
      <w:proofErr w:type="gramStart"/>
      <w:r>
        <w:t>actually been</w:t>
      </w:r>
      <w:proofErr w:type="gramEnd"/>
      <w:r>
        <w:t xml:space="preserve"> thinking that at all until I said it, but it seemed right. </w:t>
      </w:r>
      <w:r w:rsidR="00847382">
        <w:t xml:space="preserve">Those burning eyes </w:t>
      </w:r>
      <w:r w:rsidR="007248BF">
        <w:t xml:space="preserve">when I was warned of danger? </w:t>
      </w:r>
      <w:r>
        <w:t xml:space="preserve">I had seen those, or something very like them, in a picture in A Kitty’s Tale, when </w:t>
      </w:r>
      <w:r w:rsidR="00F93931">
        <w:t xml:space="preserve">The Pride first came upon Xaneesha, </w:t>
      </w:r>
      <w:r w:rsidR="00907DF8">
        <w:t>the Lamia Matriarch who was</w:t>
      </w:r>
      <w:r w:rsidR="00D7110B">
        <w:t xml:space="preserve"> </w:t>
      </w:r>
      <w:r w:rsidR="00F93931">
        <w:t xml:space="preserve">Prom’s </w:t>
      </w:r>
      <w:r w:rsidR="00A9012E">
        <w:t>mentor/</w:t>
      </w:r>
      <w:r w:rsidR="001B554D">
        <w:t>tormentor</w:t>
      </w:r>
      <w:r w:rsidR="00A9012E">
        <w:t xml:space="preserve">/ally. </w:t>
      </w:r>
      <w:r w:rsidR="00DF5D7A">
        <w:t>I didn’t think it was Xaneesha (did I?), but maybe her cousin</w:t>
      </w:r>
      <w:r w:rsidR="006564E4">
        <w:t>?</w:t>
      </w:r>
    </w:p>
    <w:p w14:paraId="2083D3C9" w14:textId="67924350" w:rsidR="006564E4" w:rsidRDefault="006564E4" w:rsidP="009E3C32">
      <w:proofErr w:type="spellStart"/>
      <w:proofErr w:type="gramStart"/>
      <w:r w:rsidRPr="006564E4">
        <w:rPr>
          <w:i/>
          <w:iCs/>
        </w:rPr>
        <w:t>Her</w:t>
      </w:r>
      <w:r>
        <w:t>..</w:t>
      </w:r>
      <w:proofErr w:type="gramEnd"/>
      <w:r>
        <w:t>I</w:t>
      </w:r>
      <w:proofErr w:type="spellEnd"/>
      <w:r>
        <w:t xml:space="preserve"> thought of the stone </w:t>
      </w:r>
      <w:r w:rsidR="00C621E4">
        <w:t>tablet and</w:t>
      </w:r>
      <w:r w:rsidR="001D46DE">
        <w:t xml:space="preserve"> shook my head. </w:t>
      </w:r>
      <w:r w:rsidR="00C621E4">
        <w:t>Some things are too hard to believe, even now.</w:t>
      </w:r>
    </w:p>
    <w:p w14:paraId="01642947" w14:textId="77777777" w:rsidR="00FB6D3A" w:rsidRDefault="00FB6D3A" w:rsidP="009E3C32"/>
    <w:p w14:paraId="0B5C299F" w14:textId="77777777" w:rsidR="00FB6D3A" w:rsidRDefault="00FB6D3A" w:rsidP="009E3C32"/>
    <w:p w14:paraId="7050EE78" w14:textId="77777777" w:rsidR="00FB6D3A" w:rsidRDefault="00FB6D3A" w:rsidP="009E3C32"/>
    <w:p w14:paraId="0B4F2624" w14:textId="77777777" w:rsidR="00FB6D3A" w:rsidRDefault="00FB6D3A" w:rsidP="009E3C32"/>
    <w:p w14:paraId="4CF00ACE" w14:textId="77777777" w:rsidR="00FB6D3A" w:rsidRDefault="00FB6D3A" w:rsidP="009E3C32"/>
    <w:p w14:paraId="0F4358BA" w14:textId="77777777" w:rsidR="00FB6D3A" w:rsidRDefault="00FB6D3A" w:rsidP="009E3C32"/>
    <w:p w14:paraId="5BBDCE49" w14:textId="77777777" w:rsidR="00FB6D3A" w:rsidRDefault="00FB6D3A" w:rsidP="009E3C32"/>
    <w:p w14:paraId="5A1C09F3" w14:textId="77777777" w:rsidR="00FB6D3A" w:rsidRDefault="00FB6D3A" w:rsidP="009E3C32"/>
    <w:p w14:paraId="1156351C" w14:textId="2AF3C350" w:rsidR="009E3C32" w:rsidRPr="009E3C32" w:rsidRDefault="009E3C32" w:rsidP="009E3C32"/>
    <w:p w14:paraId="17B8438D" w14:textId="77777777" w:rsidR="009E3C32" w:rsidRDefault="009E3C32"/>
    <w:p w14:paraId="547F27AF" w14:textId="77777777" w:rsidR="009E3C32" w:rsidRDefault="009E3C32"/>
    <w:p w14:paraId="3A5ABE3F" w14:textId="283CDA01" w:rsidR="00965AB7" w:rsidRDefault="00965AB7">
      <w:r>
        <w:t xml:space="preserve">RESTORATION, </w:t>
      </w:r>
      <w:r w:rsidR="00AD4360">
        <w:t xml:space="preserve">SURE FOOTING, </w:t>
      </w:r>
      <w:r w:rsidR="00DC7002">
        <w:t xml:space="preserve">Cleanse air, cleanse </w:t>
      </w:r>
      <w:r w:rsidR="006744C7">
        <w:t>affliction</w:t>
      </w:r>
      <w:r w:rsidR="00DC7002">
        <w:t xml:space="preserve">. </w:t>
      </w:r>
      <w:r w:rsidR="004401F9">
        <w:t>Impeccable flow, inst</w:t>
      </w:r>
      <w:r w:rsidR="004F4138">
        <w:t>ant armor</w:t>
      </w:r>
      <w:r w:rsidR="00AB1D4A">
        <w:t>, resist</w:t>
      </w:r>
      <w:r w:rsidR="00DC5BDA">
        <w:t>, sound body</w:t>
      </w:r>
      <w:r w:rsidR="003D2DA3">
        <w:t>, gentle breeze</w:t>
      </w:r>
    </w:p>
    <w:p w14:paraId="2BA3B4ED" w14:textId="262310CB" w:rsidR="008247C0" w:rsidRDefault="008247C0">
      <w:proofErr w:type="spellStart"/>
      <w:r>
        <w:t>Organsight</w:t>
      </w:r>
      <w:proofErr w:type="spellEnd"/>
      <w:r>
        <w:t xml:space="preserve">, </w:t>
      </w:r>
      <w:proofErr w:type="spellStart"/>
      <w:r>
        <w:t>sparkleskin</w:t>
      </w:r>
      <w:proofErr w:type="spellEnd"/>
      <w:r w:rsidR="000438FF">
        <w:t>,</w:t>
      </w:r>
      <w:r w:rsidR="00F270BC">
        <w:t xml:space="preserve"> life</w:t>
      </w:r>
      <w:r w:rsidR="000054D1">
        <w:t xml:space="preserve"> </w:t>
      </w:r>
      <w:r w:rsidR="002963A2">
        <w:t>connection</w:t>
      </w:r>
      <w:r w:rsidR="00F270BC">
        <w:t xml:space="preserve">, martyr’s </w:t>
      </w:r>
      <w:r w:rsidR="00C262C5">
        <w:t>intervention</w:t>
      </w:r>
      <w:r w:rsidR="00047D65">
        <w:t xml:space="preserve">, </w:t>
      </w:r>
      <w:r w:rsidR="003D6D05">
        <w:t>moonlight ray</w:t>
      </w:r>
      <w:r w:rsidR="008D7BCD">
        <w:t>, hei</w:t>
      </w:r>
      <w:r w:rsidR="006265F0">
        <w:t>ghtened S</w:t>
      </w:r>
      <w:r w:rsidR="00564B02">
        <w:t xml:space="preserve">hielded </w:t>
      </w:r>
      <w:r w:rsidR="006265F0">
        <w:t>A</w:t>
      </w:r>
      <w:r w:rsidR="00564B02">
        <w:t>rm</w:t>
      </w:r>
      <w:r w:rsidR="006265F0">
        <w:t>, hei</w:t>
      </w:r>
      <w:r w:rsidR="00465106">
        <w:t xml:space="preserve">ghtened </w:t>
      </w:r>
      <w:r w:rsidR="000C3AA3">
        <w:t xml:space="preserve">cleanse </w:t>
      </w:r>
      <w:proofErr w:type="gramStart"/>
      <w:r w:rsidR="000C3AA3">
        <w:t>affliction</w:t>
      </w:r>
      <w:r w:rsidR="00444EDE">
        <w:t xml:space="preserve">, </w:t>
      </w:r>
      <w:r w:rsidR="007A7343">
        <w:t xml:space="preserve"> crisis</w:t>
      </w:r>
      <w:proofErr w:type="gramEnd"/>
      <w:r w:rsidR="007A7343">
        <w:t xml:space="preserve"> of faith</w:t>
      </w:r>
    </w:p>
    <w:p w14:paraId="60B2E612" w14:textId="1560D4BA" w:rsidR="00B141CE" w:rsidRDefault="00DE034D">
      <w:r>
        <w:t>T</w:t>
      </w:r>
      <w:r w:rsidR="00723A2D">
        <w:t>oughness</w:t>
      </w:r>
      <w:r>
        <w:t xml:space="preserve">, </w:t>
      </w:r>
      <w:r w:rsidRPr="00A0528E">
        <w:rPr>
          <w:b/>
          <w:bCs/>
        </w:rPr>
        <w:t>robust recovery</w:t>
      </w:r>
      <w:r w:rsidR="007C7F95">
        <w:t xml:space="preserve">, unusual </w:t>
      </w:r>
      <w:r w:rsidR="009157B8">
        <w:t>tre</w:t>
      </w:r>
      <w:r w:rsidR="00212ACC">
        <w:t>atment</w:t>
      </w:r>
      <w:r w:rsidR="004C4789">
        <w:t xml:space="preserve"> (somewhat redundant with sure footing)</w:t>
      </w:r>
      <w:r w:rsidR="002E1F49">
        <w:t>, ward medic risky surgery</w:t>
      </w:r>
      <w:r w:rsidR="00CB781C">
        <w:t>, consider reach (but is only 5 foot more at same action economy)</w:t>
      </w:r>
      <w:r w:rsidR="00D35350">
        <w:t xml:space="preserve">, </w:t>
      </w:r>
      <w:r w:rsidR="00987C44">
        <w:t>eyes of the city, slippery prey</w:t>
      </w:r>
      <w:r w:rsidR="000A3312">
        <w:t>, treat condition</w:t>
      </w:r>
      <w:r w:rsidR="00263F24">
        <w:t xml:space="preserve"> (nice </w:t>
      </w:r>
      <w:r w:rsidR="004F3EE7">
        <w:t xml:space="preserve">tree of </w:t>
      </w:r>
      <w:proofErr w:type="spellStart"/>
      <w:proofErr w:type="gramStart"/>
      <w:r w:rsidR="004F3EE7">
        <w:t>feats..</w:t>
      </w:r>
      <w:proofErr w:type="gramEnd"/>
      <w:r w:rsidR="004F3EE7">
        <w:t>consider</w:t>
      </w:r>
      <w:proofErr w:type="spellEnd"/>
      <w:r w:rsidR="004F3EE7">
        <w:t>)</w:t>
      </w:r>
      <w:r w:rsidR="00FA4F6B">
        <w:t>, domain initiate (note focus points regenerate in 10 minutes</w:t>
      </w:r>
      <w:r w:rsidR="00EA5B4F">
        <w:t xml:space="preserve">; 3x), emblazon </w:t>
      </w:r>
      <w:proofErr w:type="spellStart"/>
      <w:r w:rsidR="00EA5B4F">
        <w:t>armarments+raise</w:t>
      </w:r>
      <w:proofErr w:type="spellEnd"/>
      <w:r w:rsidR="00EA5B4F">
        <w:t xml:space="preserve"> symbol</w:t>
      </w:r>
      <w:r w:rsidR="001F197F">
        <w:t xml:space="preserve"> (not this </w:t>
      </w:r>
      <w:r w:rsidR="00E529F8">
        <w:t xml:space="preserve">would remove need for </w:t>
      </w:r>
      <w:r w:rsidR="00D75877">
        <w:t>impeccable flow although the two would stack)</w:t>
      </w:r>
      <w:r w:rsidR="00BA4604">
        <w:t xml:space="preserve"> Hans is drunk and useless, </w:t>
      </w:r>
    </w:p>
    <w:p w14:paraId="227235BA" w14:textId="7A8BCFE1" w:rsidR="006F5468" w:rsidRDefault="00B913BA">
      <w:r>
        <w:t xml:space="preserve"> reinforcing rune, l4, 75</w:t>
      </w:r>
    </w:p>
    <w:p w14:paraId="6AACAE54" w14:textId="77777777" w:rsidR="00120A9A" w:rsidRDefault="00120A9A"/>
    <w:p w14:paraId="6794B90D" w14:textId="77777777" w:rsidR="002311FB" w:rsidRDefault="002311FB"/>
    <w:p w14:paraId="4C329FCF" w14:textId="77777777" w:rsidR="002311FB" w:rsidRDefault="002311FB"/>
    <w:p w14:paraId="3BCCC9EC" w14:textId="77777777" w:rsidR="00892072" w:rsidRPr="00421CB7" w:rsidRDefault="00892072"/>
    <w:sectPr w:rsidR="00892072" w:rsidRPr="00421C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2417" w14:textId="77777777" w:rsidR="00BA62C4" w:rsidRDefault="00BA62C4" w:rsidP="00A362AA">
      <w:pPr>
        <w:spacing w:after="0" w:line="240" w:lineRule="auto"/>
      </w:pPr>
      <w:r>
        <w:separator/>
      </w:r>
    </w:p>
  </w:endnote>
  <w:endnote w:type="continuationSeparator" w:id="0">
    <w:p w14:paraId="775AA6ED" w14:textId="77777777" w:rsidR="00BA62C4" w:rsidRDefault="00BA62C4" w:rsidP="00A3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6C6D" w14:textId="77777777" w:rsidR="00BA62C4" w:rsidRDefault="00BA62C4" w:rsidP="00A362AA">
      <w:pPr>
        <w:spacing w:after="0" w:line="240" w:lineRule="auto"/>
      </w:pPr>
      <w:r>
        <w:separator/>
      </w:r>
    </w:p>
  </w:footnote>
  <w:footnote w:type="continuationSeparator" w:id="0">
    <w:p w14:paraId="166F6CD5" w14:textId="77777777" w:rsidR="00BA62C4" w:rsidRDefault="00BA62C4" w:rsidP="00A362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E9"/>
    <w:rsid w:val="0000002F"/>
    <w:rsid w:val="000002C5"/>
    <w:rsid w:val="000004D6"/>
    <w:rsid w:val="000005BC"/>
    <w:rsid w:val="00000C75"/>
    <w:rsid w:val="00001110"/>
    <w:rsid w:val="000012CE"/>
    <w:rsid w:val="00001EEA"/>
    <w:rsid w:val="00001F5F"/>
    <w:rsid w:val="00001F90"/>
    <w:rsid w:val="00001FDC"/>
    <w:rsid w:val="000021C4"/>
    <w:rsid w:val="00002AE4"/>
    <w:rsid w:val="00002DEB"/>
    <w:rsid w:val="00002E1E"/>
    <w:rsid w:val="00003003"/>
    <w:rsid w:val="0000319B"/>
    <w:rsid w:val="00003212"/>
    <w:rsid w:val="000035B5"/>
    <w:rsid w:val="00003970"/>
    <w:rsid w:val="00004175"/>
    <w:rsid w:val="00004779"/>
    <w:rsid w:val="00004806"/>
    <w:rsid w:val="00005180"/>
    <w:rsid w:val="00005267"/>
    <w:rsid w:val="00005435"/>
    <w:rsid w:val="000054D1"/>
    <w:rsid w:val="00005A5C"/>
    <w:rsid w:val="00005B84"/>
    <w:rsid w:val="00005EA8"/>
    <w:rsid w:val="0000618A"/>
    <w:rsid w:val="00006497"/>
    <w:rsid w:val="0000662B"/>
    <w:rsid w:val="00006DB7"/>
    <w:rsid w:val="00006F58"/>
    <w:rsid w:val="00007393"/>
    <w:rsid w:val="000073C4"/>
    <w:rsid w:val="000076B7"/>
    <w:rsid w:val="00007B26"/>
    <w:rsid w:val="0001033F"/>
    <w:rsid w:val="00010417"/>
    <w:rsid w:val="00010A1A"/>
    <w:rsid w:val="000119CA"/>
    <w:rsid w:val="00011D29"/>
    <w:rsid w:val="000121DB"/>
    <w:rsid w:val="00012BE0"/>
    <w:rsid w:val="00012BE5"/>
    <w:rsid w:val="00012CB7"/>
    <w:rsid w:val="00013B59"/>
    <w:rsid w:val="00013C75"/>
    <w:rsid w:val="00013D33"/>
    <w:rsid w:val="00013F38"/>
    <w:rsid w:val="00014133"/>
    <w:rsid w:val="00014BD7"/>
    <w:rsid w:val="000153FC"/>
    <w:rsid w:val="000154B4"/>
    <w:rsid w:val="00016068"/>
    <w:rsid w:val="00016417"/>
    <w:rsid w:val="000165CE"/>
    <w:rsid w:val="00016950"/>
    <w:rsid w:val="00016BB6"/>
    <w:rsid w:val="00016F0C"/>
    <w:rsid w:val="000170F9"/>
    <w:rsid w:val="0001715C"/>
    <w:rsid w:val="00017B18"/>
    <w:rsid w:val="00017F5E"/>
    <w:rsid w:val="00020224"/>
    <w:rsid w:val="0002097F"/>
    <w:rsid w:val="00020F8E"/>
    <w:rsid w:val="00020FFB"/>
    <w:rsid w:val="00021186"/>
    <w:rsid w:val="00021CD0"/>
    <w:rsid w:val="00021D77"/>
    <w:rsid w:val="00021F4F"/>
    <w:rsid w:val="000221F1"/>
    <w:rsid w:val="000229F4"/>
    <w:rsid w:val="00022B4F"/>
    <w:rsid w:val="00022EC8"/>
    <w:rsid w:val="00022ECC"/>
    <w:rsid w:val="000234D0"/>
    <w:rsid w:val="00023667"/>
    <w:rsid w:val="00023722"/>
    <w:rsid w:val="00023C14"/>
    <w:rsid w:val="00024527"/>
    <w:rsid w:val="0002464C"/>
    <w:rsid w:val="000247CF"/>
    <w:rsid w:val="00024BBE"/>
    <w:rsid w:val="0002535B"/>
    <w:rsid w:val="000253E8"/>
    <w:rsid w:val="00025C82"/>
    <w:rsid w:val="000263AE"/>
    <w:rsid w:val="00026737"/>
    <w:rsid w:val="00026FE5"/>
    <w:rsid w:val="00027013"/>
    <w:rsid w:val="000270AF"/>
    <w:rsid w:val="0002757D"/>
    <w:rsid w:val="0002770C"/>
    <w:rsid w:val="0003025D"/>
    <w:rsid w:val="00030302"/>
    <w:rsid w:val="00030314"/>
    <w:rsid w:val="000304F6"/>
    <w:rsid w:val="000315F1"/>
    <w:rsid w:val="0003168A"/>
    <w:rsid w:val="00031703"/>
    <w:rsid w:val="0003210E"/>
    <w:rsid w:val="0003215C"/>
    <w:rsid w:val="0003221E"/>
    <w:rsid w:val="0003242C"/>
    <w:rsid w:val="00032CD2"/>
    <w:rsid w:val="0003395F"/>
    <w:rsid w:val="00033BBF"/>
    <w:rsid w:val="00034014"/>
    <w:rsid w:val="000340CD"/>
    <w:rsid w:val="000341DA"/>
    <w:rsid w:val="00034CDD"/>
    <w:rsid w:val="00034F03"/>
    <w:rsid w:val="0003526F"/>
    <w:rsid w:val="0003543A"/>
    <w:rsid w:val="00035482"/>
    <w:rsid w:val="00035624"/>
    <w:rsid w:val="0003583B"/>
    <w:rsid w:val="00035C71"/>
    <w:rsid w:val="00035FF2"/>
    <w:rsid w:val="000362D6"/>
    <w:rsid w:val="00036525"/>
    <w:rsid w:val="00036723"/>
    <w:rsid w:val="00036A42"/>
    <w:rsid w:val="00037AC5"/>
    <w:rsid w:val="000401A6"/>
    <w:rsid w:val="000402C7"/>
    <w:rsid w:val="00040C8A"/>
    <w:rsid w:val="00040FE8"/>
    <w:rsid w:val="000415D0"/>
    <w:rsid w:val="00041846"/>
    <w:rsid w:val="00041C7A"/>
    <w:rsid w:val="00041CEB"/>
    <w:rsid w:val="00041FFE"/>
    <w:rsid w:val="00042118"/>
    <w:rsid w:val="00042A95"/>
    <w:rsid w:val="00042DF5"/>
    <w:rsid w:val="00042EAF"/>
    <w:rsid w:val="00043507"/>
    <w:rsid w:val="000438FF"/>
    <w:rsid w:val="00043CFF"/>
    <w:rsid w:val="00043DDF"/>
    <w:rsid w:val="00044010"/>
    <w:rsid w:val="00044B2C"/>
    <w:rsid w:val="00044C22"/>
    <w:rsid w:val="0004519A"/>
    <w:rsid w:val="00045709"/>
    <w:rsid w:val="000457A3"/>
    <w:rsid w:val="00045AB0"/>
    <w:rsid w:val="00045D4E"/>
    <w:rsid w:val="00045EA7"/>
    <w:rsid w:val="00046694"/>
    <w:rsid w:val="00046E75"/>
    <w:rsid w:val="00047464"/>
    <w:rsid w:val="00047703"/>
    <w:rsid w:val="00047D65"/>
    <w:rsid w:val="00050334"/>
    <w:rsid w:val="000507DE"/>
    <w:rsid w:val="00051096"/>
    <w:rsid w:val="000511CA"/>
    <w:rsid w:val="00051BD9"/>
    <w:rsid w:val="00051E1D"/>
    <w:rsid w:val="000520C8"/>
    <w:rsid w:val="000521CD"/>
    <w:rsid w:val="00052598"/>
    <w:rsid w:val="000525CC"/>
    <w:rsid w:val="00052880"/>
    <w:rsid w:val="000530F1"/>
    <w:rsid w:val="000531E9"/>
    <w:rsid w:val="000533DA"/>
    <w:rsid w:val="00053467"/>
    <w:rsid w:val="00053720"/>
    <w:rsid w:val="0005395A"/>
    <w:rsid w:val="00053AA5"/>
    <w:rsid w:val="00053B6B"/>
    <w:rsid w:val="00053BC8"/>
    <w:rsid w:val="00053E8E"/>
    <w:rsid w:val="0005430A"/>
    <w:rsid w:val="00054DE3"/>
    <w:rsid w:val="0005515E"/>
    <w:rsid w:val="00055361"/>
    <w:rsid w:val="000554E3"/>
    <w:rsid w:val="0005558F"/>
    <w:rsid w:val="00055640"/>
    <w:rsid w:val="000560CB"/>
    <w:rsid w:val="0005640C"/>
    <w:rsid w:val="000564B8"/>
    <w:rsid w:val="000573CD"/>
    <w:rsid w:val="00057442"/>
    <w:rsid w:val="0005749C"/>
    <w:rsid w:val="0005755A"/>
    <w:rsid w:val="00057A9F"/>
    <w:rsid w:val="000606E0"/>
    <w:rsid w:val="000608DF"/>
    <w:rsid w:val="00061F27"/>
    <w:rsid w:val="00061FC2"/>
    <w:rsid w:val="00062044"/>
    <w:rsid w:val="00062084"/>
    <w:rsid w:val="000620DE"/>
    <w:rsid w:val="0006223F"/>
    <w:rsid w:val="000623DA"/>
    <w:rsid w:val="00062427"/>
    <w:rsid w:val="0006276A"/>
    <w:rsid w:val="000627C7"/>
    <w:rsid w:val="00062B0D"/>
    <w:rsid w:val="00062BAA"/>
    <w:rsid w:val="00062BFD"/>
    <w:rsid w:val="00062CF8"/>
    <w:rsid w:val="00062E75"/>
    <w:rsid w:val="00062FB7"/>
    <w:rsid w:val="000631C0"/>
    <w:rsid w:val="0006369E"/>
    <w:rsid w:val="00063BA2"/>
    <w:rsid w:val="00063C0A"/>
    <w:rsid w:val="00063CCD"/>
    <w:rsid w:val="00063EA9"/>
    <w:rsid w:val="0006401F"/>
    <w:rsid w:val="00064459"/>
    <w:rsid w:val="00064E08"/>
    <w:rsid w:val="000651A4"/>
    <w:rsid w:val="0006526C"/>
    <w:rsid w:val="000652DB"/>
    <w:rsid w:val="00065420"/>
    <w:rsid w:val="000656A0"/>
    <w:rsid w:val="000656DC"/>
    <w:rsid w:val="000657FA"/>
    <w:rsid w:val="00065B1C"/>
    <w:rsid w:val="00065C17"/>
    <w:rsid w:val="00066147"/>
    <w:rsid w:val="00066BD8"/>
    <w:rsid w:val="000673F9"/>
    <w:rsid w:val="000677A2"/>
    <w:rsid w:val="00067DCB"/>
    <w:rsid w:val="000701DE"/>
    <w:rsid w:val="00070466"/>
    <w:rsid w:val="00070A33"/>
    <w:rsid w:val="00070A45"/>
    <w:rsid w:val="00070E88"/>
    <w:rsid w:val="000719DC"/>
    <w:rsid w:val="0007237E"/>
    <w:rsid w:val="000727A2"/>
    <w:rsid w:val="00072EF2"/>
    <w:rsid w:val="00072F1B"/>
    <w:rsid w:val="00072F96"/>
    <w:rsid w:val="0007358D"/>
    <w:rsid w:val="000735BE"/>
    <w:rsid w:val="00073AC7"/>
    <w:rsid w:val="00073DF6"/>
    <w:rsid w:val="00073FDE"/>
    <w:rsid w:val="00074063"/>
    <w:rsid w:val="000747A9"/>
    <w:rsid w:val="00074C67"/>
    <w:rsid w:val="0007521C"/>
    <w:rsid w:val="00075AF6"/>
    <w:rsid w:val="00075DD5"/>
    <w:rsid w:val="00075FB5"/>
    <w:rsid w:val="000761E3"/>
    <w:rsid w:val="00076951"/>
    <w:rsid w:val="00076B1F"/>
    <w:rsid w:val="000770D0"/>
    <w:rsid w:val="000774C7"/>
    <w:rsid w:val="00077FC0"/>
    <w:rsid w:val="00077FCD"/>
    <w:rsid w:val="000801A9"/>
    <w:rsid w:val="0008055A"/>
    <w:rsid w:val="000809C6"/>
    <w:rsid w:val="00080F9B"/>
    <w:rsid w:val="00080FDC"/>
    <w:rsid w:val="000811CC"/>
    <w:rsid w:val="000814F4"/>
    <w:rsid w:val="00082102"/>
    <w:rsid w:val="000823FB"/>
    <w:rsid w:val="00082840"/>
    <w:rsid w:val="00082BD0"/>
    <w:rsid w:val="00082DDE"/>
    <w:rsid w:val="00083307"/>
    <w:rsid w:val="000836D8"/>
    <w:rsid w:val="00083CDC"/>
    <w:rsid w:val="00084224"/>
    <w:rsid w:val="00084309"/>
    <w:rsid w:val="0008458E"/>
    <w:rsid w:val="00084A8F"/>
    <w:rsid w:val="00084B24"/>
    <w:rsid w:val="00084DD2"/>
    <w:rsid w:val="0008555E"/>
    <w:rsid w:val="00085BA3"/>
    <w:rsid w:val="00086036"/>
    <w:rsid w:val="00086284"/>
    <w:rsid w:val="000864E9"/>
    <w:rsid w:val="000864F2"/>
    <w:rsid w:val="000867BF"/>
    <w:rsid w:val="00086B6B"/>
    <w:rsid w:val="00087242"/>
    <w:rsid w:val="00087D50"/>
    <w:rsid w:val="00087E23"/>
    <w:rsid w:val="00087E3E"/>
    <w:rsid w:val="000900DD"/>
    <w:rsid w:val="00090355"/>
    <w:rsid w:val="0009067F"/>
    <w:rsid w:val="00090756"/>
    <w:rsid w:val="00090D1A"/>
    <w:rsid w:val="00090D6B"/>
    <w:rsid w:val="000914F5"/>
    <w:rsid w:val="00091617"/>
    <w:rsid w:val="00091651"/>
    <w:rsid w:val="00092031"/>
    <w:rsid w:val="00092074"/>
    <w:rsid w:val="000920D6"/>
    <w:rsid w:val="00092462"/>
    <w:rsid w:val="000924DA"/>
    <w:rsid w:val="00092633"/>
    <w:rsid w:val="00092796"/>
    <w:rsid w:val="000929C7"/>
    <w:rsid w:val="00092EAF"/>
    <w:rsid w:val="00092F1E"/>
    <w:rsid w:val="00093880"/>
    <w:rsid w:val="000940A6"/>
    <w:rsid w:val="000943A1"/>
    <w:rsid w:val="000948DB"/>
    <w:rsid w:val="00095830"/>
    <w:rsid w:val="00096166"/>
    <w:rsid w:val="0009618E"/>
    <w:rsid w:val="00096206"/>
    <w:rsid w:val="00096456"/>
    <w:rsid w:val="00096C7C"/>
    <w:rsid w:val="00096DAD"/>
    <w:rsid w:val="000971CD"/>
    <w:rsid w:val="0009758C"/>
    <w:rsid w:val="000977BC"/>
    <w:rsid w:val="000977D5"/>
    <w:rsid w:val="00097B10"/>
    <w:rsid w:val="000A00DD"/>
    <w:rsid w:val="000A0403"/>
    <w:rsid w:val="000A0F31"/>
    <w:rsid w:val="000A172B"/>
    <w:rsid w:val="000A1C47"/>
    <w:rsid w:val="000A1D24"/>
    <w:rsid w:val="000A1E44"/>
    <w:rsid w:val="000A1E64"/>
    <w:rsid w:val="000A1EA2"/>
    <w:rsid w:val="000A23FC"/>
    <w:rsid w:val="000A2585"/>
    <w:rsid w:val="000A2916"/>
    <w:rsid w:val="000A2BB3"/>
    <w:rsid w:val="000A2EDF"/>
    <w:rsid w:val="000A2EFF"/>
    <w:rsid w:val="000A3312"/>
    <w:rsid w:val="000A42C9"/>
    <w:rsid w:val="000A44DE"/>
    <w:rsid w:val="000A48A7"/>
    <w:rsid w:val="000A48F3"/>
    <w:rsid w:val="000A4997"/>
    <w:rsid w:val="000A4BCC"/>
    <w:rsid w:val="000A4ED6"/>
    <w:rsid w:val="000A5461"/>
    <w:rsid w:val="000A5FE3"/>
    <w:rsid w:val="000A6202"/>
    <w:rsid w:val="000A6DE1"/>
    <w:rsid w:val="000A6E96"/>
    <w:rsid w:val="000A6EBA"/>
    <w:rsid w:val="000A6F6C"/>
    <w:rsid w:val="000A6F9B"/>
    <w:rsid w:val="000A7111"/>
    <w:rsid w:val="000A7133"/>
    <w:rsid w:val="000A731C"/>
    <w:rsid w:val="000A769C"/>
    <w:rsid w:val="000A7A1C"/>
    <w:rsid w:val="000B06C7"/>
    <w:rsid w:val="000B0835"/>
    <w:rsid w:val="000B13E8"/>
    <w:rsid w:val="000B24D1"/>
    <w:rsid w:val="000B26EC"/>
    <w:rsid w:val="000B27E6"/>
    <w:rsid w:val="000B29AC"/>
    <w:rsid w:val="000B2B62"/>
    <w:rsid w:val="000B2B6E"/>
    <w:rsid w:val="000B2BC7"/>
    <w:rsid w:val="000B3258"/>
    <w:rsid w:val="000B33B4"/>
    <w:rsid w:val="000B3756"/>
    <w:rsid w:val="000B3B6E"/>
    <w:rsid w:val="000B44CD"/>
    <w:rsid w:val="000B4F55"/>
    <w:rsid w:val="000B55F3"/>
    <w:rsid w:val="000B571D"/>
    <w:rsid w:val="000B5FF0"/>
    <w:rsid w:val="000B691E"/>
    <w:rsid w:val="000B6A32"/>
    <w:rsid w:val="000B6C6B"/>
    <w:rsid w:val="000B74C8"/>
    <w:rsid w:val="000B7517"/>
    <w:rsid w:val="000B75E0"/>
    <w:rsid w:val="000B77BD"/>
    <w:rsid w:val="000B7910"/>
    <w:rsid w:val="000B7E98"/>
    <w:rsid w:val="000C05F9"/>
    <w:rsid w:val="000C0FE4"/>
    <w:rsid w:val="000C106C"/>
    <w:rsid w:val="000C12FD"/>
    <w:rsid w:val="000C1700"/>
    <w:rsid w:val="000C1D7B"/>
    <w:rsid w:val="000C2021"/>
    <w:rsid w:val="000C2030"/>
    <w:rsid w:val="000C2200"/>
    <w:rsid w:val="000C22CB"/>
    <w:rsid w:val="000C24AE"/>
    <w:rsid w:val="000C2952"/>
    <w:rsid w:val="000C2C98"/>
    <w:rsid w:val="000C2D8B"/>
    <w:rsid w:val="000C2E3B"/>
    <w:rsid w:val="000C32CD"/>
    <w:rsid w:val="000C3AA3"/>
    <w:rsid w:val="000C40FA"/>
    <w:rsid w:val="000C44D5"/>
    <w:rsid w:val="000C464A"/>
    <w:rsid w:val="000C4B54"/>
    <w:rsid w:val="000C53BC"/>
    <w:rsid w:val="000C5AD9"/>
    <w:rsid w:val="000C6636"/>
    <w:rsid w:val="000C6766"/>
    <w:rsid w:val="000C69D9"/>
    <w:rsid w:val="000C6C55"/>
    <w:rsid w:val="000C6F1D"/>
    <w:rsid w:val="000C6F75"/>
    <w:rsid w:val="000C70C0"/>
    <w:rsid w:val="000C7196"/>
    <w:rsid w:val="000C72BB"/>
    <w:rsid w:val="000C72E0"/>
    <w:rsid w:val="000C742F"/>
    <w:rsid w:val="000C7AEB"/>
    <w:rsid w:val="000C7F72"/>
    <w:rsid w:val="000D062F"/>
    <w:rsid w:val="000D0E22"/>
    <w:rsid w:val="000D0E60"/>
    <w:rsid w:val="000D0F2E"/>
    <w:rsid w:val="000D15C9"/>
    <w:rsid w:val="000D168E"/>
    <w:rsid w:val="000D17CF"/>
    <w:rsid w:val="000D1B21"/>
    <w:rsid w:val="000D1CFF"/>
    <w:rsid w:val="000D2027"/>
    <w:rsid w:val="000D2121"/>
    <w:rsid w:val="000D2147"/>
    <w:rsid w:val="000D22C5"/>
    <w:rsid w:val="000D23DB"/>
    <w:rsid w:val="000D26E5"/>
    <w:rsid w:val="000D298F"/>
    <w:rsid w:val="000D2E56"/>
    <w:rsid w:val="000D3151"/>
    <w:rsid w:val="000D3255"/>
    <w:rsid w:val="000D3418"/>
    <w:rsid w:val="000D3649"/>
    <w:rsid w:val="000D39BF"/>
    <w:rsid w:val="000D428E"/>
    <w:rsid w:val="000D4965"/>
    <w:rsid w:val="000D4CDB"/>
    <w:rsid w:val="000D5148"/>
    <w:rsid w:val="000D5214"/>
    <w:rsid w:val="000D54CA"/>
    <w:rsid w:val="000D58B6"/>
    <w:rsid w:val="000D5CB7"/>
    <w:rsid w:val="000D5D3B"/>
    <w:rsid w:val="000D5E40"/>
    <w:rsid w:val="000D795B"/>
    <w:rsid w:val="000E0115"/>
    <w:rsid w:val="000E03A0"/>
    <w:rsid w:val="000E0449"/>
    <w:rsid w:val="000E0F21"/>
    <w:rsid w:val="000E11C3"/>
    <w:rsid w:val="000E1573"/>
    <w:rsid w:val="000E16B5"/>
    <w:rsid w:val="000E1761"/>
    <w:rsid w:val="000E2707"/>
    <w:rsid w:val="000E2BCF"/>
    <w:rsid w:val="000E2DD6"/>
    <w:rsid w:val="000E2F7F"/>
    <w:rsid w:val="000E3857"/>
    <w:rsid w:val="000E3C74"/>
    <w:rsid w:val="000E3F66"/>
    <w:rsid w:val="000E4133"/>
    <w:rsid w:val="000E470D"/>
    <w:rsid w:val="000E4716"/>
    <w:rsid w:val="000E4A50"/>
    <w:rsid w:val="000E4BDC"/>
    <w:rsid w:val="000E5034"/>
    <w:rsid w:val="000E6161"/>
    <w:rsid w:val="000E643C"/>
    <w:rsid w:val="000E6976"/>
    <w:rsid w:val="000E7248"/>
    <w:rsid w:val="000E76B4"/>
    <w:rsid w:val="000E7B60"/>
    <w:rsid w:val="000E7E7B"/>
    <w:rsid w:val="000F058D"/>
    <w:rsid w:val="000F0B33"/>
    <w:rsid w:val="000F106D"/>
    <w:rsid w:val="000F10A2"/>
    <w:rsid w:val="000F1267"/>
    <w:rsid w:val="000F12EE"/>
    <w:rsid w:val="000F1C25"/>
    <w:rsid w:val="000F1F91"/>
    <w:rsid w:val="000F1FFC"/>
    <w:rsid w:val="000F2AAB"/>
    <w:rsid w:val="000F2CE3"/>
    <w:rsid w:val="000F34B8"/>
    <w:rsid w:val="000F3A5E"/>
    <w:rsid w:val="000F4106"/>
    <w:rsid w:val="000F425C"/>
    <w:rsid w:val="000F4318"/>
    <w:rsid w:val="000F436C"/>
    <w:rsid w:val="000F462E"/>
    <w:rsid w:val="000F4D80"/>
    <w:rsid w:val="000F4E6F"/>
    <w:rsid w:val="000F5720"/>
    <w:rsid w:val="000F5BB2"/>
    <w:rsid w:val="000F5EDD"/>
    <w:rsid w:val="000F5F6F"/>
    <w:rsid w:val="000F62E7"/>
    <w:rsid w:val="000F66CA"/>
    <w:rsid w:val="000F6775"/>
    <w:rsid w:val="000F68C8"/>
    <w:rsid w:val="000F6F0D"/>
    <w:rsid w:val="000F75BD"/>
    <w:rsid w:val="000F7B24"/>
    <w:rsid w:val="001002C8"/>
    <w:rsid w:val="0010048C"/>
    <w:rsid w:val="00100F5B"/>
    <w:rsid w:val="001029FB"/>
    <w:rsid w:val="00102B2D"/>
    <w:rsid w:val="00102D61"/>
    <w:rsid w:val="001035EC"/>
    <w:rsid w:val="001037E4"/>
    <w:rsid w:val="00103CF9"/>
    <w:rsid w:val="001041B7"/>
    <w:rsid w:val="0010440E"/>
    <w:rsid w:val="00104864"/>
    <w:rsid w:val="00104AFF"/>
    <w:rsid w:val="00104B3C"/>
    <w:rsid w:val="001051CA"/>
    <w:rsid w:val="0010522A"/>
    <w:rsid w:val="0010559C"/>
    <w:rsid w:val="001056D5"/>
    <w:rsid w:val="001058E8"/>
    <w:rsid w:val="001061AA"/>
    <w:rsid w:val="00106220"/>
    <w:rsid w:val="00106314"/>
    <w:rsid w:val="00106C59"/>
    <w:rsid w:val="00106E49"/>
    <w:rsid w:val="00107983"/>
    <w:rsid w:val="00107CFC"/>
    <w:rsid w:val="00110129"/>
    <w:rsid w:val="001109A2"/>
    <w:rsid w:val="00110E45"/>
    <w:rsid w:val="00112005"/>
    <w:rsid w:val="00112673"/>
    <w:rsid w:val="00112AA5"/>
    <w:rsid w:val="00113555"/>
    <w:rsid w:val="00113817"/>
    <w:rsid w:val="001138CE"/>
    <w:rsid w:val="00113936"/>
    <w:rsid w:val="0011398B"/>
    <w:rsid w:val="00113AF4"/>
    <w:rsid w:val="00113B17"/>
    <w:rsid w:val="00113BDA"/>
    <w:rsid w:val="00114451"/>
    <w:rsid w:val="00114A4E"/>
    <w:rsid w:val="00114B13"/>
    <w:rsid w:val="00114DFD"/>
    <w:rsid w:val="00115337"/>
    <w:rsid w:val="001162B9"/>
    <w:rsid w:val="00116340"/>
    <w:rsid w:val="0011654F"/>
    <w:rsid w:val="001168CA"/>
    <w:rsid w:val="00116A9C"/>
    <w:rsid w:val="00116B5F"/>
    <w:rsid w:val="00117A12"/>
    <w:rsid w:val="00117B71"/>
    <w:rsid w:val="00120206"/>
    <w:rsid w:val="00120744"/>
    <w:rsid w:val="00120A9A"/>
    <w:rsid w:val="00121D38"/>
    <w:rsid w:val="00121F46"/>
    <w:rsid w:val="00122858"/>
    <w:rsid w:val="00122964"/>
    <w:rsid w:val="001234C6"/>
    <w:rsid w:val="00123609"/>
    <w:rsid w:val="00123A29"/>
    <w:rsid w:val="00123A7E"/>
    <w:rsid w:val="00123D44"/>
    <w:rsid w:val="00123FA2"/>
    <w:rsid w:val="00124091"/>
    <w:rsid w:val="001243BE"/>
    <w:rsid w:val="00124B66"/>
    <w:rsid w:val="00124D31"/>
    <w:rsid w:val="00124D54"/>
    <w:rsid w:val="00124F84"/>
    <w:rsid w:val="00125717"/>
    <w:rsid w:val="001257CF"/>
    <w:rsid w:val="00125BD9"/>
    <w:rsid w:val="00125D3F"/>
    <w:rsid w:val="00125D5B"/>
    <w:rsid w:val="001261FA"/>
    <w:rsid w:val="00126201"/>
    <w:rsid w:val="00126235"/>
    <w:rsid w:val="00126BBF"/>
    <w:rsid w:val="00127229"/>
    <w:rsid w:val="001274C5"/>
    <w:rsid w:val="0012753F"/>
    <w:rsid w:val="001277B7"/>
    <w:rsid w:val="00127DF1"/>
    <w:rsid w:val="001300D6"/>
    <w:rsid w:val="001302D6"/>
    <w:rsid w:val="001304D4"/>
    <w:rsid w:val="001307BF"/>
    <w:rsid w:val="001308D9"/>
    <w:rsid w:val="00130C28"/>
    <w:rsid w:val="00130DCD"/>
    <w:rsid w:val="001311B9"/>
    <w:rsid w:val="00131879"/>
    <w:rsid w:val="00131AFB"/>
    <w:rsid w:val="0013298D"/>
    <w:rsid w:val="00132F72"/>
    <w:rsid w:val="00133178"/>
    <w:rsid w:val="00133205"/>
    <w:rsid w:val="00133351"/>
    <w:rsid w:val="00133908"/>
    <w:rsid w:val="0013399C"/>
    <w:rsid w:val="00134300"/>
    <w:rsid w:val="0013432A"/>
    <w:rsid w:val="00134D8A"/>
    <w:rsid w:val="00135290"/>
    <w:rsid w:val="001354FE"/>
    <w:rsid w:val="001355A6"/>
    <w:rsid w:val="00135950"/>
    <w:rsid w:val="001359CB"/>
    <w:rsid w:val="00135A6B"/>
    <w:rsid w:val="00136876"/>
    <w:rsid w:val="001368EC"/>
    <w:rsid w:val="00136AA2"/>
    <w:rsid w:val="00136D57"/>
    <w:rsid w:val="00137121"/>
    <w:rsid w:val="00137DD3"/>
    <w:rsid w:val="00137FF3"/>
    <w:rsid w:val="00140212"/>
    <w:rsid w:val="00140FA8"/>
    <w:rsid w:val="0014186D"/>
    <w:rsid w:val="001418B7"/>
    <w:rsid w:val="00141A75"/>
    <w:rsid w:val="0014255F"/>
    <w:rsid w:val="0014256E"/>
    <w:rsid w:val="00142797"/>
    <w:rsid w:val="00142B0E"/>
    <w:rsid w:val="00142B30"/>
    <w:rsid w:val="001433E1"/>
    <w:rsid w:val="00143743"/>
    <w:rsid w:val="001437C9"/>
    <w:rsid w:val="001440CF"/>
    <w:rsid w:val="00144467"/>
    <w:rsid w:val="00144A55"/>
    <w:rsid w:val="00144B99"/>
    <w:rsid w:val="00144F23"/>
    <w:rsid w:val="00144FC8"/>
    <w:rsid w:val="00145265"/>
    <w:rsid w:val="001457D2"/>
    <w:rsid w:val="00145EE0"/>
    <w:rsid w:val="00145FD5"/>
    <w:rsid w:val="00145FEB"/>
    <w:rsid w:val="00146170"/>
    <w:rsid w:val="001465E4"/>
    <w:rsid w:val="0014699E"/>
    <w:rsid w:val="00146D32"/>
    <w:rsid w:val="0014767B"/>
    <w:rsid w:val="00147915"/>
    <w:rsid w:val="0015020B"/>
    <w:rsid w:val="00150324"/>
    <w:rsid w:val="0015042C"/>
    <w:rsid w:val="00150941"/>
    <w:rsid w:val="00150DB8"/>
    <w:rsid w:val="00151628"/>
    <w:rsid w:val="00151BC2"/>
    <w:rsid w:val="00151FFE"/>
    <w:rsid w:val="001526FC"/>
    <w:rsid w:val="00152734"/>
    <w:rsid w:val="00152845"/>
    <w:rsid w:val="001528C7"/>
    <w:rsid w:val="00152F58"/>
    <w:rsid w:val="0015366E"/>
    <w:rsid w:val="001537A6"/>
    <w:rsid w:val="001537C4"/>
    <w:rsid w:val="00153897"/>
    <w:rsid w:val="0015406C"/>
    <w:rsid w:val="0015446B"/>
    <w:rsid w:val="00154847"/>
    <w:rsid w:val="00154DF5"/>
    <w:rsid w:val="00155252"/>
    <w:rsid w:val="0015574D"/>
    <w:rsid w:val="001558AC"/>
    <w:rsid w:val="00155906"/>
    <w:rsid w:val="00155B42"/>
    <w:rsid w:val="00156133"/>
    <w:rsid w:val="001562C7"/>
    <w:rsid w:val="00156B6E"/>
    <w:rsid w:val="00156BF0"/>
    <w:rsid w:val="0015708A"/>
    <w:rsid w:val="00157353"/>
    <w:rsid w:val="0015738B"/>
    <w:rsid w:val="001574BC"/>
    <w:rsid w:val="00157554"/>
    <w:rsid w:val="001576A8"/>
    <w:rsid w:val="00157CE0"/>
    <w:rsid w:val="00160219"/>
    <w:rsid w:val="001603B8"/>
    <w:rsid w:val="00160C45"/>
    <w:rsid w:val="00160E60"/>
    <w:rsid w:val="001618DC"/>
    <w:rsid w:val="00161C25"/>
    <w:rsid w:val="00162B4B"/>
    <w:rsid w:val="00163050"/>
    <w:rsid w:val="00163124"/>
    <w:rsid w:val="001634ED"/>
    <w:rsid w:val="00163A26"/>
    <w:rsid w:val="00163DC8"/>
    <w:rsid w:val="00163E93"/>
    <w:rsid w:val="00163EA4"/>
    <w:rsid w:val="00164531"/>
    <w:rsid w:val="001647AB"/>
    <w:rsid w:val="00164B61"/>
    <w:rsid w:val="00164B7E"/>
    <w:rsid w:val="00164C88"/>
    <w:rsid w:val="001657AE"/>
    <w:rsid w:val="001657C9"/>
    <w:rsid w:val="001657CC"/>
    <w:rsid w:val="00165992"/>
    <w:rsid w:val="00165AD4"/>
    <w:rsid w:val="001661BD"/>
    <w:rsid w:val="00166338"/>
    <w:rsid w:val="0016653E"/>
    <w:rsid w:val="00166B16"/>
    <w:rsid w:val="00166DDC"/>
    <w:rsid w:val="00166E0D"/>
    <w:rsid w:val="001670A8"/>
    <w:rsid w:val="00167118"/>
    <w:rsid w:val="0016793C"/>
    <w:rsid w:val="0017004C"/>
    <w:rsid w:val="00170204"/>
    <w:rsid w:val="00170478"/>
    <w:rsid w:val="001704DC"/>
    <w:rsid w:val="00170705"/>
    <w:rsid w:val="001709C0"/>
    <w:rsid w:val="00170AFA"/>
    <w:rsid w:val="0017108C"/>
    <w:rsid w:val="00171364"/>
    <w:rsid w:val="0017190D"/>
    <w:rsid w:val="00171A3C"/>
    <w:rsid w:val="00171BD5"/>
    <w:rsid w:val="00171E1F"/>
    <w:rsid w:val="00171E6A"/>
    <w:rsid w:val="00172046"/>
    <w:rsid w:val="00172467"/>
    <w:rsid w:val="00172A7D"/>
    <w:rsid w:val="00173259"/>
    <w:rsid w:val="001732C5"/>
    <w:rsid w:val="00173CF3"/>
    <w:rsid w:val="00173E50"/>
    <w:rsid w:val="00174345"/>
    <w:rsid w:val="00174469"/>
    <w:rsid w:val="00174BA7"/>
    <w:rsid w:val="0017592B"/>
    <w:rsid w:val="001759A5"/>
    <w:rsid w:val="00176276"/>
    <w:rsid w:val="001765B5"/>
    <w:rsid w:val="00176644"/>
    <w:rsid w:val="00176A20"/>
    <w:rsid w:val="00176FF5"/>
    <w:rsid w:val="0017718C"/>
    <w:rsid w:val="00177534"/>
    <w:rsid w:val="00177DC5"/>
    <w:rsid w:val="001806E3"/>
    <w:rsid w:val="00180746"/>
    <w:rsid w:val="001808D2"/>
    <w:rsid w:val="00180F1D"/>
    <w:rsid w:val="00181143"/>
    <w:rsid w:val="001812E9"/>
    <w:rsid w:val="0018169D"/>
    <w:rsid w:val="00181734"/>
    <w:rsid w:val="001817B5"/>
    <w:rsid w:val="001817FC"/>
    <w:rsid w:val="00181B92"/>
    <w:rsid w:val="001821AE"/>
    <w:rsid w:val="001826E2"/>
    <w:rsid w:val="00182D94"/>
    <w:rsid w:val="001830F1"/>
    <w:rsid w:val="00183743"/>
    <w:rsid w:val="001839B0"/>
    <w:rsid w:val="00183CA0"/>
    <w:rsid w:val="00183FD7"/>
    <w:rsid w:val="00184219"/>
    <w:rsid w:val="0018464E"/>
    <w:rsid w:val="00184CFE"/>
    <w:rsid w:val="00184E07"/>
    <w:rsid w:val="001853D0"/>
    <w:rsid w:val="00185A07"/>
    <w:rsid w:val="00185BC7"/>
    <w:rsid w:val="00186B22"/>
    <w:rsid w:val="00187135"/>
    <w:rsid w:val="0018744B"/>
    <w:rsid w:val="00187569"/>
    <w:rsid w:val="001878DD"/>
    <w:rsid w:val="001878EF"/>
    <w:rsid w:val="00187A8E"/>
    <w:rsid w:val="00187D2B"/>
    <w:rsid w:val="00190245"/>
    <w:rsid w:val="00190289"/>
    <w:rsid w:val="00190A00"/>
    <w:rsid w:val="00190A9C"/>
    <w:rsid w:val="00190E39"/>
    <w:rsid w:val="00190E64"/>
    <w:rsid w:val="00191759"/>
    <w:rsid w:val="001917BC"/>
    <w:rsid w:val="0019191D"/>
    <w:rsid w:val="00191C22"/>
    <w:rsid w:val="00191EB6"/>
    <w:rsid w:val="00191F7D"/>
    <w:rsid w:val="00192041"/>
    <w:rsid w:val="0019206A"/>
    <w:rsid w:val="001920A4"/>
    <w:rsid w:val="001924CC"/>
    <w:rsid w:val="001926D3"/>
    <w:rsid w:val="00193296"/>
    <w:rsid w:val="001934E1"/>
    <w:rsid w:val="001937BE"/>
    <w:rsid w:val="00193E24"/>
    <w:rsid w:val="00193F39"/>
    <w:rsid w:val="00194936"/>
    <w:rsid w:val="0019545B"/>
    <w:rsid w:val="001956A1"/>
    <w:rsid w:val="00195876"/>
    <w:rsid w:val="00196169"/>
    <w:rsid w:val="00196467"/>
    <w:rsid w:val="001964E9"/>
    <w:rsid w:val="0019661B"/>
    <w:rsid w:val="001969E5"/>
    <w:rsid w:val="001974B1"/>
    <w:rsid w:val="001976B0"/>
    <w:rsid w:val="001977DC"/>
    <w:rsid w:val="001A07F7"/>
    <w:rsid w:val="001A0E74"/>
    <w:rsid w:val="001A0F27"/>
    <w:rsid w:val="001A167F"/>
    <w:rsid w:val="001A19D6"/>
    <w:rsid w:val="001A1AC0"/>
    <w:rsid w:val="001A1CF5"/>
    <w:rsid w:val="001A1D34"/>
    <w:rsid w:val="001A266D"/>
    <w:rsid w:val="001A288F"/>
    <w:rsid w:val="001A39CF"/>
    <w:rsid w:val="001A40CA"/>
    <w:rsid w:val="001A4484"/>
    <w:rsid w:val="001A45A5"/>
    <w:rsid w:val="001A4D50"/>
    <w:rsid w:val="001A4F72"/>
    <w:rsid w:val="001A568B"/>
    <w:rsid w:val="001A56E1"/>
    <w:rsid w:val="001A5998"/>
    <w:rsid w:val="001A599B"/>
    <w:rsid w:val="001A5B20"/>
    <w:rsid w:val="001A5B99"/>
    <w:rsid w:val="001A5FDD"/>
    <w:rsid w:val="001A618C"/>
    <w:rsid w:val="001A62E6"/>
    <w:rsid w:val="001A68AB"/>
    <w:rsid w:val="001A6B53"/>
    <w:rsid w:val="001A6CBF"/>
    <w:rsid w:val="001A6FC1"/>
    <w:rsid w:val="001A7597"/>
    <w:rsid w:val="001B0413"/>
    <w:rsid w:val="001B0422"/>
    <w:rsid w:val="001B0B22"/>
    <w:rsid w:val="001B0CB1"/>
    <w:rsid w:val="001B13FE"/>
    <w:rsid w:val="001B167C"/>
    <w:rsid w:val="001B1EC8"/>
    <w:rsid w:val="001B1F0E"/>
    <w:rsid w:val="001B24C0"/>
    <w:rsid w:val="001B2959"/>
    <w:rsid w:val="001B2A28"/>
    <w:rsid w:val="001B2BA4"/>
    <w:rsid w:val="001B2D4D"/>
    <w:rsid w:val="001B34E9"/>
    <w:rsid w:val="001B3586"/>
    <w:rsid w:val="001B363A"/>
    <w:rsid w:val="001B3A4A"/>
    <w:rsid w:val="001B3A6D"/>
    <w:rsid w:val="001B3EC8"/>
    <w:rsid w:val="001B3F66"/>
    <w:rsid w:val="001B41C7"/>
    <w:rsid w:val="001B42D8"/>
    <w:rsid w:val="001B4719"/>
    <w:rsid w:val="001B4A5D"/>
    <w:rsid w:val="001B541E"/>
    <w:rsid w:val="001B547C"/>
    <w:rsid w:val="001B554D"/>
    <w:rsid w:val="001B560C"/>
    <w:rsid w:val="001B5810"/>
    <w:rsid w:val="001B6156"/>
    <w:rsid w:val="001B634B"/>
    <w:rsid w:val="001B6511"/>
    <w:rsid w:val="001B65CF"/>
    <w:rsid w:val="001B6741"/>
    <w:rsid w:val="001B7263"/>
    <w:rsid w:val="001B72C8"/>
    <w:rsid w:val="001B748E"/>
    <w:rsid w:val="001B7BFB"/>
    <w:rsid w:val="001C02C3"/>
    <w:rsid w:val="001C04C3"/>
    <w:rsid w:val="001C0559"/>
    <w:rsid w:val="001C0649"/>
    <w:rsid w:val="001C0F5E"/>
    <w:rsid w:val="001C100B"/>
    <w:rsid w:val="001C107B"/>
    <w:rsid w:val="001C10BE"/>
    <w:rsid w:val="001C13A6"/>
    <w:rsid w:val="001C1881"/>
    <w:rsid w:val="001C2488"/>
    <w:rsid w:val="001C27BB"/>
    <w:rsid w:val="001C28F3"/>
    <w:rsid w:val="001C3178"/>
    <w:rsid w:val="001C394B"/>
    <w:rsid w:val="001C3E94"/>
    <w:rsid w:val="001C40D4"/>
    <w:rsid w:val="001C4A06"/>
    <w:rsid w:val="001C4C22"/>
    <w:rsid w:val="001C4F6D"/>
    <w:rsid w:val="001C5157"/>
    <w:rsid w:val="001C5526"/>
    <w:rsid w:val="001C5AE7"/>
    <w:rsid w:val="001C5B16"/>
    <w:rsid w:val="001C5C01"/>
    <w:rsid w:val="001C5FB4"/>
    <w:rsid w:val="001C64DC"/>
    <w:rsid w:val="001C651A"/>
    <w:rsid w:val="001C658C"/>
    <w:rsid w:val="001C67C8"/>
    <w:rsid w:val="001C6D89"/>
    <w:rsid w:val="001C701C"/>
    <w:rsid w:val="001C74D4"/>
    <w:rsid w:val="001C79B4"/>
    <w:rsid w:val="001C7C52"/>
    <w:rsid w:val="001D001D"/>
    <w:rsid w:val="001D010F"/>
    <w:rsid w:val="001D0265"/>
    <w:rsid w:val="001D042E"/>
    <w:rsid w:val="001D0D04"/>
    <w:rsid w:val="001D0DA0"/>
    <w:rsid w:val="001D0F32"/>
    <w:rsid w:val="001D18C3"/>
    <w:rsid w:val="001D1ADC"/>
    <w:rsid w:val="001D1CBD"/>
    <w:rsid w:val="001D2061"/>
    <w:rsid w:val="001D220A"/>
    <w:rsid w:val="001D2956"/>
    <w:rsid w:val="001D2982"/>
    <w:rsid w:val="001D2A4E"/>
    <w:rsid w:val="001D34D4"/>
    <w:rsid w:val="001D366B"/>
    <w:rsid w:val="001D3B2D"/>
    <w:rsid w:val="001D3E4E"/>
    <w:rsid w:val="001D44A4"/>
    <w:rsid w:val="001D46DE"/>
    <w:rsid w:val="001D5029"/>
    <w:rsid w:val="001D53EF"/>
    <w:rsid w:val="001D588A"/>
    <w:rsid w:val="001D59A4"/>
    <w:rsid w:val="001D6496"/>
    <w:rsid w:val="001D6798"/>
    <w:rsid w:val="001D6E07"/>
    <w:rsid w:val="001D6E96"/>
    <w:rsid w:val="001D6EE9"/>
    <w:rsid w:val="001D71BF"/>
    <w:rsid w:val="001D7284"/>
    <w:rsid w:val="001D73EA"/>
    <w:rsid w:val="001D78EB"/>
    <w:rsid w:val="001D7BC7"/>
    <w:rsid w:val="001E0F7D"/>
    <w:rsid w:val="001E10B8"/>
    <w:rsid w:val="001E11BA"/>
    <w:rsid w:val="001E1382"/>
    <w:rsid w:val="001E1387"/>
    <w:rsid w:val="001E171D"/>
    <w:rsid w:val="001E1981"/>
    <w:rsid w:val="001E19F9"/>
    <w:rsid w:val="001E19FE"/>
    <w:rsid w:val="001E24C8"/>
    <w:rsid w:val="001E3AC2"/>
    <w:rsid w:val="001E3CD8"/>
    <w:rsid w:val="001E4091"/>
    <w:rsid w:val="001E41D1"/>
    <w:rsid w:val="001E480F"/>
    <w:rsid w:val="001E4992"/>
    <w:rsid w:val="001E49F7"/>
    <w:rsid w:val="001E4A62"/>
    <w:rsid w:val="001E4CDA"/>
    <w:rsid w:val="001E4DCA"/>
    <w:rsid w:val="001E4F94"/>
    <w:rsid w:val="001E4FB8"/>
    <w:rsid w:val="001E51EB"/>
    <w:rsid w:val="001E545E"/>
    <w:rsid w:val="001E59D3"/>
    <w:rsid w:val="001E5D96"/>
    <w:rsid w:val="001E5F7B"/>
    <w:rsid w:val="001E66E0"/>
    <w:rsid w:val="001E6F72"/>
    <w:rsid w:val="001E6F7C"/>
    <w:rsid w:val="001E71C1"/>
    <w:rsid w:val="001E78AC"/>
    <w:rsid w:val="001E7908"/>
    <w:rsid w:val="001E7F05"/>
    <w:rsid w:val="001F0286"/>
    <w:rsid w:val="001F03D0"/>
    <w:rsid w:val="001F050C"/>
    <w:rsid w:val="001F0C22"/>
    <w:rsid w:val="001F0CE6"/>
    <w:rsid w:val="001F1407"/>
    <w:rsid w:val="001F1753"/>
    <w:rsid w:val="001F18EF"/>
    <w:rsid w:val="001F197F"/>
    <w:rsid w:val="001F1A84"/>
    <w:rsid w:val="001F1AFB"/>
    <w:rsid w:val="001F265C"/>
    <w:rsid w:val="001F26A8"/>
    <w:rsid w:val="001F26C4"/>
    <w:rsid w:val="001F2AD2"/>
    <w:rsid w:val="001F34EB"/>
    <w:rsid w:val="001F3504"/>
    <w:rsid w:val="001F3AEC"/>
    <w:rsid w:val="001F41C2"/>
    <w:rsid w:val="001F4278"/>
    <w:rsid w:val="001F433B"/>
    <w:rsid w:val="001F4F83"/>
    <w:rsid w:val="001F5A98"/>
    <w:rsid w:val="001F612D"/>
    <w:rsid w:val="001F64ED"/>
    <w:rsid w:val="001F67F2"/>
    <w:rsid w:val="001F6A94"/>
    <w:rsid w:val="001F6C30"/>
    <w:rsid w:val="001F6EC6"/>
    <w:rsid w:val="001F731E"/>
    <w:rsid w:val="001F7410"/>
    <w:rsid w:val="001F7598"/>
    <w:rsid w:val="001F75F1"/>
    <w:rsid w:val="001F7620"/>
    <w:rsid w:val="001F7EA2"/>
    <w:rsid w:val="00200005"/>
    <w:rsid w:val="00200179"/>
    <w:rsid w:val="00200417"/>
    <w:rsid w:val="00200520"/>
    <w:rsid w:val="00200A13"/>
    <w:rsid w:val="00200AFB"/>
    <w:rsid w:val="00200C10"/>
    <w:rsid w:val="00200D19"/>
    <w:rsid w:val="00200F5F"/>
    <w:rsid w:val="00200F7A"/>
    <w:rsid w:val="002011AB"/>
    <w:rsid w:val="00201620"/>
    <w:rsid w:val="00201935"/>
    <w:rsid w:val="0020213A"/>
    <w:rsid w:val="0020222D"/>
    <w:rsid w:val="00202283"/>
    <w:rsid w:val="00202A0E"/>
    <w:rsid w:val="00203167"/>
    <w:rsid w:val="002036E7"/>
    <w:rsid w:val="00203708"/>
    <w:rsid w:val="002039D4"/>
    <w:rsid w:val="002041A5"/>
    <w:rsid w:val="0020433C"/>
    <w:rsid w:val="00204573"/>
    <w:rsid w:val="00204717"/>
    <w:rsid w:val="00204FD5"/>
    <w:rsid w:val="00205307"/>
    <w:rsid w:val="002067A0"/>
    <w:rsid w:val="002072E3"/>
    <w:rsid w:val="002077D3"/>
    <w:rsid w:val="00207B2A"/>
    <w:rsid w:val="002101CB"/>
    <w:rsid w:val="0021039D"/>
    <w:rsid w:val="00210771"/>
    <w:rsid w:val="0021077B"/>
    <w:rsid w:val="0021129C"/>
    <w:rsid w:val="0021148B"/>
    <w:rsid w:val="0021174B"/>
    <w:rsid w:val="00211852"/>
    <w:rsid w:val="00211D96"/>
    <w:rsid w:val="00211FBA"/>
    <w:rsid w:val="0021208F"/>
    <w:rsid w:val="002120D5"/>
    <w:rsid w:val="002122AF"/>
    <w:rsid w:val="00212611"/>
    <w:rsid w:val="002128A8"/>
    <w:rsid w:val="002128D2"/>
    <w:rsid w:val="00212ACC"/>
    <w:rsid w:val="00212BDE"/>
    <w:rsid w:val="00213849"/>
    <w:rsid w:val="00213A05"/>
    <w:rsid w:val="00213A38"/>
    <w:rsid w:val="00213B4A"/>
    <w:rsid w:val="00213EB8"/>
    <w:rsid w:val="00214141"/>
    <w:rsid w:val="00214ED9"/>
    <w:rsid w:val="00215217"/>
    <w:rsid w:val="00215364"/>
    <w:rsid w:val="002154FD"/>
    <w:rsid w:val="0021584D"/>
    <w:rsid w:val="00215E24"/>
    <w:rsid w:val="00216104"/>
    <w:rsid w:val="002163DF"/>
    <w:rsid w:val="00216BEE"/>
    <w:rsid w:val="002178B4"/>
    <w:rsid w:val="002207DA"/>
    <w:rsid w:val="00220C2B"/>
    <w:rsid w:val="0022169C"/>
    <w:rsid w:val="00221707"/>
    <w:rsid w:val="002217BD"/>
    <w:rsid w:val="0022196D"/>
    <w:rsid w:val="00221F92"/>
    <w:rsid w:val="0022280C"/>
    <w:rsid w:val="00222973"/>
    <w:rsid w:val="002235E7"/>
    <w:rsid w:val="00223E91"/>
    <w:rsid w:val="002242F7"/>
    <w:rsid w:val="00224611"/>
    <w:rsid w:val="0022485D"/>
    <w:rsid w:val="0022570B"/>
    <w:rsid w:val="00225731"/>
    <w:rsid w:val="00225AAA"/>
    <w:rsid w:val="00225B03"/>
    <w:rsid w:val="00225EC8"/>
    <w:rsid w:val="00226485"/>
    <w:rsid w:val="0022744C"/>
    <w:rsid w:val="00227A21"/>
    <w:rsid w:val="00227BFC"/>
    <w:rsid w:val="00230227"/>
    <w:rsid w:val="00230398"/>
    <w:rsid w:val="002311FB"/>
    <w:rsid w:val="00231FA2"/>
    <w:rsid w:val="00232261"/>
    <w:rsid w:val="00232797"/>
    <w:rsid w:val="00232A1E"/>
    <w:rsid w:val="00232E21"/>
    <w:rsid w:val="002333AC"/>
    <w:rsid w:val="00233492"/>
    <w:rsid w:val="002335BC"/>
    <w:rsid w:val="00233665"/>
    <w:rsid w:val="0023375B"/>
    <w:rsid w:val="0023384E"/>
    <w:rsid w:val="00233DC7"/>
    <w:rsid w:val="00233E5F"/>
    <w:rsid w:val="002343E2"/>
    <w:rsid w:val="002344E9"/>
    <w:rsid w:val="002345EC"/>
    <w:rsid w:val="002348EB"/>
    <w:rsid w:val="00234B82"/>
    <w:rsid w:val="002353F2"/>
    <w:rsid w:val="0023541F"/>
    <w:rsid w:val="00235B42"/>
    <w:rsid w:val="00235D02"/>
    <w:rsid w:val="002362F5"/>
    <w:rsid w:val="0023688C"/>
    <w:rsid w:val="0023692D"/>
    <w:rsid w:val="002369DB"/>
    <w:rsid w:val="00236C09"/>
    <w:rsid w:val="00236C87"/>
    <w:rsid w:val="00236F6A"/>
    <w:rsid w:val="00237320"/>
    <w:rsid w:val="00237D5A"/>
    <w:rsid w:val="00237D8E"/>
    <w:rsid w:val="00240031"/>
    <w:rsid w:val="00240382"/>
    <w:rsid w:val="00240679"/>
    <w:rsid w:val="00240744"/>
    <w:rsid w:val="00241313"/>
    <w:rsid w:val="00241390"/>
    <w:rsid w:val="002414F2"/>
    <w:rsid w:val="002418F6"/>
    <w:rsid w:val="00241A1F"/>
    <w:rsid w:val="00241B8D"/>
    <w:rsid w:val="0024216B"/>
    <w:rsid w:val="00242498"/>
    <w:rsid w:val="0024261A"/>
    <w:rsid w:val="00242B73"/>
    <w:rsid w:val="00242C7E"/>
    <w:rsid w:val="002430CC"/>
    <w:rsid w:val="002431D1"/>
    <w:rsid w:val="0024345C"/>
    <w:rsid w:val="002434B0"/>
    <w:rsid w:val="00243712"/>
    <w:rsid w:val="00243750"/>
    <w:rsid w:val="00243D93"/>
    <w:rsid w:val="00243FE6"/>
    <w:rsid w:val="0024484E"/>
    <w:rsid w:val="00244E7F"/>
    <w:rsid w:val="00244F32"/>
    <w:rsid w:val="00244FBC"/>
    <w:rsid w:val="002454D0"/>
    <w:rsid w:val="002456A1"/>
    <w:rsid w:val="0024578B"/>
    <w:rsid w:val="00245B48"/>
    <w:rsid w:val="0024600C"/>
    <w:rsid w:val="00246118"/>
    <w:rsid w:val="002468C0"/>
    <w:rsid w:val="00247307"/>
    <w:rsid w:val="0024796F"/>
    <w:rsid w:val="0025089D"/>
    <w:rsid w:val="002508E5"/>
    <w:rsid w:val="00250D91"/>
    <w:rsid w:val="002513B0"/>
    <w:rsid w:val="002515C2"/>
    <w:rsid w:val="00251779"/>
    <w:rsid w:val="00252093"/>
    <w:rsid w:val="002522B7"/>
    <w:rsid w:val="002525DA"/>
    <w:rsid w:val="00252732"/>
    <w:rsid w:val="00252BAE"/>
    <w:rsid w:val="00252D82"/>
    <w:rsid w:val="00252D90"/>
    <w:rsid w:val="00252EA5"/>
    <w:rsid w:val="00253AF5"/>
    <w:rsid w:val="00253C09"/>
    <w:rsid w:val="00253D1B"/>
    <w:rsid w:val="00253F7F"/>
    <w:rsid w:val="002541DE"/>
    <w:rsid w:val="002549AB"/>
    <w:rsid w:val="00254C5C"/>
    <w:rsid w:val="00254D12"/>
    <w:rsid w:val="00254DEA"/>
    <w:rsid w:val="0025528E"/>
    <w:rsid w:val="002557A6"/>
    <w:rsid w:val="00255AE3"/>
    <w:rsid w:val="00255B05"/>
    <w:rsid w:val="00255C8B"/>
    <w:rsid w:val="00255E5E"/>
    <w:rsid w:val="00256010"/>
    <w:rsid w:val="0025609B"/>
    <w:rsid w:val="00256440"/>
    <w:rsid w:val="002566E6"/>
    <w:rsid w:val="00256754"/>
    <w:rsid w:val="00256904"/>
    <w:rsid w:val="00256C17"/>
    <w:rsid w:val="00256E8E"/>
    <w:rsid w:val="0025730F"/>
    <w:rsid w:val="00257852"/>
    <w:rsid w:val="00260318"/>
    <w:rsid w:val="00260694"/>
    <w:rsid w:val="00260B8D"/>
    <w:rsid w:val="00261182"/>
    <w:rsid w:val="0026126C"/>
    <w:rsid w:val="002615ED"/>
    <w:rsid w:val="0026270D"/>
    <w:rsid w:val="002627A8"/>
    <w:rsid w:val="00262876"/>
    <w:rsid w:val="00262D88"/>
    <w:rsid w:val="00263086"/>
    <w:rsid w:val="002632DB"/>
    <w:rsid w:val="00263351"/>
    <w:rsid w:val="00263559"/>
    <w:rsid w:val="002635B5"/>
    <w:rsid w:val="00263642"/>
    <w:rsid w:val="00263686"/>
    <w:rsid w:val="00263BB5"/>
    <w:rsid w:val="00263BBE"/>
    <w:rsid w:val="00263E5F"/>
    <w:rsid w:val="00263F24"/>
    <w:rsid w:val="00264041"/>
    <w:rsid w:val="002642AE"/>
    <w:rsid w:val="00264538"/>
    <w:rsid w:val="00264A61"/>
    <w:rsid w:val="00264A8C"/>
    <w:rsid w:val="00264AB9"/>
    <w:rsid w:val="00264DC2"/>
    <w:rsid w:val="00265464"/>
    <w:rsid w:val="00265572"/>
    <w:rsid w:val="00265681"/>
    <w:rsid w:val="0026573A"/>
    <w:rsid w:val="00265BCB"/>
    <w:rsid w:val="00265D8A"/>
    <w:rsid w:val="00265F24"/>
    <w:rsid w:val="0026676D"/>
    <w:rsid w:val="002669CA"/>
    <w:rsid w:val="00266ABC"/>
    <w:rsid w:val="00266C86"/>
    <w:rsid w:val="00266E9C"/>
    <w:rsid w:val="00266FAA"/>
    <w:rsid w:val="00267010"/>
    <w:rsid w:val="002672E6"/>
    <w:rsid w:val="0026764A"/>
    <w:rsid w:val="002678A0"/>
    <w:rsid w:val="00267DF9"/>
    <w:rsid w:val="002708A6"/>
    <w:rsid w:val="00271681"/>
    <w:rsid w:val="00271792"/>
    <w:rsid w:val="0027200F"/>
    <w:rsid w:val="00272065"/>
    <w:rsid w:val="0027221C"/>
    <w:rsid w:val="0027254C"/>
    <w:rsid w:val="00272C3E"/>
    <w:rsid w:val="00272EB1"/>
    <w:rsid w:val="00272FBD"/>
    <w:rsid w:val="00273985"/>
    <w:rsid w:val="00273BB3"/>
    <w:rsid w:val="002743AA"/>
    <w:rsid w:val="00274435"/>
    <w:rsid w:val="002745F9"/>
    <w:rsid w:val="0027479D"/>
    <w:rsid w:val="00274AE9"/>
    <w:rsid w:val="00274CFF"/>
    <w:rsid w:val="00275095"/>
    <w:rsid w:val="002756B6"/>
    <w:rsid w:val="0027570D"/>
    <w:rsid w:val="00275CDA"/>
    <w:rsid w:val="00276338"/>
    <w:rsid w:val="0027687B"/>
    <w:rsid w:val="0027735E"/>
    <w:rsid w:val="00277CEB"/>
    <w:rsid w:val="00277F05"/>
    <w:rsid w:val="00280455"/>
    <w:rsid w:val="0028092D"/>
    <w:rsid w:val="00280931"/>
    <w:rsid w:val="002818A5"/>
    <w:rsid w:val="002820C0"/>
    <w:rsid w:val="00282620"/>
    <w:rsid w:val="00282BD7"/>
    <w:rsid w:val="00283834"/>
    <w:rsid w:val="002848C0"/>
    <w:rsid w:val="00284B05"/>
    <w:rsid w:val="00284B4D"/>
    <w:rsid w:val="00284E02"/>
    <w:rsid w:val="00284F93"/>
    <w:rsid w:val="00284FA0"/>
    <w:rsid w:val="00284FB6"/>
    <w:rsid w:val="00285746"/>
    <w:rsid w:val="00285838"/>
    <w:rsid w:val="00286507"/>
    <w:rsid w:val="0028658B"/>
    <w:rsid w:val="00286CA1"/>
    <w:rsid w:val="00287124"/>
    <w:rsid w:val="0028741B"/>
    <w:rsid w:val="00287625"/>
    <w:rsid w:val="002878FA"/>
    <w:rsid w:val="00287953"/>
    <w:rsid w:val="00287C51"/>
    <w:rsid w:val="00290775"/>
    <w:rsid w:val="00290AFC"/>
    <w:rsid w:val="00290FFB"/>
    <w:rsid w:val="00291823"/>
    <w:rsid w:val="00291C25"/>
    <w:rsid w:val="00291CAC"/>
    <w:rsid w:val="00291F34"/>
    <w:rsid w:val="002924E1"/>
    <w:rsid w:val="0029272D"/>
    <w:rsid w:val="00292A18"/>
    <w:rsid w:val="00292A98"/>
    <w:rsid w:val="00292DEE"/>
    <w:rsid w:val="002932E2"/>
    <w:rsid w:val="00293319"/>
    <w:rsid w:val="00293A0C"/>
    <w:rsid w:val="00293F41"/>
    <w:rsid w:val="00293F49"/>
    <w:rsid w:val="00293F7D"/>
    <w:rsid w:val="0029449A"/>
    <w:rsid w:val="00294795"/>
    <w:rsid w:val="00294996"/>
    <w:rsid w:val="00294A4F"/>
    <w:rsid w:val="00294AF6"/>
    <w:rsid w:val="002950D2"/>
    <w:rsid w:val="0029519D"/>
    <w:rsid w:val="002954D0"/>
    <w:rsid w:val="002963A2"/>
    <w:rsid w:val="002966F4"/>
    <w:rsid w:val="00296A87"/>
    <w:rsid w:val="00296F57"/>
    <w:rsid w:val="00296F69"/>
    <w:rsid w:val="00297724"/>
    <w:rsid w:val="00297ADF"/>
    <w:rsid w:val="00297C0D"/>
    <w:rsid w:val="002A008A"/>
    <w:rsid w:val="002A0177"/>
    <w:rsid w:val="002A01A4"/>
    <w:rsid w:val="002A094C"/>
    <w:rsid w:val="002A0A39"/>
    <w:rsid w:val="002A179F"/>
    <w:rsid w:val="002A17D5"/>
    <w:rsid w:val="002A1F3C"/>
    <w:rsid w:val="002A1F4C"/>
    <w:rsid w:val="002A2114"/>
    <w:rsid w:val="002A255F"/>
    <w:rsid w:val="002A2731"/>
    <w:rsid w:val="002A280B"/>
    <w:rsid w:val="002A281D"/>
    <w:rsid w:val="002A29AD"/>
    <w:rsid w:val="002A2A9C"/>
    <w:rsid w:val="002A2C5A"/>
    <w:rsid w:val="002A308A"/>
    <w:rsid w:val="002A31A4"/>
    <w:rsid w:val="002A33BE"/>
    <w:rsid w:val="002A36AC"/>
    <w:rsid w:val="002A3823"/>
    <w:rsid w:val="002A3A6E"/>
    <w:rsid w:val="002A3CE8"/>
    <w:rsid w:val="002A40CE"/>
    <w:rsid w:val="002A42E1"/>
    <w:rsid w:val="002A450E"/>
    <w:rsid w:val="002A47F2"/>
    <w:rsid w:val="002A4977"/>
    <w:rsid w:val="002A4C70"/>
    <w:rsid w:val="002A4DCE"/>
    <w:rsid w:val="002A5389"/>
    <w:rsid w:val="002A56C1"/>
    <w:rsid w:val="002A5A23"/>
    <w:rsid w:val="002A5D13"/>
    <w:rsid w:val="002A5E87"/>
    <w:rsid w:val="002A5F20"/>
    <w:rsid w:val="002A5F31"/>
    <w:rsid w:val="002A602F"/>
    <w:rsid w:val="002A68F7"/>
    <w:rsid w:val="002A7744"/>
    <w:rsid w:val="002A7A82"/>
    <w:rsid w:val="002A7AB5"/>
    <w:rsid w:val="002B0045"/>
    <w:rsid w:val="002B0F64"/>
    <w:rsid w:val="002B13B3"/>
    <w:rsid w:val="002B17E3"/>
    <w:rsid w:val="002B1C0E"/>
    <w:rsid w:val="002B20D6"/>
    <w:rsid w:val="002B2396"/>
    <w:rsid w:val="002B26A5"/>
    <w:rsid w:val="002B2ADC"/>
    <w:rsid w:val="002B2C47"/>
    <w:rsid w:val="002B33B3"/>
    <w:rsid w:val="002B366B"/>
    <w:rsid w:val="002B369D"/>
    <w:rsid w:val="002B48A2"/>
    <w:rsid w:val="002B4A3E"/>
    <w:rsid w:val="002B4E24"/>
    <w:rsid w:val="002B4F13"/>
    <w:rsid w:val="002B5E08"/>
    <w:rsid w:val="002B5FFF"/>
    <w:rsid w:val="002B6B51"/>
    <w:rsid w:val="002B6D91"/>
    <w:rsid w:val="002B7080"/>
    <w:rsid w:val="002B724C"/>
    <w:rsid w:val="002B7411"/>
    <w:rsid w:val="002B75D3"/>
    <w:rsid w:val="002B76EB"/>
    <w:rsid w:val="002C089C"/>
    <w:rsid w:val="002C0CCB"/>
    <w:rsid w:val="002C0CE9"/>
    <w:rsid w:val="002C0D8D"/>
    <w:rsid w:val="002C12B9"/>
    <w:rsid w:val="002C14C4"/>
    <w:rsid w:val="002C1AB6"/>
    <w:rsid w:val="002C1AE9"/>
    <w:rsid w:val="002C1C4C"/>
    <w:rsid w:val="002C209B"/>
    <w:rsid w:val="002C224F"/>
    <w:rsid w:val="002C31DA"/>
    <w:rsid w:val="002C3291"/>
    <w:rsid w:val="002C35DE"/>
    <w:rsid w:val="002C3A0C"/>
    <w:rsid w:val="002C3CC2"/>
    <w:rsid w:val="002C3D23"/>
    <w:rsid w:val="002C3E39"/>
    <w:rsid w:val="002C4199"/>
    <w:rsid w:val="002C430D"/>
    <w:rsid w:val="002C43B5"/>
    <w:rsid w:val="002C46B7"/>
    <w:rsid w:val="002C4ABC"/>
    <w:rsid w:val="002C4BCF"/>
    <w:rsid w:val="002C4C6B"/>
    <w:rsid w:val="002C51E5"/>
    <w:rsid w:val="002C5307"/>
    <w:rsid w:val="002C5C36"/>
    <w:rsid w:val="002C65C2"/>
    <w:rsid w:val="002C6688"/>
    <w:rsid w:val="002C670C"/>
    <w:rsid w:val="002C687B"/>
    <w:rsid w:val="002C6D1D"/>
    <w:rsid w:val="002C6E9D"/>
    <w:rsid w:val="002C7C7D"/>
    <w:rsid w:val="002D002D"/>
    <w:rsid w:val="002D0297"/>
    <w:rsid w:val="002D0632"/>
    <w:rsid w:val="002D0D98"/>
    <w:rsid w:val="002D0FAF"/>
    <w:rsid w:val="002D16AE"/>
    <w:rsid w:val="002D181B"/>
    <w:rsid w:val="002D18E0"/>
    <w:rsid w:val="002D1C2A"/>
    <w:rsid w:val="002D1D2A"/>
    <w:rsid w:val="002D26EF"/>
    <w:rsid w:val="002D27E6"/>
    <w:rsid w:val="002D2FFA"/>
    <w:rsid w:val="002D3974"/>
    <w:rsid w:val="002D3F7C"/>
    <w:rsid w:val="002D425E"/>
    <w:rsid w:val="002D44E0"/>
    <w:rsid w:val="002D45EF"/>
    <w:rsid w:val="002D4F8D"/>
    <w:rsid w:val="002D50AE"/>
    <w:rsid w:val="002D5271"/>
    <w:rsid w:val="002D53B7"/>
    <w:rsid w:val="002D5BD0"/>
    <w:rsid w:val="002D5D31"/>
    <w:rsid w:val="002D5D8E"/>
    <w:rsid w:val="002D6099"/>
    <w:rsid w:val="002D60FF"/>
    <w:rsid w:val="002D6523"/>
    <w:rsid w:val="002D65DE"/>
    <w:rsid w:val="002D68A2"/>
    <w:rsid w:val="002D7346"/>
    <w:rsid w:val="002D7513"/>
    <w:rsid w:val="002D75FD"/>
    <w:rsid w:val="002E031E"/>
    <w:rsid w:val="002E1086"/>
    <w:rsid w:val="002E13D6"/>
    <w:rsid w:val="002E16E5"/>
    <w:rsid w:val="002E1C89"/>
    <w:rsid w:val="002E1F49"/>
    <w:rsid w:val="002E1FB4"/>
    <w:rsid w:val="002E201F"/>
    <w:rsid w:val="002E234E"/>
    <w:rsid w:val="002E290B"/>
    <w:rsid w:val="002E29AE"/>
    <w:rsid w:val="002E339D"/>
    <w:rsid w:val="002E33A8"/>
    <w:rsid w:val="002E3B0F"/>
    <w:rsid w:val="002E3C79"/>
    <w:rsid w:val="002E450D"/>
    <w:rsid w:val="002E45BD"/>
    <w:rsid w:val="002E47A0"/>
    <w:rsid w:val="002E47A7"/>
    <w:rsid w:val="002E501C"/>
    <w:rsid w:val="002E54F1"/>
    <w:rsid w:val="002E5949"/>
    <w:rsid w:val="002E5D6A"/>
    <w:rsid w:val="002E5F52"/>
    <w:rsid w:val="002E61E2"/>
    <w:rsid w:val="002E6235"/>
    <w:rsid w:val="002E64E9"/>
    <w:rsid w:val="002E67F6"/>
    <w:rsid w:val="002E7732"/>
    <w:rsid w:val="002E79DC"/>
    <w:rsid w:val="002E7E3B"/>
    <w:rsid w:val="002F032C"/>
    <w:rsid w:val="002F0441"/>
    <w:rsid w:val="002F04E9"/>
    <w:rsid w:val="002F0746"/>
    <w:rsid w:val="002F075E"/>
    <w:rsid w:val="002F08F2"/>
    <w:rsid w:val="002F1608"/>
    <w:rsid w:val="002F1727"/>
    <w:rsid w:val="002F2110"/>
    <w:rsid w:val="002F2761"/>
    <w:rsid w:val="002F2EA2"/>
    <w:rsid w:val="002F2EB1"/>
    <w:rsid w:val="002F2ED8"/>
    <w:rsid w:val="002F3103"/>
    <w:rsid w:val="002F32D5"/>
    <w:rsid w:val="002F3683"/>
    <w:rsid w:val="002F3BCD"/>
    <w:rsid w:val="002F3C22"/>
    <w:rsid w:val="002F4140"/>
    <w:rsid w:val="002F4371"/>
    <w:rsid w:val="002F45B9"/>
    <w:rsid w:val="002F4636"/>
    <w:rsid w:val="002F46C8"/>
    <w:rsid w:val="002F488D"/>
    <w:rsid w:val="002F4900"/>
    <w:rsid w:val="002F4B57"/>
    <w:rsid w:val="002F4BB4"/>
    <w:rsid w:val="002F4EBC"/>
    <w:rsid w:val="002F57F2"/>
    <w:rsid w:val="002F5BDF"/>
    <w:rsid w:val="002F6086"/>
    <w:rsid w:val="002F63EA"/>
    <w:rsid w:val="002F649C"/>
    <w:rsid w:val="002F6581"/>
    <w:rsid w:val="002F6800"/>
    <w:rsid w:val="002F6EF2"/>
    <w:rsid w:val="002F7258"/>
    <w:rsid w:val="002F79D6"/>
    <w:rsid w:val="002F7F1A"/>
    <w:rsid w:val="003002A5"/>
    <w:rsid w:val="00300787"/>
    <w:rsid w:val="00300EEA"/>
    <w:rsid w:val="00301139"/>
    <w:rsid w:val="00301685"/>
    <w:rsid w:val="00301CCC"/>
    <w:rsid w:val="00301D44"/>
    <w:rsid w:val="00301F82"/>
    <w:rsid w:val="0030210F"/>
    <w:rsid w:val="003029DA"/>
    <w:rsid w:val="00302BF1"/>
    <w:rsid w:val="00302CF3"/>
    <w:rsid w:val="00302EB4"/>
    <w:rsid w:val="003038FE"/>
    <w:rsid w:val="00303CC2"/>
    <w:rsid w:val="003042F4"/>
    <w:rsid w:val="0030456F"/>
    <w:rsid w:val="0030470E"/>
    <w:rsid w:val="003053D2"/>
    <w:rsid w:val="0030547D"/>
    <w:rsid w:val="0030563E"/>
    <w:rsid w:val="0030564D"/>
    <w:rsid w:val="00305D2C"/>
    <w:rsid w:val="00305F62"/>
    <w:rsid w:val="00306A6F"/>
    <w:rsid w:val="00306B40"/>
    <w:rsid w:val="00306C16"/>
    <w:rsid w:val="00306CC1"/>
    <w:rsid w:val="00306CD4"/>
    <w:rsid w:val="00306CEB"/>
    <w:rsid w:val="0030721A"/>
    <w:rsid w:val="0030760C"/>
    <w:rsid w:val="0030798C"/>
    <w:rsid w:val="00307B9D"/>
    <w:rsid w:val="00307C03"/>
    <w:rsid w:val="00307C52"/>
    <w:rsid w:val="00307EF8"/>
    <w:rsid w:val="00307FAB"/>
    <w:rsid w:val="00310425"/>
    <w:rsid w:val="00310839"/>
    <w:rsid w:val="00310E63"/>
    <w:rsid w:val="00312A0B"/>
    <w:rsid w:val="00312E53"/>
    <w:rsid w:val="00312F47"/>
    <w:rsid w:val="00312FE3"/>
    <w:rsid w:val="00313513"/>
    <w:rsid w:val="00313660"/>
    <w:rsid w:val="00313672"/>
    <w:rsid w:val="00313827"/>
    <w:rsid w:val="00313BC1"/>
    <w:rsid w:val="00313DD6"/>
    <w:rsid w:val="00313EFE"/>
    <w:rsid w:val="00313FD5"/>
    <w:rsid w:val="00314113"/>
    <w:rsid w:val="003142E8"/>
    <w:rsid w:val="00314703"/>
    <w:rsid w:val="003147A0"/>
    <w:rsid w:val="00314D81"/>
    <w:rsid w:val="00314D85"/>
    <w:rsid w:val="00314F42"/>
    <w:rsid w:val="0031562D"/>
    <w:rsid w:val="003163DF"/>
    <w:rsid w:val="00316A17"/>
    <w:rsid w:val="00316C60"/>
    <w:rsid w:val="00316D62"/>
    <w:rsid w:val="0031709F"/>
    <w:rsid w:val="003176DF"/>
    <w:rsid w:val="00317858"/>
    <w:rsid w:val="003179A2"/>
    <w:rsid w:val="00317B10"/>
    <w:rsid w:val="003205B8"/>
    <w:rsid w:val="003207FC"/>
    <w:rsid w:val="00320918"/>
    <w:rsid w:val="00321181"/>
    <w:rsid w:val="0032150D"/>
    <w:rsid w:val="003215C7"/>
    <w:rsid w:val="003216D9"/>
    <w:rsid w:val="00321831"/>
    <w:rsid w:val="00321CDC"/>
    <w:rsid w:val="00322094"/>
    <w:rsid w:val="003223BC"/>
    <w:rsid w:val="00322747"/>
    <w:rsid w:val="00322A40"/>
    <w:rsid w:val="00322BF0"/>
    <w:rsid w:val="00322F2E"/>
    <w:rsid w:val="00323B72"/>
    <w:rsid w:val="00323CDC"/>
    <w:rsid w:val="00323E23"/>
    <w:rsid w:val="003246FF"/>
    <w:rsid w:val="00324AE6"/>
    <w:rsid w:val="00324D47"/>
    <w:rsid w:val="003250D0"/>
    <w:rsid w:val="003253A4"/>
    <w:rsid w:val="003258C9"/>
    <w:rsid w:val="003258DB"/>
    <w:rsid w:val="00325C19"/>
    <w:rsid w:val="00325FC4"/>
    <w:rsid w:val="00326009"/>
    <w:rsid w:val="003261A4"/>
    <w:rsid w:val="00326272"/>
    <w:rsid w:val="00326AE6"/>
    <w:rsid w:val="00326F45"/>
    <w:rsid w:val="00327117"/>
    <w:rsid w:val="003276B2"/>
    <w:rsid w:val="00327C69"/>
    <w:rsid w:val="00330178"/>
    <w:rsid w:val="0033047C"/>
    <w:rsid w:val="003307D9"/>
    <w:rsid w:val="0033108B"/>
    <w:rsid w:val="003310B2"/>
    <w:rsid w:val="003313C0"/>
    <w:rsid w:val="003316C3"/>
    <w:rsid w:val="00331E64"/>
    <w:rsid w:val="0033211C"/>
    <w:rsid w:val="003324F6"/>
    <w:rsid w:val="00332841"/>
    <w:rsid w:val="0033288A"/>
    <w:rsid w:val="00332907"/>
    <w:rsid w:val="00332D79"/>
    <w:rsid w:val="00332DFC"/>
    <w:rsid w:val="00333412"/>
    <w:rsid w:val="003334B2"/>
    <w:rsid w:val="00333C25"/>
    <w:rsid w:val="00334572"/>
    <w:rsid w:val="00334609"/>
    <w:rsid w:val="00334791"/>
    <w:rsid w:val="00334BF5"/>
    <w:rsid w:val="00334C75"/>
    <w:rsid w:val="00334DDE"/>
    <w:rsid w:val="00335006"/>
    <w:rsid w:val="00335770"/>
    <w:rsid w:val="00335B9A"/>
    <w:rsid w:val="00335D56"/>
    <w:rsid w:val="003361DE"/>
    <w:rsid w:val="003362DA"/>
    <w:rsid w:val="0033654E"/>
    <w:rsid w:val="00336BC3"/>
    <w:rsid w:val="00336E75"/>
    <w:rsid w:val="00336F9C"/>
    <w:rsid w:val="003373D4"/>
    <w:rsid w:val="003373E0"/>
    <w:rsid w:val="00337477"/>
    <w:rsid w:val="003376FD"/>
    <w:rsid w:val="00337A7F"/>
    <w:rsid w:val="0034002B"/>
    <w:rsid w:val="00340219"/>
    <w:rsid w:val="00340945"/>
    <w:rsid w:val="00340957"/>
    <w:rsid w:val="0034097A"/>
    <w:rsid w:val="00341020"/>
    <w:rsid w:val="003413BF"/>
    <w:rsid w:val="00341623"/>
    <w:rsid w:val="00341EA1"/>
    <w:rsid w:val="00341EAE"/>
    <w:rsid w:val="003421A6"/>
    <w:rsid w:val="00342588"/>
    <w:rsid w:val="00342658"/>
    <w:rsid w:val="003426E9"/>
    <w:rsid w:val="00342860"/>
    <w:rsid w:val="00343353"/>
    <w:rsid w:val="00343E2A"/>
    <w:rsid w:val="00343E2C"/>
    <w:rsid w:val="003443B6"/>
    <w:rsid w:val="00344665"/>
    <w:rsid w:val="00344BF7"/>
    <w:rsid w:val="00344D7E"/>
    <w:rsid w:val="003452BB"/>
    <w:rsid w:val="00345692"/>
    <w:rsid w:val="00345A67"/>
    <w:rsid w:val="00345DBD"/>
    <w:rsid w:val="00345F8E"/>
    <w:rsid w:val="00346108"/>
    <w:rsid w:val="0034613B"/>
    <w:rsid w:val="003461B1"/>
    <w:rsid w:val="003462ED"/>
    <w:rsid w:val="00346579"/>
    <w:rsid w:val="0034684D"/>
    <w:rsid w:val="00346A39"/>
    <w:rsid w:val="00346C08"/>
    <w:rsid w:val="00347075"/>
    <w:rsid w:val="00347597"/>
    <w:rsid w:val="003475BA"/>
    <w:rsid w:val="00347BFC"/>
    <w:rsid w:val="00347D5E"/>
    <w:rsid w:val="00347F61"/>
    <w:rsid w:val="003500EE"/>
    <w:rsid w:val="003506D2"/>
    <w:rsid w:val="003507F7"/>
    <w:rsid w:val="00350CFE"/>
    <w:rsid w:val="00350DD5"/>
    <w:rsid w:val="00350E8E"/>
    <w:rsid w:val="00351311"/>
    <w:rsid w:val="00351461"/>
    <w:rsid w:val="00351A37"/>
    <w:rsid w:val="00351AD8"/>
    <w:rsid w:val="003529F2"/>
    <w:rsid w:val="00352CA6"/>
    <w:rsid w:val="00352D01"/>
    <w:rsid w:val="00352F2A"/>
    <w:rsid w:val="00353734"/>
    <w:rsid w:val="00353E87"/>
    <w:rsid w:val="00353EA4"/>
    <w:rsid w:val="00354064"/>
    <w:rsid w:val="0035411E"/>
    <w:rsid w:val="00354339"/>
    <w:rsid w:val="00354345"/>
    <w:rsid w:val="003543E5"/>
    <w:rsid w:val="00354C07"/>
    <w:rsid w:val="00354C12"/>
    <w:rsid w:val="00354DF5"/>
    <w:rsid w:val="003553C3"/>
    <w:rsid w:val="00355914"/>
    <w:rsid w:val="00355B6F"/>
    <w:rsid w:val="00355F64"/>
    <w:rsid w:val="003561D2"/>
    <w:rsid w:val="00356257"/>
    <w:rsid w:val="003563DD"/>
    <w:rsid w:val="00356CA3"/>
    <w:rsid w:val="00356F5A"/>
    <w:rsid w:val="003573C2"/>
    <w:rsid w:val="0035749E"/>
    <w:rsid w:val="003575CE"/>
    <w:rsid w:val="00357C30"/>
    <w:rsid w:val="00357F15"/>
    <w:rsid w:val="00360344"/>
    <w:rsid w:val="00360746"/>
    <w:rsid w:val="003607A9"/>
    <w:rsid w:val="00361694"/>
    <w:rsid w:val="003619BB"/>
    <w:rsid w:val="00361AFE"/>
    <w:rsid w:val="00361F2A"/>
    <w:rsid w:val="0036225F"/>
    <w:rsid w:val="0036228E"/>
    <w:rsid w:val="003624C3"/>
    <w:rsid w:val="003625B9"/>
    <w:rsid w:val="003634D7"/>
    <w:rsid w:val="003635D9"/>
    <w:rsid w:val="00363949"/>
    <w:rsid w:val="00363A16"/>
    <w:rsid w:val="00363AE1"/>
    <w:rsid w:val="003642D5"/>
    <w:rsid w:val="0036452F"/>
    <w:rsid w:val="003645AE"/>
    <w:rsid w:val="00364C61"/>
    <w:rsid w:val="00364CD0"/>
    <w:rsid w:val="00364E41"/>
    <w:rsid w:val="00364F79"/>
    <w:rsid w:val="0036514C"/>
    <w:rsid w:val="0036527B"/>
    <w:rsid w:val="00365591"/>
    <w:rsid w:val="0036595B"/>
    <w:rsid w:val="00365F22"/>
    <w:rsid w:val="003676FE"/>
    <w:rsid w:val="00367C90"/>
    <w:rsid w:val="0037003B"/>
    <w:rsid w:val="003701C3"/>
    <w:rsid w:val="003701C7"/>
    <w:rsid w:val="00370830"/>
    <w:rsid w:val="00370B24"/>
    <w:rsid w:val="00370F0C"/>
    <w:rsid w:val="00371526"/>
    <w:rsid w:val="00371B1F"/>
    <w:rsid w:val="003726F8"/>
    <w:rsid w:val="00372897"/>
    <w:rsid w:val="00372A3B"/>
    <w:rsid w:val="00372B61"/>
    <w:rsid w:val="00373555"/>
    <w:rsid w:val="003737D9"/>
    <w:rsid w:val="00373B06"/>
    <w:rsid w:val="00373C3A"/>
    <w:rsid w:val="00373DFF"/>
    <w:rsid w:val="00374487"/>
    <w:rsid w:val="003748D2"/>
    <w:rsid w:val="00374978"/>
    <w:rsid w:val="00374D5D"/>
    <w:rsid w:val="00374FB3"/>
    <w:rsid w:val="0037504C"/>
    <w:rsid w:val="00375257"/>
    <w:rsid w:val="003752C4"/>
    <w:rsid w:val="003754FE"/>
    <w:rsid w:val="0037556E"/>
    <w:rsid w:val="00375F08"/>
    <w:rsid w:val="00376653"/>
    <w:rsid w:val="00376EEC"/>
    <w:rsid w:val="00377C32"/>
    <w:rsid w:val="00377C6D"/>
    <w:rsid w:val="00377D34"/>
    <w:rsid w:val="00377F39"/>
    <w:rsid w:val="00380E3E"/>
    <w:rsid w:val="00381284"/>
    <w:rsid w:val="003812BA"/>
    <w:rsid w:val="003813AE"/>
    <w:rsid w:val="0038149E"/>
    <w:rsid w:val="00381889"/>
    <w:rsid w:val="00381C61"/>
    <w:rsid w:val="0038221D"/>
    <w:rsid w:val="00382245"/>
    <w:rsid w:val="0038236B"/>
    <w:rsid w:val="0038257F"/>
    <w:rsid w:val="00382EF6"/>
    <w:rsid w:val="00383762"/>
    <w:rsid w:val="00383888"/>
    <w:rsid w:val="00383BC4"/>
    <w:rsid w:val="00383EE5"/>
    <w:rsid w:val="00383EF0"/>
    <w:rsid w:val="0038479F"/>
    <w:rsid w:val="003847E7"/>
    <w:rsid w:val="00384829"/>
    <w:rsid w:val="00384BA1"/>
    <w:rsid w:val="003850F0"/>
    <w:rsid w:val="00385869"/>
    <w:rsid w:val="003859F9"/>
    <w:rsid w:val="00385A58"/>
    <w:rsid w:val="0038628C"/>
    <w:rsid w:val="00386E20"/>
    <w:rsid w:val="003870AA"/>
    <w:rsid w:val="003871FD"/>
    <w:rsid w:val="0038720E"/>
    <w:rsid w:val="00387255"/>
    <w:rsid w:val="00387B5F"/>
    <w:rsid w:val="003900C0"/>
    <w:rsid w:val="00390172"/>
    <w:rsid w:val="00390559"/>
    <w:rsid w:val="00390891"/>
    <w:rsid w:val="0039097E"/>
    <w:rsid w:val="00390A0E"/>
    <w:rsid w:val="00390C3A"/>
    <w:rsid w:val="00390EE3"/>
    <w:rsid w:val="0039141C"/>
    <w:rsid w:val="00391F4B"/>
    <w:rsid w:val="0039248A"/>
    <w:rsid w:val="003924F0"/>
    <w:rsid w:val="00392536"/>
    <w:rsid w:val="003927A9"/>
    <w:rsid w:val="00392E08"/>
    <w:rsid w:val="00392F9B"/>
    <w:rsid w:val="003934F5"/>
    <w:rsid w:val="00393589"/>
    <w:rsid w:val="00393C7F"/>
    <w:rsid w:val="003940A0"/>
    <w:rsid w:val="00394371"/>
    <w:rsid w:val="003949F7"/>
    <w:rsid w:val="003951AC"/>
    <w:rsid w:val="00395AB6"/>
    <w:rsid w:val="00395F25"/>
    <w:rsid w:val="003962DA"/>
    <w:rsid w:val="0039643D"/>
    <w:rsid w:val="00396494"/>
    <w:rsid w:val="00396502"/>
    <w:rsid w:val="00396A63"/>
    <w:rsid w:val="00396D74"/>
    <w:rsid w:val="00396E44"/>
    <w:rsid w:val="00396EE8"/>
    <w:rsid w:val="00397881"/>
    <w:rsid w:val="00397C7C"/>
    <w:rsid w:val="00397CD8"/>
    <w:rsid w:val="00397D22"/>
    <w:rsid w:val="00397FCA"/>
    <w:rsid w:val="003A07EC"/>
    <w:rsid w:val="003A0958"/>
    <w:rsid w:val="003A107A"/>
    <w:rsid w:val="003A2D27"/>
    <w:rsid w:val="003A3236"/>
    <w:rsid w:val="003A3416"/>
    <w:rsid w:val="003A35A1"/>
    <w:rsid w:val="003A3E00"/>
    <w:rsid w:val="003A42BE"/>
    <w:rsid w:val="003A444A"/>
    <w:rsid w:val="003A48B7"/>
    <w:rsid w:val="003A51C5"/>
    <w:rsid w:val="003A56D3"/>
    <w:rsid w:val="003A5B2D"/>
    <w:rsid w:val="003A5D33"/>
    <w:rsid w:val="003A5EBA"/>
    <w:rsid w:val="003A5F78"/>
    <w:rsid w:val="003A610A"/>
    <w:rsid w:val="003A63BF"/>
    <w:rsid w:val="003A65BA"/>
    <w:rsid w:val="003A66D1"/>
    <w:rsid w:val="003A66E3"/>
    <w:rsid w:val="003A67C9"/>
    <w:rsid w:val="003A7445"/>
    <w:rsid w:val="003A75DB"/>
    <w:rsid w:val="003A7BD7"/>
    <w:rsid w:val="003A7FF9"/>
    <w:rsid w:val="003B00C9"/>
    <w:rsid w:val="003B0445"/>
    <w:rsid w:val="003B05D7"/>
    <w:rsid w:val="003B08C1"/>
    <w:rsid w:val="003B09C3"/>
    <w:rsid w:val="003B11B2"/>
    <w:rsid w:val="003B1637"/>
    <w:rsid w:val="003B18CA"/>
    <w:rsid w:val="003B1956"/>
    <w:rsid w:val="003B1E5C"/>
    <w:rsid w:val="003B1E63"/>
    <w:rsid w:val="003B2D1E"/>
    <w:rsid w:val="003B30EA"/>
    <w:rsid w:val="003B35E2"/>
    <w:rsid w:val="003B4B69"/>
    <w:rsid w:val="003B4C82"/>
    <w:rsid w:val="003B4D8E"/>
    <w:rsid w:val="003B4F11"/>
    <w:rsid w:val="003B5313"/>
    <w:rsid w:val="003B5F1E"/>
    <w:rsid w:val="003B618F"/>
    <w:rsid w:val="003B650C"/>
    <w:rsid w:val="003B67A1"/>
    <w:rsid w:val="003B6800"/>
    <w:rsid w:val="003B6C83"/>
    <w:rsid w:val="003B6D61"/>
    <w:rsid w:val="003B7106"/>
    <w:rsid w:val="003B7138"/>
    <w:rsid w:val="003B7B8A"/>
    <w:rsid w:val="003B7DB1"/>
    <w:rsid w:val="003B7E3C"/>
    <w:rsid w:val="003C054E"/>
    <w:rsid w:val="003C0ACB"/>
    <w:rsid w:val="003C0CA4"/>
    <w:rsid w:val="003C1111"/>
    <w:rsid w:val="003C119D"/>
    <w:rsid w:val="003C16C6"/>
    <w:rsid w:val="003C1CB3"/>
    <w:rsid w:val="003C1CE5"/>
    <w:rsid w:val="003C1E1C"/>
    <w:rsid w:val="003C21B8"/>
    <w:rsid w:val="003C21FB"/>
    <w:rsid w:val="003C23A8"/>
    <w:rsid w:val="003C2883"/>
    <w:rsid w:val="003C2D9F"/>
    <w:rsid w:val="003C3284"/>
    <w:rsid w:val="003C3E4F"/>
    <w:rsid w:val="003C4173"/>
    <w:rsid w:val="003C4178"/>
    <w:rsid w:val="003C45C4"/>
    <w:rsid w:val="003C4BBB"/>
    <w:rsid w:val="003C4D8F"/>
    <w:rsid w:val="003C523A"/>
    <w:rsid w:val="003C54C9"/>
    <w:rsid w:val="003C570D"/>
    <w:rsid w:val="003C57B7"/>
    <w:rsid w:val="003C598C"/>
    <w:rsid w:val="003C6024"/>
    <w:rsid w:val="003C628C"/>
    <w:rsid w:val="003C62B7"/>
    <w:rsid w:val="003C63D3"/>
    <w:rsid w:val="003C66E8"/>
    <w:rsid w:val="003C6BC3"/>
    <w:rsid w:val="003C6E2D"/>
    <w:rsid w:val="003C6E7E"/>
    <w:rsid w:val="003C76C9"/>
    <w:rsid w:val="003C7B26"/>
    <w:rsid w:val="003C7D37"/>
    <w:rsid w:val="003C7E76"/>
    <w:rsid w:val="003C7EC0"/>
    <w:rsid w:val="003D00D4"/>
    <w:rsid w:val="003D01E2"/>
    <w:rsid w:val="003D0266"/>
    <w:rsid w:val="003D0449"/>
    <w:rsid w:val="003D0533"/>
    <w:rsid w:val="003D05A0"/>
    <w:rsid w:val="003D0621"/>
    <w:rsid w:val="003D0CA2"/>
    <w:rsid w:val="003D0E13"/>
    <w:rsid w:val="003D15E6"/>
    <w:rsid w:val="003D2317"/>
    <w:rsid w:val="003D26A5"/>
    <w:rsid w:val="003D2DA3"/>
    <w:rsid w:val="003D2F77"/>
    <w:rsid w:val="003D30B3"/>
    <w:rsid w:val="003D350A"/>
    <w:rsid w:val="003D3643"/>
    <w:rsid w:val="003D3F89"/>
    <w:rsid w:val="003D4107"/>
    <w:rsid w:val="003D48C4"/>
    <w:rsid w:val="003D4B35"/>
    <w:rsid w:val="003D4D2B"/>
    <w:rsid w:val="003D509A"/>
    <w:rsid w:val="003D5202"/>
    <w:rsid w:val="003D55AD"/>
    <w:rsid w:val="003D584D"/>
    <w:rsid w:val="003D586D"/>
    <w:rsid w:val="003D5BCF"/>
    <w:rsid w:val="003D5E23"/>
    <w:rsid w:val="003D63D8"/>
    <w:rsid w:val="003D643A"/>
    <w:rsid w:val="003D64F4"/>
    <w:rsid w:val="003D6946"/>
    <w:rsid w:val="003D69E5"/>
    <w:rsid w:val="003D6D05"/>
    <w:rsid w:val="003D6F6A"/>
    <w:rsid w:val="003D7828"/>
    <w:rsid w:val="003D7CA3"/>
    <w:rsid w:val="003D7F2C"/>
    <w:rsid w:val="003E0251"/>
    <w:rsid w:val="003E0A21"/>
    <w:rsid w:val="003E12FD"/>
    <w:rsid w:val="003E1461"/>
    <w:rsid w:val="003E178E"/>
    <w:rsid w:val="003E31E7"/>
    <w:rsid w:val="003E338C"/>
    <w:rsid w:val="003E3426"/>
    <w:rsid w:val="003E34EE"/>
    <w:rsid w:val="003E394C"/>
    <w:rsid w:val="003E3CE4"/>
    <w:rsid w:val="003E47AE"/>
    <w:rsid w:val="003E5369"/>
    <w:rsid w:val="003E556D"/>
    <w:rsid w:val="003E5D3E"/>
    <w:rsid w:val="003E60DC"/>
    <w:rsid w:val="003E6B0C"/>
    <w:rsid w:val="003E6BB0"/>
    <w:rsid w:val="003E76C5"/>
    <w:rsid w:val="003E77FF"/>
    <w:rsid w:val="003F038C"/>
    <w:rsid w:val="003F1243"/>
    <w:rsid w:val="003F126D"/>
    <w:rsid w:val="003F146B"/>
    <w:rsid w:val="003F17A2"/>
    <w:rsid w:val="003F201C"/>
    <w:rsid w:val="003F227B"/>
    <w:rsid w:val="003F26C4"/>
    <w:rsid w:val="003F27BD"/>
    <w:rsid w:val="003F27D4"/>
    <w:rsid w:val="003F2AC1"/>
    <w:rsid w:val="003F2F1A"/>
    <w:rsid w:val="003F3403"/>
    <w:rsid w:val="003F3583"/>
    <w:rsid w:val="003F3778"/>
    <w:rsid w:val="003F3867"/>
    <w:rsid w:val="003F4055"/>
    <w:rsid w:val="003F456E"/>
    <w:rsid w:val="003F4818"/>
    <w:rsid w:val="003F48D4"/>
    <w:rsid w:val="003F4A25"/>
    <w:rsid w:val="003F5872"/>
    <w:rsid w:val="003F5A1D"/>
    <w:rsid w:val="003F6011"/>
    <w:rsid w:val="003F68AC"/>
    <w:rsid w:val="003F6A1F"/>
    <w:rsid w:val="003F6BA2"/>
    <w:rsid w:val="003F6C02"/>
    <w:rsid w:val="003F6C42"/>
    <w:rsid w:val="003F6E09"/>
    <w:rsid w:val="003F6EC5"/>
    <w:rsid w:val="003F7463"/>
    <w:rsid w:val="003F74AF"/>
    <w:rsid w:val="003F75FF"/>
    <w:rsid w:val="003F7734"/>
    <w:rsid w:val="003F7816"/>
    <w:rsid w:val="003F7A32"/>
    <w:rsid w:val="003F7F39"/>
    <w:rsid w:val="00400390"/>
    <w:rsid w:val="004004C9"/>
    <w:rsid w:val="004007E7"/>
    <w:rsid w:val="00400CBB"/>
    <w:rsid w:val="00401074"/>
    <w:rsid w:val="004013E6"/>
    <w:rsid w:val="004019AC"/>
    <w:rsid w:val="00401AAF"/>
    <w:rsid w:val="00401C8D"/>
    <w:rsid w:val="00401E90"/>
    <w:rsid w:val="0040229B"/>
    <w:rsid w:val="004023EE"/>
    <w:rsid w:val="0040256C"/>
    <w:rsid w:val="00402739"/>
    <w:rsid w:val="0040279C"/>
    <w:rsid w:val="004027E7"/>
    <w:rsid w:val="00403543"/>
    <w:rsid w:val="0040376D"/>
    <w:rsid w:val="00403ADF"/>
    <w:rsid w:val="00403FEE"/>
    <w:rsid w:val="0040401D"/>
    <w:rsid w:val="0040474C"/>
    <w:rsid w:val="00404913"/>
    <w:rsid w:val="00404C3A"/>
    <w:rsid w:val="00405444"/>
    <w:rsid w:val="00405857"/>
    <w:rsid w:val="0040590A"/>
    <w:rsid w:val="00405E73"/>
    <w:rsid w:val="00406078"/>
    <w:rsid w:val="00406478"/>
    <w:rsid w:val="004067CE"/>
    <w:rsid w:val="00406F08"/>
    <w:rsid w:val="00407069"/>
    <w:rsid w:val="0040761F"/>
    <w:rsid w:val="00410044"/>
    <w:rsid w:val="00410096"/>
    <w:rsid w:val="004102B0"/>
    <w:rsid w:val="00410A43"/>
    <w:rsid w:val="00410CA3"/>
    <w:rsid w:val="004119CB"/>
    <w:rsid w:val="00411BCF"/>
    <w:rsid w:val="00411CCC"/>
    <w:rsid w:val="004120CD"/>
    <w:rsid w:val="0041218F"/>
    <w:rsid w:val="0041274B"/>
    <w:rsid w:val="00412995"/>
    <w:rsid w:val="004129B4"/>
    <w:rsid w:val="004129EC"/>
    <w:rsid w:val="00412CE9"/>
    <w:rsid w:val="00412D03"/>
    <w:rsid w:val="00412F8B"/>
    <w:rsid w:val="00413955"/>
    <w:rsid w:val="00413B29"/>
    <w:rsid w:val="00413FEF"/>
    <w:rsid w:val="0041414B"/>
    <w:rsid w:val="00414623"/>
    <w:rsid w:val="00414726"/>
    <w:rsid w:val="00414C1F"/>
    <w:rsid w:val="00414F4D"/>
    <w:rsid w:val="00414FA6"/>
    <w:rsid w:val="0041543C"/>
    <w:rsid w:val="004155BA"/>
    <w:rsid w:val="00415E0B"/>
    <w:rsid w:val="0041622C"/>
    <w:rsid w:val="00416B63"/>
    <w:rsid w:val="00416F8D"/>
    <w:rsid w:val="00416FDE"/>
    <w:rsid w:val="0041784F"/>
    <w:rsid w:val="00417C64"/>
    <w:rsid w:val="00417EA9"/>
    <w:rsid w:val="00417ECE"/>
    <w:rsid w:val="004201A6"/>
    <w:rsid w:val="004202B2"/>
    <w:rsid w:val="0042063A"/>
    <w:rsid w:val="00421019"/>
    <w:rsid w:val="00421B4F"/>
    <w:rsid w:val="00421CB7"/>
    <w:rsid w:val="00421D3A"/>
    <w:rsid w:val="0042200B"/>
    <w:rsid w:val="00422233"/>
    <w:rsid w:val="00422A36"/>
    <w:rsid w:val="00422AA2"/>
    <w:rsid w:val="00422FB0"/>
    <w:rsid w:val="00423478"/>
    <w:rsid w:val="0042379A"/>
    <w:rsid w:val="004237D8"/>
    <w:rsid w:val="00423A9B"/>
    <w:rsid w:val="00423AC6"/>
    <w:rsid w:val="00423F6D"/>
    <w:rsid w:val="0042433C"/>
    <w:rsid w:val="0042519F"/>
    <w:rsid w:val="00425548"/>
    <w:rsid w:val="00425B83"/>
    <w:rsid w:val="00425DA5"/>
    <w:rsid w:val="00425F10"/>
    <w:rsid w:val="00426106"/>
    <w:rsid w:val="00426171"/>
    <w:rsid w:val="00426D76"/>
    <w:rsid w:val="00427562"/>
    <w:rsid w:val="00427E37"/>
    <w:rsid w:val="00427EE3"/>
    <w:rsid w:val="004300B3"/>
    <w:rsid w:val="0043019F"/>
    <w:rsid w:val="00430375"/>
    <w:rsid w:val="00430CED"/>
    <w:rsid w:val="00430E39"/>
    <w:rsid w:val="0043109D"/>
    <w:rsid w:val="00431183"/>
    <w:rsid w:val="004312AE"/>
    <w:rsid w:val="0043156B"/>
    <w:rsid w:val="00431650"/>
    <w:rsid w:val="00431B5A"/>
    <w:rsid w:val="00431BE4"/>
    <w:rsid w:val="00431EF0"/>
    <w:rsid w:val="00432133"/>
    <w:rsid w:val="004325BE"/>
    <w:rsid w:val="00432786"/>
    <w:rsid w:val="00432A2D"/>
    <w:rsid w:val="0043360B"/>
    <w:rsid w:val="0043371E"/>
    <w:rsid w:val="004337B2"/>
    <w:rsid w:val="00433B69"/>
    <w:rsid w:val="00433D1C"/>
    <w:rsid w:val="004340BC"/>
    <w:rsid w:val="00434126"/>
    <w:rsid w:val="0043478A"/>
    <w:rsid w:val="00434892"/>
    <w:rsid w:val="00434BAC"/>
    <w:rsid w:val="0043581D"/>
    <w:rsid w:val="00435BF7"/>
    <w:rsid w:val="00436310"/>
    <w:rsid w:val="00436B78"/>
    <w:rsid w:val="00436B9B"/>
    <w:rsid w:val="00436F5E"/>
    <w:rsid w:val="004374B0"/>
    <w:rsid w:val="004374C0"/>
    <w:rsid w:val="00437B21"/>
    <w:rsid w:val="00437C32"/>
    <w:rsid w:val="004401F9"/>
    <w:rsid w:val="004405C2"/>
    <w:rsid w:val="004408F1"/>
    <w:rsid w:val="004408FF"/>
    <w:rsid w:val="004409ED"/>
    <w:rsid w:val="004410D6"/>
    <w:rsid w:val="004416AF"/>
    <w:rsid w:val="004417A5"/>
    <w:rsid w:val="00441888"/>
    <w:rsid w:val="00441F2D"/>
    <w:rsid w:val="0044257A"/>
    <w:rsid w:val="0044261E"/>
    <w:rsid w:val="00442B54"/>
    <w:rsid w:val="00442EFF"/>
    <w:rsid w:val="0044311D"/>
    <w:rsid w:val="004432D4"/>
    <w:rsid w:val="00443881"/>
    <w:rsid w:val="004438BD"/>
    <w:rsid w:val="00443A05"/>
    <w:rsid w:val="00443C54"/>
    <w:rsid w:val="00443C9C"/>
    <w:rsid w:val="00443DB0"/>
    <w:rsid w:val="00444199"/>
    <w:rsid w:val="0044442F"/>
    <w:rsid w:val="004446E2"/>
    <w:rsid w:val="00444798"/>
    <w:rsid w:val="004449AD"/>
    <w:rsid w:val="00444ABB"/>
    <w:rsid w:val="00444B7B"/>
    <w:rsid w:val="00444D52"/>
    <w:rsid w:val="00444D7B"/>
    <w:rsid w:val="00444DCF"/>
    <w:rsid w:val="00444DE8"/>
    <w:rsid w:val="00444EDE"/>
    <w:rsid w:val="0044529E"/>
    <w:rsid w:val="0044568A"/>
    <w:rsid w:val="00445CEF"/>
    <w:rsid w:val="004462EB"/>
    <w:rsid w:val="004468EA"/>
    <w:rsid w:val="00446BB7"/>
    <w:rsid w:val="00446D11"/>
    <w:rsid w:val="004472BE"/>
    <w:rsid w:val="00447452"/>
    <w:rsid w:val="00447C8E"/>
    <w:rsid w:val="00447CC3"/>
    <w:rsid w:val="00447D2E"/>
    <w:rsid w:val="00447E72"/>
    <w:rsid w:val="00450C60"/>
    <w:rsid w:val="00450D19"/>
    <w:rsid w:val="00450DAC"/>
    <w:rsid w:val="004511D1"/>
    <w:rsid w:val="004514FF"/>
    <w:rsid w:val="004516BB"/>
    <w:rsid w:val="00451FF7"/>
    <w:rsid w:val="00452414"/>
    <w:rsid w:val="0045283F"/>
    <w:rsid w:val="004538DE"/>
    <w:rsid w:val="0045397E"/>
    <w:rsid w:val="00453B61"/>
    <w:rsid w:val="00454038"/>
    <w:rsid w:val="00454198"/>
    <w:rsid w:val="00454221"/>
    <w:rsid w:val="004542A1"/>
    <w:rsid w:val="00454464"/>
    <w:rsid w:val="0045472F"/>
    <w:rsid w:val="00454A80"/>
    <w:rsid w:val="00454EB6"/>
    <w:rsid w:val="00455469"/>
    <w:rsid w:val="00455487"/>
    <w:rsid w:val="004562F9"/>
    <w:rsid w:val="00456371"/>
    <w:rsid w:val="00456408"/>
    <w:rsid w:val="00456C06"/>
    <w:rsid w:val="0045776A"/>
    <w:rsid w:val="00457A9B"/>
    <w:rsid w:val="00460E1A"/>
    <w:rsid w:val="004610CC"/>
    <w:rsid w:val="00461558"/>
    <w:rsid w:val="00461585"/>
    <w:rsid w:val="00461836"/>
    <w:rsid w:val="00461918"/>
    <w:rsid w:val="00461956"/>
    <w:rsid w:val="00461BB8"/>
    <w:rsid w:val="00461DA5"/>
    <w:rsid w:val="00462B45"/>
    <w:rsid w:val="00462D47"/>
    <w:rsid w:val="00462ECD"/>
    <w:rsid w:val="00462FF1"/>
    <w:rsid w:val="0046347B"/>
    <w:rsid w:val="004634CB"/>
    <w:rsid w:val="00463607"/>
    <w:rsid w:val="004636A9"/>
    <w:rsid w:val="00463C06"/>
    <w:rsid w:val="00464173"/>
    <w:rsid w:val="00464B3F"/>
    <w:rsid w:val="00464C87"/>
    <w:rsid w:val="00464DE5"/>
    <w:rsid w:val="00464FA0"/>
    <w:rsid w:val="00465106"/>
    <w:rsid w:val="004653C0"/>
    <w:rsid w:val="0046627C"/>
    <w:rsid w:val="00466D7D"/>
    <w:rsid w:val="00466EBB"/>
    <w:rsid w:val="00467135"/>
    <w:rsid w:val="00467243"/>
    <w:rsid w:val="00467D64"/>
    <w:rsid w:val="00467DA5"/>
    <w:rsid w:val="004702A7"/>
    <w:rsid w:val="004703A4"/>
    <w:rsid w:val="004704AA"/>
    <w:rsid w:val="00470E53"/>
    <w:rsid w:val="00470FF3"/>
    <w:rsid w:val="00472259"/>
    <w:rsid w:val="00472428"/>
    <w:rsid w:val="00472EFA"/>
    <w:rsid w:val="00472F4C"/>
    <w:rsid w:val="0047361E"/>
    <w:rsid w:val="0047365A"/>
    <w:rsid w:val="004737C5"/>
    <w:rsid w:val="00473804"/>
    <w:rsid w:val="00473A87"/>
    <w:rsid w:val="00473B16"/>
    <w:rsid w:val="00473C6C"/>
    <w:rsid w:val="00473CAD"/>
    <w:rsid w:val="00474162"/>
    <w:rsid w:val="00474823"/>
    <w:rsid w:val="00474C99"/>
    <w:rsid w:val="00474E76"/>
    <w:rsid w:val="0047518C"/>
    <w:rsid w:val="004751C0"/>
    <w:rsid w:val="00475301"/>
    <w:rsid w:val="004753BB"/>
    <w:rsid w:val="004755EC"/>
    <w:rsid w:val="00475CD8"/>
    <w:rsid w:val="0047600E"/>
    <w:rsid w:val="00476430"/>
    <w:rsid w:val="00476495"/>
    <w:rsid w:val="00476515"/>
    <w:rsid w:val="00476DDE"/>
    <w:rsid w:val="00476F2B"/>
    <w:rsid w:val="0047727B"/>
    <w:rsid w:val="0047753A"/>
    <w:rsid w:val="004802B8"/>
    <w:rsid w:val="0048034B"/>
    <w:rsid w:val="0048090F"/>
    <w:rsid w:val="00480B4D"/>
    <w:rsid w:val="00480D85"/>
    <w:rsid w:val="004810BF"/>
    <w:rsid w:val="004812DF"/>
    <w:rsid w:val="004813FD"/>
    <w:rsid w:val="00481D28"/>
    <w:rsid w:val="00482055"/>
    <w:rsid w:val="00482224"/>
    <w:rsid w:val="00482749"/>
    <w:rsid w:val="00482E21"/>
    <w:rsid w:val="00483031"/>
    <w:rsid w:val="00483303"/>
    <w:rsid w:val="0048381E"/>
    <w:rsid w:val="00483D56"/>
    <w:rsid w:val="004842FA"/>
    <w:rsid w:val="004845A5"/>
    <w:rsid w:val="00484A10"/>
    <w:rsid w:val="00484B0D"/>
    <w:rsid w:val="00484C18"/>
    <w:rsid w:val="00484E2C"/>
    <w:rsid w:val="0048504E"/>
    <w:rsid w:val="00485656"/>
    <w:rsid w:val="004856F7"/>
    <w:rsid w:val="00485CA3"/>
    <w:rsid w:val="00486972"/>
    <w:rsid w:val="00486B53"/>
    <w:rsid w:val="00486C0F"/>
    <w:rsid w:val="004872A9"/>
    <w:rsid w:val="004875A9"/>
    <w:rsid w:val="0048774D"/>
    <w:rsid w:val="00490942"/>
    <w:rsid w:val="00490A22"/>
    <w:rsid w:val="00490C29"/>
    <w:rsid w:val="00490E33"/>
    <w:rsid w:val="00490E83"/>
    <w:rsid w:val="0049137C"/>
    <w:rsid w:val="004919C4"/>
    <w:rsid w:val="00491A27"/>
    <w:rsid w:val="00491E5D"/>
    <w:rsid w:val="00491F32"/>
    <w:rsid w:val="004923D7"/>
    <w:rsid w:val="00492B1C"/>
    <w:rsid w:val="00493CCF"/>
    <w:rsid w:val="0049401F"/>
    <w:rsid w:val="00494A8A"/>
    <w:rsid w:val="00494F80"/>
    <w:rsid w:val="00495074"/>
    <w:rsid w:val="00495173"/>
    <w:rsid w:val="00495585"/>
    <w:rsid w:val="0049565A"/>
    <w:rsid w:val="00495704"/>
    <w:rsid w:val="004957AC"/>
    <w:rsid w:val="00495AD8"/>
    <w:rsid w:val="00495EFF"/>
    <w:rsid w:val="00496431"/>
    <w:rsid w:val="0049666B"/>
    <w:rsid w:val="00496A3E"/>
    <w:rsid w:val="00496D8F"/>
    <w:rsid w:val="00496F19"/>
    <w:rsid w:val="00496F58"/>
    <w:rsid w:val="00497369"/>
    <w:rsid w:val="0049755E"/>
    <w:rsid w:val="004978BB"/>
    <w:rsid w:val="00497CAD"/>
    <w:rsid w:val="00497FDF"/>
    <w:rsid w:val="004A020C"/>
    <w:rsid w:val="004A0F58"/>
    <w:rsid w:val="004A14F7"/>
    <w:rsid w:val="004A1A0B"/>
    <w:rsid w:val="004A1E3D"/>
    <w:rsid w:val="004A1FA1"/>
    <w:rsid w:val="004A1FB4"/>
    <w:rsid w:val="004A229C"/>
    <w:rsid w:val="004A251F"/>
    <w:rsid w:val="004A289D"/>
    <w:rsid w:val="004A2BC9"/>
    <w:rsid w:val="004A2CD2"/>
    <w:rsid w:val="004A342A"/>
    <w:rsid w:val="004A38F9"/>
    <w:rsid w:val="004A39BB"/>
    <w:rsid w:val="004A3B03"/>
    <w:rsid w:val="004A3B5E"/>
    <w:rsid w:val="004A3E13"/>
    <w:rsid w:val="004A4010"/>
    <w:rsid w:val="004A41D2"/>
    <w:rsid w:val="004A4238"/>
    <w:rsid w:val="004A44CD"/>
    <w:rsid w:val="004A4698"/>
    <w:rsid w:val="004A485A"/>
    <w:rsid w:val="004A49ED"/>
    <w:rsid w:val="004A4AE5"/>
    <w:rsid w:val="004A4AF4"/>
    <w:rsid w:val="004A4D76"/>
    <w:rsid w:val="004A6048"/>
    <w:rsid w:val="004A661D"/>
    <w:rsid w:val="004A6729"/>
    <w:rsid w:val="004A718F"/>
    <w:rsid w:val="004A71EE"/>
    <w:rsid w:val="004A784A"/>
    <w:rsid w:val="004A78C5"/>
    <w:rsid w:val="004A79E3"/>
    <w:rsid w:val="004A7EB8"/>
    <w:rsid w:val="004B0222"/>
    <w:rsid w:val="004B0270"/>
    <w:rsid w:val="004B0652"/>
    <w:rsid w:val="004B07B2"/>
    <w:rsid w:val="004B0920"/>
    <w:rsid w:val="004B10C3"/>
    <w:rsid w:val="004B143A"/>
    <w:rsid w:val="004B14C0"/>
    <w:rsid w:val="004B1BA2"/>
    <w:rsid w:val="004B1DBF"/>
    <w:rsid w:val="004B2110"/>
    <w:rsid w:val="004B21EA"/>
    <w:rsid w:val="004B2336"/>
    <w:rsid w:val="004B28A3"/>
    <w:rsid w:val="004B2933"/>
    <w:rsid w:val="004B2A35"/>
    <w:rsid w:val="004B2C70"/>
    <w:rsid w:val="004B2DF3"/>
    <w:rsid w:val="004B36D0"/>
    <w:rsid w:val="004B390B"/>
    <w:rsid w:val="004B3DD0"/>
    <w:rsid w:val="004B402F"/>
    <w:rsid w:val="004B420C"/>
    <w:rsid w:val="004B43E4"/>
    <w:rsid w:val="004B44F1"/>
    <w:rsid w:val="004B4629"/>
    <w:rsid w:val="004B469A"/>
    <w:rsid w:val="004B486F"/>
    <w:rsid w:val="004B4918"/>
    <w:rsid w:val="004B49EB"/>
    <w:rsid w:val="004B4B19"/>
    <w:rsid w:val="004B4DC0"/>
    <w:rsid w:val="004B535B"/>
    <w:rsid w:val="004B5B4A"/>
    <w:rsid w:val="004B5F4B"/>
    <w:rsid w:val="004B6343"/>
    <w:rsid w:val="004B665E"/>
    <w:rsid w:val="004B6BD7"/>
    <w:rsid w:val="004B6D18"/>
    <w:rsid w:val="004B6FAF"/>
    <w:rsid w:val="004B787D"/>
    <w:rsid w:val="004B7973"/>
    <w:rsid w:val="004B7C98"/>
    <w:rsid w:val="004B7F69"/>
    <w:rsid w:val="004C08A8"/>
    <w:rsid w:val="004C0BEE"/>
    <w:rsid w:val="004C0E73"/>
    <w:rsid w:val="004C13CC"/>
    <w:rsid w:val="004C1E53"/>
    <w:rsid w:val="004C1FD4"/>
    <w:rsid w:val="004C2355"/>
    <w:rsid w:val="004C27E7"/>
    <w:rsid w:val="004C27FE"/>
    <w:rsid w:val="004C28E1"/>
    <w:rsid w:val="004C334F"/>
    <w:rsid w:val="004C3731"/>
    <w:rsid w:val="004C3B0E"/>
    <w:rsid w:val="004C3F0F"/>
    <w:rsid w:val="004C4394"/>
    <w:rsid w:val="004C451B"/>
    <w:rsid w:val="004C4789"/>
    <w:rsid w:val="004C5017"/>
    <w:rsid w:val="004C5A5A"/>
    <w:rsid w:val="004C5FA9"/>
    <w:rsid w:val="004C619D"/>
    <w:rsid w:val="004C6463"/>
    <w:rsid w:val="004C65E3"/>
    <w:rsid w:val="004C67FD"/>
    <w:rsid w:val="004C6946"/>
    <w:rsid w:val="004C6C62"/>
    <w:rsid w:val="004C6F18"/>
    <w:rsid w:val="004C6FE5"/>
    <w:rsid w:val="004C72AD"/>
    <w:rsid w:val="004C73CD"/>
    <w:rsid w:val="004C78F4"/>
    <w:rsid w:val="004C798F"/>
    <w:rsid w:val="004D05ED"/>
    <w:rsid w:val="004D0936"/>
    <w:rsid w:val="004D0C1A"/>
    <w:rsid w:val="004D0EF8"/>
    <w:rsid w:val="004D10DD"/>
    <w:rsid w:val="004D143C"/>
    <w:rsid w:val="004D1A38"/>
    <w:rsid w:val="004D1A4E"/>
    <w:rsid w:val="004D1BDE"/>
    <w:rsid w:val="004D211E"/>
    <w:rsid w:val="004D28ED"/>
    <w:rsid w:val="004D29DA"/>
    <w:rsid w:val="004D2BBB"/>
    <w:rsid w:val="004D2FFF"/>
    <w:rsid w:val="004D337F"/>
    <w:rsid w:val="004D3542"/>
    <w:rsid w:val="004D456C"/>
    <w:rsid w:val="004D49F1"/>
    <w:rsid w:val="004D524E"/>
    <w:rsid w:val="004D535A"/>
    <w:rsid w:val="004D578E"/>
    <w:rsid w:val="004D5C9B"/>
    <w:rsid w:val="004D5CCC"/>
    <w:rsid w:val="004D632D"/>
    <w:rsid w:val="004D64D0"/>
    <w:rsid w:val="004D676B"/>
    <w:rsid w:val="004D67FD"/>
    <w:rsid w:val="004D6A89"/>
    <w:rsid w:val="004D6E1F"/>
    <w:rsid w:val="004D6F4A"/>
    <w:rsid w:val="004D7173"/>
    <w:rsid w:val="004D72FA"/>
    <w:rsid w:val="004D74B7"/>
    <w:rsid w:val="004E06A6"/>
    <w:rsid w:val="004E0A6C"/>
    <w:rsid w:val="004E103F"/>
    <w:rsid w:val="004E1088"/>
    <w:rsid w:val="004E132B"/>
    <w:rsid w:val="004E1539"/>
    <w:rsid w:val="004E162B"/>
    <w:rsid w:val="004E2107"/>
    <w:rsid w:val="004E2E01"/>
    <w:rsid w:val="004E305D"/>
    <w:rsid w:val="004E33E5"/>
    <w:rsid w:val="004E3910"/>
    <w:rsid w:val="004E3CCE"/>
    <w:rsid w:val="004E3DD2"/>
    <w:rsid w:val="004E49C6"/>
    <w:rsid w:val="004E4D3F"/>
    <w:rsid w:val="004E4E93"/>
    <w:rsid w:val="004E50B4"/>
    <w:rsid w:val="004E53B8"/>
    <w:rsid w:val="004E554C"/>
    <w:rsid w:val="004E5FEE"/>
    <w:rsid w:val="004E64FA"/>
    <w:rsid w:val="004E6603"/>
    <w:rsid w:val="004E6D5B"/>
    <w:rsid w:val="004E6E7F"/>
    <w:rsid w:val="004E704B"/>
    <w:rsid w:val="004E70EA"/>
    <w:rsid w:val="004E716A"/>
    <w:rsid w:val="004E78D2"/>
    <w:rsid w:val="004E7AA6"/>
    <w:rsid w:val="004F014F"/>
    <w:rsid w:val="004F06ED"/>
    <w:rsid w:val="004F12F3"/>
    <w:rsid w:val="004F16F8"/>
    <w:rsid w:val="004F21A6"/>
    <w:rsid w:val="004F29A4"/>
    <w:rsid w:val="004F2BF5"/>
    <w:rsid w:val="004F315F"/>
    <w:rsid w:val="004F3215"/>
    <w:rsid w:val="004F3549"/>
    <w:rsid w:val="004F382C"/>
    <w:rsid w:val="004F3EE7"/>
    <w:rsid w:val="004F4138"/>
    <w:rsid w:val="004F41A6"/>
    <w:rsid w:val="004F434F"/>
    <w:rsid w:val="004F4368"/>
    <w:rsid w:val="004F4474"/>
    <w:rsid w:val="004F47BD"/>
    <w:rsid w:val="004F4F48"/>
    <w:rsid w:val="004F526D"/>
    <w:rsid w:val="004F54B3"/>
    <w:rsid w:val="004F5BA3"/>
    <w:rsid w:val="004F5E56"/>
    <w:rsid w:val="004F68B2"/>
    <w:rsid w:val="004F6D31"/>
    <w:rsid w:val="004F7140"/>
    <w:rsid w:val="004F72F2"/>
    <w:rsid w:val="004F73A3"/>
    <w:rsid w:val="004F747A"/>
    <w:rsid w:val="004F7F35"/>
    <w:rsid w:val="0050059B"/>
    <w:rsid w:val="005005B3"/>
    <w:rsid w:val="005005ED"/>
    <w:rsid w:val="005006C6"/>
    <w:rsid w:val="005008E1"/>
    <w:rsid w:val="00500C91"/>
    <w:rsid w:val="00500EB4"/>
    <w:rsid w:val="005010D0"/>
    <w:rsid w:val="0050124F"/>
    <w:rsid w:val="0050161E"/>
    <w:rsid w:val="00501698"/>
    <w:rsid w:val="00501897"/>
    <w:rsid w:val="00501D06"/>
    <w:rsid w:val="00501E6B"/>
    <w:rsid w:val="00502077"/>
    <w:rsid w:val="005020B6"/>
    <w:rsid w:val="005020DC"/>
    <w:rsid w:val="0050218F"/>
    <w:rsid w:val="005026B2"/>
    <w:rsid w:val="00502D90"/>
    <w:rsid w:val="0050352B"/>
    <w:rsid w:val="00503C69"/>
    <w:rsid w:val="00504031"/>
    <w:rsid w:val="00504636"/>
    <w:rsid w:val="0050496F"/>
    <w:rsid w:val="00504B75"/>
    <w:rsid w:val="00504C62"/>
    <w:rsid w:val="00504D50"/>
    <w:rsid w:val="00505264"/>
    <w:rsid w:val="0050535D"/>
    <w:rsid w:val="005056BB"/>
    <w:rsid w:val="00506069"/>
    <w:rsid w:val="00506260"/>
    <w:rsid w:val="00506633"/>
    <w:rsid w:val="00506C8D"/>
    <w:rsid w:val="005073F5"/>
    <w:rsid w:val="0050761C"/>
    <w:rsid w:val="0050799A"/>
    <w:rsid w:val="005103A0"/>
    <w:rsid w:val="005103A9"/>
    <w:rsid w:val="005103D0"/>
    <w:rsid w:val="0051065D"/>
    <w:rsid w:val="00510719"/>
    <w:rsid w:val="005112F9"/>
    <w:rsid w:val="00511A7D"/>
    <w:rsid w:val="00511DCE"/>
    <w:rsid w:val="00512428"/>
    <w:rsid w:val="00512917"/>
    <w:rsid w:val="00512C9A"/>
    <w:rsid w:val="00512D58"/>
    <w:rsid w:val="005133D1"/>
    <w:rsid w:val="00513451"/>
    <w:rsid w:val="0051372D"/>
    <w:rsid w:val="00513A6E"/>
    <w:rsid w:val="00513C77"/>
    <w:rsid w:val="00513D53"/>
    <w:rsid w:val="00513F54"/>
    <w:rsid w:val="005140D9"/>
    <w:rsid w:val="00514266"/>
    <w:rsid w:val="00514479"/>
    <w:rsid w:val="00514776"/>
    <w:rsid w:val="0051491F"/>
    <w:rsid w:val="00515391"/>
    <w:rsid w:val="005155E0"/>
    <w:rsid w:val="00515CC1"/>
    <w:rsid w:val="00515E88"/>
    <w:rsid w:val="0051662A"/>
    <w:rsid w:val="00516B50"/>
    <w:rsid w:val="00516BBE"/>
    <w:rsid w:val="00516D64"/>
    <w:rsid w:val="005177D5"/>
    <w:rsid w:val="00517AFF"/>
    <w:rsid w:val="00517F71"/>
    <w:rsid w:val="00520238"/>
    <w:rsid w:val="005204A0"/>
    <w:rsid w:val="005205DD"/>
    <w:rsid w:val="00520B28"/>
    <w:rsid w:val="00520F34"/>
    <w:rsid w:val="005212EF"/>
    <w:rsid w:val="00521674"/>
    <w:rsid w:val="005216BB"/>
    <w:rsid w:val="005219FD"/>
    <w:rsid w:val="00522041"/>
    <w:rsid w:val="005221BE"/>
    <w:rsid w:val="00522334"/>
    <w:rsid w:val="00522BB0"/>
    <w:rsid w:val="00522CDA"/>
    <w:rsid w:val="00523293"/>
    <w:rsid w:val="0052347A"/>
    <w:rsid w:val="00523961"/>
    <w:rsid w:val="00523FA5"/>
    <w:rsid w:val="00524142"/>
    <w:rsid w:val="00524657"/>
    <w:rsid w:val="00524A88"/>
    <w:rsid w:val="00524EE3"/>
    <w:rsid w:val="005252B2"/>
    <w:rsid w:val="0052544B"/>
    <w:rsid w:val="005254EA"/>
    <w:rsid w:val="005259A0"/>
    <w:rsid w:val="00525CD5"/>
    <w:rsid w:val="00525CEE"/>
    <w:rsid w:val="00525E0A"/>
    <w:rsid w:val="00526DFE"/>
    <w:rsid w:val="00527198"/>
    <w:rsid w:val="00527733"/>
    <w:rsid w:val="0053011F"/>
    <w:rsid w:val="0053017A"/>
    <w:rsid w:val="0053052E"/>
    <w:rsid w:val="0053065D"/>
    <w:rsid w:val="00530794"/>
    <w:rsid w:val="005308F7"/>
    <w:rsid w:val="00530DA2"/>
    <w:rsid w:val="00530E85"/>
    <w:rsid w:val="00530F88"/>
    <w:rsid w:val="00531734"/>
    <w:rsid w:val="00531D8F"/>
    <w:rsid w:val="0053216A"/>
    <w:rsid w:val="00532655"/>
    <w:rsid w:val="00532E60"/>
    <w:rsid w:val="00533307"/>
    <w:rsid w:val="005335FB"/>
    <w:rsid w:val="0053403E"/>
    <w:rsid w:val="00534088"/>
    <w:rsid w:val="00534283"/>
    <w:rsid w:val="005342E9"/>
    <w:rsid w:val="00534650"/>
    <w:rsid w:val="00534DCF"/>
    <w:rsid w:val="00535117"/>
    <w:rsid w:val="00535236"/>
    <w:rsid w:val="00535301"/>
    <w:rsid w:val="005357C4"/>
    <w:rsid w:val="00535907"/>
    <w:rsid w:val="00535AAA"/>
    <w:rsid w:val="00536B4C"/>
    <w:rsid w:val="00536B9A"/>
    <w:rsid w:val="00536C4B"/>
    <w:rsid w:val="00536DA8"/>
    <w:rsid w:val="00536EF9"/>
    <w:rsid w:val="005370F0"/>
    <w:rsid w:val="0053733A"/>
    <w:rsid w:val="00537996"/>
    <w:rsid w:val="00537A06"/>
    <w:rsid w:val="00537EB7"/>
    <w:rsid w:val="00540031"/>
    <w:rsid w:val="00540110"/>
    <w:rsid w:val="005401AE"/>
    <w:rsid w:val="00540453"/>
    <w:rsid w:val="0054067C"/>
    <w:rsid w:val="005406D4"/>
    <w:rsid w:val="005409B5"/>
    <w:rsid w:val="00541781"/>
    <w:rsid w:val="00541842"/>
    <w:rsid w:val="005418E8"/>
    <w:rsid w:val="00541B4F"/>
    <w:rsid w:val="00541C7C"/>
    <w:rsid w:val="0054224D"/>
    <w:rsid w:val="00542D13"/>
    <w:rsid w:val="005430AB"/>
    <w:rsid w:val="005434E0"/>
    <w:rsid w:val="0054385A"/>
    <w:rsid w:val="00543C17"/>
    <w:rsid w:val="00543DDA"/>
    <w:rsid w:val="00543E92"/>
    <w:rsid w:val="00544539"/>
    <w:rsid w:val="0054455A"/>
    <w:rsid w:val="00544867"/>
    <w:rsid w:val="00544911"/>
    <w:rsid w:val="00544B89"/>
    <w:rsid w:val="00545360"/>
    <w:rsid w:val="0054567C"/>
    <w:rsid w:val="005457C2"/>
    <w:rsid w:val="0054624F"/>
    <w:rsid w:val="00546479"/>
    <w:rsid w:val="00546A63"/>
    <w:rsid w:val="00547337"/>
    <w:rsid w:val="00547579"/>
    <w:rsid w:val="00547654"/>
    <w:rsid w:val="00547B3D"/>
    <w:rsid w:val="00547B53"/>
    <w:rsid w:val="00547F40"/>
    <w:rsid w:val="00550086"/>
    <w:rsid w:val="005500BE"/>
    <w:rsid w:val="0055021A"/>
    <w:rsid w:val="00550249"/>
    <w:rsid w:val="00551075"/>
    <w:rsid w:val="00551862"/>
    <w:rsid w:val="00551A46"/>
    <w:rsid w:val="00551D08"/>
    <w:rsid w:val="005520BF"/>
    <w:rsid w:val="005525BE"/>
    <w:rsid w:val="0055291B"/>
    <w:rsid w:val="00553089"/>
    <w:rsid w:val="005536D2"/>
    <w:rsid w:val="005537F7"/>
    <w:rsid w:val="00553E02"/>
    <w:rsid w:val="00554239"/>
    <w:rsid w:val="00554544"/>
    <w:rsid w:val="00555056"/>
    <w:rsid w:val="00555538"/>
    <w:rsid w:val="00555AA9"/>
    <w:rsid w:val="00555B8D"/>
    <w:rsid w:val="00555C37"/>
    <w:rsid w:val="00556127"/>
    <w:rsid w:val="005566A9"/>
    <w:rsid w:val="0055690C"/>
    <w:rsid w:val="00556957"/>
    <w:rsid w:val="00556F44"/>
    <w:rsid w:val="00557322"/>
    <w:rsid w:val="00557605"/>
    <w:rsid w:val="005576A9"/>
    <w:rsid w:val="005578C8"/>
    <w:rsid w:val="00557903"/>
    <w:rsid w:val="00560DBE"/>
    <w:rsid w:val="005610FB"/>
    <w:rsid w:val="00561226"/>
    <w:rsid w:val="0056135D"/>
    <w:rsid w:val="005615F5"/>
    <w:rsid w:val="00561819"/>
    <w:rsid w:val="00561AFB"/>
    <w:rsid w:val="00561E58"/>
    <w:rsid w:val="00562272"/>
    <w:rsid w:val="00562397"/>
    <w:rsid w:val="00562436"/>
    <w:rsid w:val="005627DD"/>
    <w:rsid w:val="00562A0B"/>
    <w:rsid w:val="005630E9"/>
    <w:rsid w:val="00563686"/>
    <w:rsid w:val="0056392D"/>
    <w:rsid w:val="00563A49"/>
    <w:rsid w:val="00563FB4"/>
    <w:rsid w:val="005640EA"/>
    <w:rsid w:val="005641F8"/>
    <w:rsid w:val="005644FA"/>
    <w:rsid w:val="00564B02"/>
    <w:rsid w:val="005651B7"/>
    <w:rsid w:val="005654CA"/>
    <w:rsid w:val="005656D0"/>
    <w:rsid w:val="00565EC3"/>
    <w:rsid w:val="005665F7"/>
    <w:rsid w:val="00566913"/>
    <w:rsid w:val="00566A79"/>
    <w:rsid w:val="00566D77"/>
    <w:rsid w:val="00567212"/>
    <w:rsid w:val="00567508"/>
    <w:rsid w:val="00567A01"/>
    <w:rsid w:val="00567B5B"/>
    <w:rsid w:val="00570063"/>
    <w:rsid w:val="005705AF"/>
    <w:rsid w:val="00570778"/>
    <w:rsid w:val="00570952"/>
    <w:rsid w:val="00570F98"/>
    <w:rsid w:val="0057115B"/>
    <w:rsid w:val="00571186"/>
    <w:rsid w:val="0057182B"/>
    <w:rsid w:val="00571AC0"/>
    <w:rsid w:val="00571AF5"/>
    <w:rsid w:val="005721B3"/>
    <w:rsid w:val="005723C3"/>
    <w:rsid w:val="00572A65"/>
    <w:rsid w:val="00572BF8"/>
    <w:rsid w:val="00572D13"/>
    <w:rsid w:val="00572FB1"/>
    <w:rsid w:val="00573140"/>
    <w:rsid w:val="005739B3"/>
    <w:rsid w:val="00573A8A"/>
    <w:rsid w:val="00573D91"/>
    <w:rsid w:val="00573EEF"/>
    <w:rsid w:val="00574396"/>
    <w:rsid w:val="00574436"/>
    <w:rsid w:val="00574494"/>
    <w:rsid w:val="0057461D"/>
    <w:rsid w:val="005746A4"/>
    <w:rsid w:val="00574880"/>
    <w:rsid w:val="00574A90"/>
    <w:rsid w:val="0057521B"/>
    <w:rsid w:val="005756C0"/>
    <w:rsid w:val="00575B73"/>
    <w:rsid w:val="00575EB5"/>
    <w:rsid w:val="005762F3"/>
    <w:rsid w:val="005765CA"/>
    <w:rsid w:val="00576BC2"/>
    <w:rsid w:val="00577084"/>
    <w:rsid w:val="00577633"/>
    <w:rsid w:val="005777BC"/>
    <w:rsid w:val="005778F4"/>
    <w:rsid w:val="005779F2"/>
    <w:rsid w:val="00577A6E"/>
    <w:rsid w:val="00577F41"/>
    <w:rsid w:val="0058049E"/>
    <w:rsid w:val="0058052E"/>
    <w:rsid w:val="00580604"/>
    <w:rsid w:val="00580D95"/>
    <w:rsid w:val="00580DD9"/>
    <w:rsid w:val="00580EB5"/>
    <w:rsid w:val="00581218"/>
    <w:rsid w:val="00581300"/>
    <w:rsid w:val="005815BF"/>
    <w:rsid w:val="005815F1"/>
    <w:rsid w:val="00581E14"/>
    <w:rsid w:val="00581E5E"/>
    <w:rsid w:val="005828E7"/>
    <w:rsid w:val="00582A5E"/>
    <w:rsid w:val="00582C57"/>
    <w:rsid w:val="005836A6"/>
    <w:rsid w:val="005838A7"/>
    <w:rsid w:val="00583C09"/>
    <w:rsid w:val="00583D6A"/>
    <w:rsid w:val="00583EFA"/>
    <w:rsid w:val="005842D3"/>
    <w:rsid w:val="00584803"/>
    <w:rsid w:val="00584827"/>
    <w:rsid w:val="00584B3A"/>
    <w:rsid w:val="00584B66"/>
    <w:rsid w:val="00584F5B"/>
    <w:rsid w:val="00585129"/>
    <w:rsid w:val="005854F7"/>
    <w:rsid w:val="005858E5"/>
    <w:rsid w:val="00585B70"/>
    <w:rsid w:val="0058608B"/>
    <w:rsid w:val="00586516"/>
    <w:rsid w:val="0058669D"/>
    <w:rsid w:val="005866BF"/>
    <w:rsid w:val="00586BA8"/>
    <w:rsid w:val="0058709E"/>
    <w:rsid w:val="0058741A"/>
    <w:rsid w:val="0058756A"/>
    <w:rsid w:val="005877CD"/>
    <w:rsid w:val="00587F3A"/>
    <w:rsid w:val="00590FB8"/>
    <w:rsid w:val="00590FFA"/>
    <w:rsid w:val="00591636"/>
    <w:rsid w:val="005917B6"/>
    <w:rsid w:val="00591DD4"/>
    <w:rsid w:val="00592ED3"/>
    <w:rsid w:val="00592FC9"/>
    <w:rsid w:val="00593356"/>
    <w:rsid w:val="00593407"/>
    <w:rsid w:val="005936C8"/>
    <w:rsid w:val="00593AC3"/>
    <w:rsid w:val="00593CC5"/>
    <w:rsid w:val="00594102"/>
    <w:rsid w:val="0059412F"/>
    <w:rsid w:val="00594612"/>
    <w:rsid w:val="00594DB7"/>
    <w:rsid w:val="00594E22"/>
    <w:rsid w:val="00595D4E"/>
    <w:rsid w:val="00595EFB"/>
    <w:rsid w:val="00596001"/>
    <w:rsid w:val="0059614D"/>
    <w:rsid w:val="00596164"/>
    <w:rsid w:val="005962C2"/>
    <w:rsid w:val="00596746"/>
    <w:rsid w:val="00596AF7"/>
    <w:rsid w:val="00596C19"/>
    <w:rsid w:val="00596C76"/>
    <w:rsid w:val="00596ED7"/>
    <w:rsid w:val="005971F0"/>
    <w:rsid w:val="005973C8"/>
    <w:rsid w:val="005975D6"/>
    <w:rsid w:val="00597D86"/>
    <w:rsid w:val="00597E5A"/>
    <w:rsid w:val="005A0178"/>
    <w:rsid w:val="005A038B"/>
    <w:rsid w:val="005A059A"/>
    <w:rsid w:val="005A05F1"/>
    <w:rsid w:val="005A07A6"/>
    <w:rsid w:val="005A0A62"/>
    <w:rsid w:val="005A0BA0"/>
    <w:rsid w:val="005A0C87"/>
    <w:rsid w:val="005A0D11"/>
    <w:rsid w:val="005A0D12"/>
    <w:rsid w:val="005A0ED1"/>
    <w:rsid w:val="005A1197"/>
    <w:rsid w:val="005A2A70"/>
    <w:rsid w:val="005A2B3A"/>
    <w:rsid w:val="005A35E0"/>
    <w:rsid w:val="005A3A31"/>
    <w:rsid w:val="005A4370"/>
    <w:rsid w:val="005A4578"/>
    <w:rsid w:val="005A5CCE"/>
    <w:rsid w:val="005A6248"/>
    <w:rsid w:val="005A631F"/>
    <w:rsid w:val="005A65A2"/>
    <w:rsid w:val="005A668F"/>
    <w:rsid w:val="005A68B6"/>
    <w:rsid w:val="005A6D06"/>
    <w:rsid w:val="005A7791"/>
    <w:rsid w:val="005A7AED"/>
    <w:rsid w:val="005B0457"/>
    <w:rsid w:val="005B07BB"/>
    <w:rsid w:val="005B0A26"/>
    <w:rsid w:val="005B0C48"/>
    <w:rsid w:val="005B1314"/>
    <w:rsid w:val="005B1B88"/>
    <w:rsid w:val="005B1EF9"/>
    <w:rsid w:val="005B21CA"/>
    <w:rsid w:val="005B22AA"/>
    <w:rsid w:val="005B3431"/>
    <w:rsid w:val="005B34CF"/>
    <w:rsid w:val="005B3551"/>
    <w:rsid w:val="005B3AAF"/>
    <w:rsid w:val="005B3F0C"/>
    <w:rsid w:val="005B3FE8"/>
    <w:rsid w:val="005B4183"/>
    <w:rsid w:val="005B4566"/>
    <w:rsid w:val="005B45A2"/>
    <w:rsid w:val="005B4701"/>
    <w:rsid w:val="005B4ACE"/>
    <w:rsid w:val="005B4E32"/>
    <w:rsid w:val="005B545D"/>
    <w:rsid w:val="005B5582"/>
    <w:rsid w:val="005B55EA"/>
    <w:rsid w:val="005B5B1E"/>
    <w:rsid w:val="005B5FB4"/>
    <w:rsid w:val="005B620A"/>
    <w:rsid w:val="005B63E0"/>
    <w:rsid w:val="005B73AE"/>
    <w:rsid w:val="005B74F5"/>
    <w:rsid w:val="005B7EA9"/>
    <w:rsid w:val="005C0350"/>
    <w:rsid w:val="005C039B"/>
    <w:rsid w:val="005C03EC"/>
    <w:rsid w:val="005C05BF"/>
    <w:rsid w:val="005C05F2"/>
    <w:rsid w:val="005C0A6E"/>
    <w:rsid w:val="005C0B94"/>
    <w:rsid w:val="005C17E5"/>
    <w:rsid w:val="005C1CDC"/>
    <w:rsid w:val="005C1E70"/>
    <w:rsid w:val="005C22EB"/>
    <w:rsid w:val="005C2807"/>
    <w:rsid w:val="005C2B60"/>
    <w:rsid w:val="005C2FBD"/>
    <w:rsid w:val="005C4111"/>
    <w:rsid w:val="005C434D"/>
    <w:rsid w:val="005C4C8C"/>
    <w:rsid w:val="005C4EE7"/>
    <w:rsid w:val="005C4FFD"/>
    <w:rsid w:val="005C56C8"/>
    <w:rsid w:val="005C5A26"/>
    <w:rsid w:val="005C5A5A"/>
    <w:rsid w:val="005C5C0B"/>
    <w:rsid w:val="005C6E70"/>
    <w:rsid w:val="005C6EA7"/>
    <w:rsid w:val="005C6F06"/>
    <w:rsid w:val="005C7117"/>
    <w:rsid w:val="005C72BD"/>
    <w:rsid w:val="005C772E"/>
    <w:rsid w:val="005C7DC6"/>
    <w:rsid w:val="005C7F8F"/>
    <w:rsid w:val="005D05E0"/>
    <w:rsid w:val="005D11C6"/>
    <w:rsid w:val="005D144E"/>
    <w:rsid w:val="005D1593"/>
    <w:rsid w:val="005D16AA"/>
    <w:rsid w:val="005D1996"/>
    <w:rsid w:val="005D1FA9"/>
    <w:rsid w:val="005D20F1"/>
    <w:rsid w:val="005D2493"/>
    <w:rsid w:val="005D26E1"/>
    <w:rsid w:val="005D2951"/>
    <w:rsid w:val="005D3C30"/>
    <w:rsid w:val="005D3E16"/>
    <w:rsid w:val="005D4065"/>
    <w:rsid w:val="005D4715"/>
    <w:rsid w:val="005D4A82"/>
    <w:rsid w:val="005D5087"/>
    <w:rsid w:val="005D56AC"/>
    <w:rsid w:val="005D6336"/>
    <w:rsid w:val="005D64AA"/>
    <w:rsid w:val="005D723D"/>
    <w:rsid w:val="005D7933"/>
    <w:rsid w:val="005E02FA"/>
    <w:rsid w:val="005E09C4"/>
    <w:rsid w:val="005E0D0D"/>
    <w:rsid w:val="005E12BD"/>
    <w:rsid w:val="005E175D"/>
    <w:rsid w:val="005E1B2B"/>
    <w:rsid w:val="005E1F92"/>
    <w:rsid w:val="005E20CA"/>
    <w:rsid w:val="005E22CB"/>
    <w:rsid w:val="005E24A0"/>
    <w:rsid w:val="005E2687"/>
    <w:rsid w:val="005E27F3"/>
    <w:rsid w:val="005E2D22"/>
    <w:rsid w:val="005E3887"/>
    <w:rsid w:val="005E392F"/>
    <w:rsid w:val="005E39D2"/>
    <w:rsid w:val="005E3F2A"/>
    <w:rsid w:val="005E3FC4"/>
    <w:rsid w:val="005E496D"/>
    <w:rsid w:val="005E4AE5"/>
    <w:rsid w:val="005E4B10"/>
    <w:rsid w:val="005E4FDB"/>
    <w:rsid w:val="005E5741"/>
    <w:rsid w:val="005E57AC"/>
    <w:rsid w:val="005E5B84"/>
    <w:rsid w:val="005E5B86"/>
    <w:rsid w:val="005E5CC6"/>
    <w:rsid w:val="005E5F6E"/>
    <w:rsid w:val="005E608A"/>
    <w:rsid w:val="005E68D4"/>
    <w:rsid w:val="005E6E6F"/>
    <w:rsid w:val="005E7240"/>
    <w:rsid w:val="005E746B"/>
    <w:rsid w:val="005E75B2"/>
    <w:rsid w:val="005F0049"/>
    <w:rsid w:val="005F027F"/>
    <w:rsid w:val="005F03E5"/>
    <w:rsid w:val="005F03E7"/>
    <w:rsid w:val="005F0CCB"/>
    <w:rsid w:val="005F1057"/>
    <w:rsid w:val="005F1187"/>
    <w:rsid w:val="005F19C0"/>
    <w:rsid w:val="005F1A68"/>
    <w:rsid w:val="005F254F"/>
    <w:rsid w:val="005F2827"/>
    <w:rsid w:val="005F2F18"/>
    <w:rsid w:val="005F3218"/>
    <w:rsid w:val="005F34D7"/>
    <w:rsid w:val="005F3941"/>
    <w:rsid w:val="005F3A67"/>
    <w:rsid w:val="005F416A"/>
    <w:rsid w:val="005F4C4C"/>
    <w:rsid w:val="005F4D91"/>
    <w:rsid w:val="005F4E4E"/>
    <w:rsid w:val="005F5875"/>
    <w:rsid w:val="005F59E7"/>
    <w:rsid w:val="005F5A44"/>
    <w:rsid w:val="005F5C8F"/>
    <w:rsid w:val="005F5DEC"/>
    <w:rsid w:val="005F5E7B"/>
    <w:rsid w:val="005F62C0"/>
    <w:rsid w:val="005F6443"/>
    <w:rsid w:val="005F69F2"/>
    <w:rsid w:val="005F79BE"/>
    <w:rsid w:val="005F7CC5"/>
    <w:rsid w:val="005F7E36"/>
    <w:rsid w:val="006004B5"/>
    <w:rsid w:val="00600692"/>
    <w:rsid w:val="00600A05"/>
    <w:rsid w:val="00600F84"/>
    <w:rsid w:val="0060194D"/>
    <w:rsid w:val="00601B6E"/>
    <w:rsid w:val="00601F19"/>
    <w:rsid w:val="0060200A"/>
    <w:rsid w:val="00602188"/>
    <w:rsid w:val="00602497"/>
    <w:rsid w:val="006026C5"/>
    <w:rsid w:val="00602D4A"/>
    <w:rsid w:val="00602E77"/>
    <w:rsid w:val="0060311D"/>
    <w:rsid w:val="00603294"/>
    <w:rsid w:val="0060346E"/>
    <w:rsid w:val="00603588"/>
    <w:rsid w:val="00603F86"/>
    <w:rsid w:val="006041E5"/>
    <w:rsid w:val="00604691"/>
    <w:rsid w:val="00604AC1"/>
    <w:rsid w:val="00604AF5"/>
    <w:rsid w:val="00604C91"/>
    <w:rsid w:val="00604D36"/>
    <w:rsid w:val="0060566E"/>
    <w:rsid w:val="006056F0"/>
    <w:rsid w:val="0060593A"/>
    <w:rsid w:val="00605A69"/>
    <w:rsid w:val="00605CA7"/>
    <w:rsid w:val="00605D83"/>
    <w:rsid w:val="0060646F"/>
    <w:rsid w:val="00606965"/>
    <w:rsid w:val="00606BED"/>
    <w:rsid w:val="00606DFC"/>
    <w:rsid w:val="00606F02"/>
    <w:rsid w:val="00607C80"/>
    <w:rsid w:val="00607D12"/>
    <w:rsid w:val="00610986"/>
    <w:rsid w:val="006109A1"/>
    <w:rsid w:val="00610DB5"/>
    <w:rsid w:val="006113D6"/>
    <w:rsid w:val="006117DC"/>
    <w:rsid w:val="00611807"/>
    <w:rsid w:val="006119AE"/>
    <w:rsid w:val="00611DE2"/>
    <w:rsid w:val="0061254C"/>
    <w:rsid w:val="006125BE"/>
    <w:rsid w:val="006129AF"/>
    <w:rsid w:val="00612C6D"/>
    <w:rsid w:val="00613082"/>
    <w:rsid w:val="0061374B"/>
    <w:rsid w:val="00613921"/>
    <w:rsid w:val="006139AC"/>
    <w:rsid w:val="00613CB4"/>
    <w:rsid w:val="00613E0D"/>
    <w:rsid w:val="0061416A"/>
    <w:rsid w:val="006145C6"/>
    <w:rsid w:val="00614782"/>
    <w:rsid w:val="00614B1E"/>
    <w:rsid w:val="00614BB8"/>
    <w:rsid w:val="00614F66"/>
    <w:rsid w:val="00615192"/>
    <w:rsid w:val="006154E3"/>
    <w:rsid w:val="0061575A"/>
    <w:rsid w:val="00615EDC"/>
    <w:rsid w:val="006162D3"/>
    <w:rsid w:val="0061676D"/>
    <w:rsid w:val="006168AF"/>
    <w:rsid w:val="006170D4"/>
    <w:rsid w:val="0061710F"/>
    <w:rsid w:val="00617919"/>
    <w:rsid w:val="00617C1C"/>
    <w:rsid w:val="006201E0"/>
    <w:rsid w:val="00620458"/>
    <w:rsid w:val="006204D9"/>
    <w:rsid w:val="00620577"/>
    <w:rsid w:val="0062076E"/>
    <w:rsid w:val="006207E9"/>
    <w:rsid w:val="00620850"/>
    <w:rsid w:val="006208A0"/>
    <w:rsid w:val="00620B1E"/>
    <w:rsid w:val="00620FA9"/>
    <w:rsid w:val="0062107F"/>
    <w:rsid w:val="0062152C"/>
    <w:rsid w:val="00621881"/>
    <w:rsid w:val="00621A29"/>
    <w:rsid w:val="00621BD9"/>
    <w:rsid w:val="00621C2A"/>
    <w:rsid w:val="00622094"/>
    <w:rsid w:val="00622239"/>
    <w:rsid w:val="00622617"/>
    <w:rsid w:val="0062323A"/>
    <w:rsid w:val="006233F5"/>
    <w:rsid w:val="006238BA"/>
    <w:rsid w:val="00623903"/>
    <w:rsid w:val="00623BEE"/>
    <w:rsid w:val="00623EF3"/>
    <w:rsid w:val="006243EA"/>
    <w:rsid w:val="006249AE"/>
    <w:rsid w:val="00624E35"/>
    <w:rsid w:val="00624F1F"/>
    <w:rsid w:val="00625141"/>
    <w:rsid w:val="006254B1"/>
    <w:rsid w:val="0062551C"/>
    <w:rsid w:val="006265F0"/>
    <w:rsid w:val="006268CB"/>
    <w:rsid w:val="0062708F"/>
    <w:rsid w:val="006275CB"/>
    <w:rsid w:val="006301B2"/>
    <w:rsid w:val="00630832"/>
    <w:rsid w:val="00630AA5"/>
    <w:rsid w:val="00631276"/>
    <w:rsid w:val="00631E28"/>
    <w:rsid w:val="0063237F"/>
    <w:rsid w:val="006324A9"/>
    <w:rsid w:val="00632766"/>
    <w:rsid w:val="00632BAA"/>
    <w:rsid w:val="00632FB5"/>
    <w:rsid w:val="00633171"/>
    <w:rsid w:val="00633179"/>
    <w:rsid w:val="0063343E"/>
    <w:rsid w:val="00633668"/>
    <w:rsid w:val="00633DEE"/>
    <w:rsid w:val="00633F53"/>
    <w:rsid w:val="00634456"/>
    <w:rsid w:val="006345F8"/>
    <w:rsid w:val="006349CE"/>
    <w:rsid w:val="00634A98"/>
    <w:rsid w:val="00634CF6"/>
    <w:rsid w:val="00634EEB"/>
    <w:rsid w:val="006354FB"/>
    <w:rsid w:val="00635C48"/>
    <w:rsid w:val="00636200"/>
    <w:rsid w:val="006363EA"/>
    <w:rsid w:val="00636DEC"/>
    <w:rsid w:val="0063713A"/>
    <w:rsid w:val="006374C7"/>
    <w:rsid w:val="0063772C"/>
    <w:rsid w:val="00637872"/>
    <w:rsid w:val="006379A5"/>
    <w:rsid w:val="006402C8"/>
    <w:rsid w:val="00640B8D"/>
    <w:rsid w:val="006412B2"/>
    <w:rsid w:val="00641396"/>
    <w:rsid w:val="006416D8"/>
    <w:rsid w:val="00641ED4"/>
    <w:rsid w:val="00641F0A"/>
    <w:rsid w:val="00641F2F"/>
    <w:rsid w:val="00642018"/>
    <w:rsid w:val="0064292B"/>
    <w:rsid w:val="00642CDA"/>
    <w:rsid w:val="00642D51"/>
    <w:rsid w:val="00643042"/>
    <w:rsid w:val="0064315A"/>
    <w:rsid w:val="00643434"/>
    <w:rsid w:val="00643AF2"/>
    <w:rsid w:val="00643DC0"/>
    <w:rsid w:val="00643EFF"/>
    <w:rsid w:val="0064428F"/>
    <w:rsid w:val="00644342"/>
    <w:rsid w:val="00644890"/>
    <w:rsid w:val="00644C22"/>
    <w:rsid w:val="00645AA2"/>
    <w:rsid w:val="00645CF9"/>
    <w:rsid w:val="006463FC"/>
    <w:rsid w:val="0064670E"/>
    <w:rsid w:val="0064674E"/>
    <w:rsid w:val="00646891"/>
    <w:rsid w:val="006469E8"/>
    <w:rsid w:val="00646BDD"/>
    <w:rsid w:val="0064735F"/>
    <w:rsid w:val="006501A1"/>
    <w:rsid w:val="0065037B"/>
    <w:rsid w:val="0065066F"/>
    <w:rsid w:val="00650D25"/>
    <w:rsid w:val="00650FDC"/>
    <w:rsid w:val="006516E5"/>
    <w:rsid w:val="00651928"/>
    <w:rsid w:val="0065269E"/>
    <w:rsid w:val="006527EA"/>
    <w:rsid w:val="00652A0F"/>
    <w:rsid w:val="00652ADE"/>
    <w:rsid w:val="00652B6F"/>
    <w:rsid w:val="0065326B"/>
    <w:rsid w:val="00653F1E"/>
    <w:rsid w:val="0065461A"/>
    <w:rsid w:val="00654E8C"/>
    <w:rsid w:val="0065538A"/>
    <w:rsid w:val="00655B7F"/>
    <w:rsid w:val="00655F8D"/>
    <w:rsid w:val="00656024"/>
    <w:rsid w:val="00656025"/>
    <w:rsid w:val="00656483"/>
    <w:rsid w:val="006564E4"/>
    <w:rsid w:val="0065669C"/>
    <w:rsid w:val="00656CB2"/>
    <w:rsid w:val="00657143"/>
    <w:rsid w:val="006573C5"/>
    <w:rsid w:val="006579BB"/>
    <w:rsid w:val="00657AFA"/>
    <w:rsid w:val="00657B00"/>
    <w:rsid w:val="00657B45"/>
    <w:rsid w:val="00660314"/>
    <w:rsid w:val="00660529"/>
    <w:rsid w:val="00660BC1"/>
    <w:rsid w:val="00660C50"/>
    <w:rsid w:val="0066101D"/>
    <w:rsid w:val="006618A3"/>
    <w:rsid w:val="006623FE"/>
    <w:rsid w:val="0066259B"/>
    <w:rsid w:val="00662BA9"/>
    <w:rsid w:val="00663687"/>
    <w:rsid w:val="00663CA2"/>
    <w:rsid w:val="006642B5"/>
    <w:rsid w:val="00664494"/>
    <w:rsid w:val="00664B9B"/>
    <w:rsid w:val="00665116"/>
    <w:rsid w:val="00665151"/>
    <w:rsid w:val="006652CB"/>
    <w:rsid w:val="00665322"/>
    <w:rsid w:val="006655F2"/>
    <w:rsid w:val="006665D6"/>
    <w:rsid w:val="006666BE"/>
    <w:rsid w:val="0066684A"/>
    <w:rsid w:val="00666939"/>
    <w:rsid w:val="0066698D"/>
    <w:rsid w:val="00666AE5"/>
    <w:rsid w:val="00666F4A"/>
    <w:rsid w:val="0066734A"/>
    <w:rsid w:val="00667356"/>
    <w:rsid w:val="006673AB"/>
    <w:rsid w:val="00667823"/>
    <w:rsid w:val="00667B90"/>
    <w:rsid w:val="00667DD4"/>
    <w:rsid w:val="00670374"/>
    <w:rsid w:val="0067079B"/>
    <w:rsid w:val="00670A57"/>
    <w:rsid w:val="0067152D"/>
    <w:rsid w:val="00671651"/>
    <w:rsid w:val="00671996"/>
    <w:rsid w:val="00671B6F"/>
    <w:rsid w:val="006726D7"/>
    <w:rsid w:val="00672758"/>
    <w:rsid w:val="006727CD"/>
    <w:rsid w:val="0067352A"/>
    <w:rsid w:val="0067378D"/>
    <w:rsid w:val="00673B0F"/>
    <w:rsid w:val="006740F3"/>
    <w:rsid w:val="0067412B"/>
    <w:rsid w:val="0067446C"/>
    <w:rsid w:val="0067448B"/>
    <w:rsid w:val="006744AA"/>
    <w:rsid w:val="006744C7"/>
    <w:rsid w:val="00674576"/>
    <w:rsid w:val="00674635"/>
    <w:rsid w:val="00674823"/>
    <w:rsid w:val="00674A95"/>
    <w:rsid w:val="00675639"/>
    <w:rsid w:val="006759C6"/>
    <w:rsid w:val="00675CE6"/>
    <w:rsid w:val="00675D89"/>
    <w:rsid w:val="006760AF"/>
    <w:rsid w:val="00676116"/>
    <w:rsid w:val="0067669A"/>
    <w:rsid w:val="006767DF"/>
    <w:rsid w:val="00676937"/>
    <w:rsid w:val="0067703A"/>
    <w:rsid w:val="0067711E"/>
    <w:rsid w:val="00677293"/>
    <w:rsid w:val="00677A41"/>
    <w:rsid w:val="006801DB"/>
    <w:rsid w:val="0068025A"/>
    <w:rsid w:val="006803ED"/>
    <w:rsid w:val="006804B1"/>
    <w:rsid w:val="0068122C"/>
    <w:rsid w:val="00681256"/>
    <w:rsid w:val="006813F9"/>
    <w:rsid w:val="0068142F"/>
    <w:rsid w:val="006814B0"/>
    <w:rsid w:val="00681A23"/>
    <w:rsid w:val="00681E6B"/>
    <w:rsid w:val="00682274"/>
    <w:rsid w:val="00682309"/>
    <w:rsid w:val="00682475"/>
    <w:rsid w:val="00682621"/>
    <w:rsid w:val="00682794"/>
    <w:rsid w:val="00682823"/>
    <w:rsid w:val="0068284E"/>
    <w:rsid w:val="00682D70"/>
    <w:rsid w:val="00683050"/>
    <w:rsid w:val="00683632"/>
    <w:rsid w:val="006836F1"/>
    <w:rsid w:val="00683EB1"/>
    <w:rsid w:val="00684105"/>
    <w:rsid w:val="0068427B"/>
    <w:rsid w:val="006843CA"/>
    <w:rsid w:val="006847C0"/>
    <w:rsid w:val="00684825"/>
    <w:rsid w:val="00684A31"/>
    <w:rsid w:val="00684F05"/>
    <w:rsid w:val="00684FD9"/>
    <w:rsid w:val="00684FE6"/>
    <w:rsid w:val="00684FEC"/>
    <w:rsid w:val="00685AC1"/>
    <w:rsid w:val="00686246"/>
    <w:rsid w:val="0068635F"/>
    <w:rsid w:val="00686435"/>
    <w:rsid w:val="006866B3"/>
    <w:rsid w:val="00686D3D"/>
    <w:rsid w:val="00687020"/>
    <w:rsid w:val="006900A7"/>
    <w:rsid w:val="0069048E"/>
    <w:rsid w:val="006908DA"/>
    <w:rsid w:val="006909BC"/>
    <w:rsid w:val="00690B31"/>
    <w:rsid w:val="00690D8D"/>
    <w:rsid w:val="00690E95"/>
    <w:rsid w:val="00690F54"/>
    <w:rsid w:val="00691101"/>
    <w:rsid w:val="00691377"/>
    <w:rsid w:val="00691697"/>
    <w:rsid w:val="00691AFD"/>
    <w:rsid w:val="00691DB2"/>
    <w:rsid w:val="0069205B"/>
    <w:rsid w:val="00692393"/>
    <w:rsid w:val="006923ED"/>
    <w:rsid w:val="00692A3E"/>
    <w:rsid w:val="00692C43"/>
    <w:rsid w:val="00692C87"/>
    <w:rsid w:val="006936F7"/>
    <w:rsid w:val="006939F0"/>
    <w:rsid w:val="00693AF2"/>
    <w:rsid w:val="00693C90"/>
    <w:rsid w:val="00693D10"/>
    <w:rsid w:val="00693D68"/>
    <w:rsid w:val="00693D89"/>
    <w:rsid w:val="00693FB2"/>
    <w:rsid w:val="00694BD5"/>
    <w:rsid w:val="00694C67"/>
    <w:rsid w:val="00694FEE"/>
    <w:rsid w:val="006957F5"/>
    <w:rsid w:val="00695BDC"/>
    <w:rsid w:val="006961A2"/>
    <w:rsid w:val="0069655C"/>
    <w:rsid w:val="00696ADE"/>
    <w:rsid w:val="00696AE2"/>
    <w:rsid w:val="00696D3F"/>
    <w:rsid w:val="00697206"/>
    <w:rsid w:val="0069754F"/>
    <w:rsid w:val="0069776B"/>
    <w:rsid w:val="00697A6C"/>
    <w:rsid w:val="00697B1C"/>
    <w:rsid w:val="006A00C2"/>
    <w:rsid w:val="006A0976"/>
    <w:rsid w:val="006A0D2A"/>
    <w:rsid w:val="006A1013"/>
    <w:rsid w:val="006A1040"/>
    <w:rsid w:val="006A14D3"/>
    <w:rsid w:val="006A15AF"/>
    <w:rsid w:val="006A1650"/>
    <w:rsid w:val="006A1AFA"/>
    <w:rsid w:val="006A1DDC"/>
    <w:rsid w:val="006A2139"/>
    <w:rsid w:val="006A29BC"/>
    <w:rsid w:val="006A29EC"/>
    <w:rsid w:val="006A2FF1"/>
    <w:rsid w:val="006A36DC"/>
    <w:rsid w:val="006A404D"/>
    <w:rsid w:val="006A44B6"/>
    <w:rsid w:val="006A475C"/>
    <w:rsid w:val="006A4A58"/>
    <w:rsid w:val="006A5461"/>
    <w:rsid w:val="006A566C"/>
    <w:rsid w:val="006A5938"/>
    <w:rsid w:val="006A5ABF"/>
    <w:rsid w:val="006A5F2A"/>
    <w:rsid w:val="006A6808"/>
    <w:rsid w:val="006A6AA8"/>
    <w:rsid w:val="006A6B5B"/>
    <w:rsid w:val="006A6CEA"/>
    <w:rsid w:val="006A727C"/>
    <w:rsid w:val="006A7640"/>
    <w:rsid w:val="006A7BA4"/>
    <w:rsid w:val="006B0018"/>
    <w:rsid w:val="006B0493"/>
    <w:rsid w:val="006B0B2E"/>
    <w:rsid w:val="006B10B7"/>
    <w:rsid w:val="006B1507"/>
    <w:rsid w:val="006B15D6"/>
    <w:rsid w:val="006B1858"/>
    <w:rsid w:val="006B1A3F"/>
    <w:rsid w:val="006B1CB2"/>
    <w:rsid w:val="006B1D06"/>
    <w:rsid w:val="006B1E4D"/>
    <w:rsid w:val="006B220B"/>
    <w:rsid w:val="006B24C5"/>
    <w:rsid w:val="006B2B62"/>
    <w:rsid w:val="006B3235"/>
    <w:rsid w:val="006B3613"/>
    <w:rsid w:val="006B38D3"/>
    <w:rsid w:val="006B3A1F"/>
    <w:rsid w:val="006B3B62"/>
    <w:rsid w:val="006B429B"/>
    <w:rsid w:val="006B44D9"/>
    <w:rsid w:val="006B46EA"/>
    <w:rsid w:val="006B4A83"/>
    <w:rsid w:val="006B4D45"/>
    <w:rsid w:val="006B4EA6"/>
    <w:rsid w:val="006B59ED"/>
    <w:rsid w:val="006B5ECA"/>
    <w:rsid w:val="006B5F24"/>
    <w:rsid w:val="006B60C7"/>
    <w:rsid w:val="006B6281"/>
    <w:rsid w:val="006B65A2"/>
    <w:rsid w:val="006B6AC0"/>
    <w:rsid w:val="006B6E7D"/>
    <w:rsid w:val="006B716D"/>
    <w:rsid w:val="006B71E4"/>
    <w:rsid w:val="006B73F7"/>
    <w:rsid w:val="006B7846"/>
    <w:rsid w:val="006B7892"/>
    <w:rsid w:val="006B78C3"/>
    <w:rsid w:val="006B7909"/>
    <w:rsid w:val="006B7D60"/>
    <w:rsid w:val="006C1002"/>
    <w:rsid w:val="006C149E"/>
    <w:rsid w:val="006C17F7"/>
    <w:rsid w:val="006C1BC9"/>
    <w:rsid w:val="006C26ED"/>
    <w:rsid w:val="006C2A9E"/>
    <w:rsid w:val="006C335A"/>
    <w:rsid w:val="006C352C"/>
    <w:rsid w:val="006C3749"/>
    <w:rsid w:val="006C37DB"/>
    <w:rsid w:val="006C3E85"/>
    <w:rsid w:val="006C3F51"/>
    <w:rsid w:val="006C4216"/>
    <w:rsid w:val="006C4436"/>
    <w:rsid w:val="006C4BA9"/>
    <w:rsid w:val="006C4C7E"/>
    <w:rsid w:val="006C4C9D"/>
    <w:rsid w:val="006C5394"/>
    <w:rsid w:val="006C53C3"/>
    <w:rsid w:val="006C56C7"/>
    <w:rsid w:val="006C5DAF"/>
    <w:rsid w:val="006C5E3A"/>
    <w:rsid w:val="006C5FA6"/>
    <w:rsid w:val="006C60D0"/>
    <w:rsid w:val="006C6750"/>
    <w:rsid w:val="006C6C0A"/>
    <w:rsid w:val="006C6CA1"/>
    <w:rsid w:val="006C6CBE"/>
    <w:rsid w:val="006C6D13"/>
    <w:rsid w:val="006C6F65"/>
    <w:rsid w:val="006C7E11"/>
    <w:rsid w:val="006D13F6"/>
    <w:rsid w:val="006D24F3"/>
    <w:rsid w:val="006D26D9"/>
    <w:rsid w:val="006D27EC"/>
    <w:rsid w:val="006D2A2C"/>
    <w:rsid w:val="006D2C1C"/>
    <w:rsid w:val="006D34E8"/>
    <w:rsid w:val="006D392F"/>
    <w:rsid w:val="006D3C73"/>
    <w:rsid w:val="006D4174"/>
    <w:rsid w:val="006D425D"/>
    <w:rsid w:val="006D48CF"/>
    <w:rsid w:val="006D492E"/>
    <w:rsid w:val="006D4AE3"/>
    <w:rsid w:val="006D4BA1"/>
    <w:rsid w:val="006D50BC"/>
    <w:rsid w:val="006D5295"/>
    <w:rsid w:val="006D5427"/>
    <w:rsid w:val="006D5EE1"/>
    <w:rsid w:val="006D6B49"/>
    <w:rsid w:val="006D7179"/>
    <w:rsid w:val="006D731F"/>
    <w:rsid w:val="006D7413"/>
    <w:rsid w:val="006D74AC"/>
    <w:rsid w:val="006D75E5"/>
    <w:rsid w:val="006E0071"/>
    <w:rsid w:val="006E098A"/>
    <w:rsid w:val="006E11D8"/>
    <w:rsid w:val="006E1A8C"/>
    <w:rsid w:val="006E1BED"/>
    <w:rsid w:val="006E1CCD"/>
    <w:rsid w:val="006E1F4E"/>
    <w:rsid w:val="006E21CA"/>
    <w:rsid w:val="006E2330"/>
    <w:rsid w:val="006E27E9"/>
    <w:rsid w:val="006E2EC7"/>
    <w:rsid w:val="006E2FE8"/>
    <w:rsid w:val="006E2FEF"/>
    <w:rsid w:val="006E3437"/>
    <w:rsid w:val="006E3A0F"/>
    <w:rsid w:val="006E3F7C"/>
    <w:rsid w:val="006E462E"/>
    <w:rsid w:val="006E4648"/>
    <w:rsid w:val="006E48A2"/>
    <w:rsid w:val="006E4BD9"/>
    <w:rsid w:val="006E4CD7"/>
    <w:rsid w:val="006E4D79"/>
    <w:rsid w:val="006E4D80"/>
    <w:rsid w:val="006E5148"/>
    <w:rsid w:val="006E5BE1"/>
    <w:rsid w:val="006E5BE6"/>
    <w:rsid w:val="006E6062"/>
    <w:rsid w:val="006E61CE"/>
    <w:rsid w:val="006E63E9"/>
    <w:rsid w:val="006E6564"/>
    <w:rsid w:val="006E6B99"/>
    <w:rsid w:val="006E71BF"/>
    <w:rsid w:val="006E7720"/>
    <w:rsid w:val="006E773E"/>
    <w:rsid w:val="006E7971"/>
    <w:rsid w:val="006E7A3F"/>
    <w:rsid w:val="006E7B3C"/>
    <w:rsid w:val="006E7E5C"/>
    <w:rsid w:val="006F10AC"/>
    <w:rsid w:val="006F1142"/>
    <w:rsid w:val="006F11B6"/>
    <w:rsid w:val="006F18CA"/>
    <w:rsid w:val="006F1B77"/>
    <w:rsid w:val="006F1BD2"/>
    <w:rsid w:val="006F1C56"/>
    <w:rsid w:val="006F1CEB"/>
    <w:rsid w:val="006F1D6C"/>
    <w:rsid w:val="006F1F62"/>
    <w:rsid w:val="006F2206"/>
    <w:rsid w:val="006F29A4"/>
    <w:rsid w:val="006F37CC"/>
    <w:rsid w:val="006F4325"/>
    <w:rsid w:val="006F461F"/>
    <w:rsid w:val="006F52B0"/>
    <w:rsid w:val="006F5468"/>
    <w:rsid w:val="006F59BD"/>
    <w:rsid w:val="006F5C5F"/>
    <w:rsid w:val="006F6197"/>
    <w:rsid w:val="006F6256"/>
    <w:rsid w:val="006F62A2"/>
    <w:rsid w:val="006F6559"/>
    <w:rsid w:val="006F7569"/>
    <w:rsid w:val="006F766A"/>
    <w:rsid w:val="006F7911"/>
    <w:rsid w:val="006F7EEC"/>
    <w:rsid w:val="00700062"/>
    <w:rsid w:val="00700066"/>
    <w:rsid w:val="00700239"/>
    <w:rsid w:val="007003E4"/>
    <w:rsid w:val="00700617"/>
    <w:rsid w:val="007007AB"/>
    <w:rsid w:val="0070098C"/>
    <w:rsid w:val="00701457"/>
    <w:rsid w:val="0070163A"/>
    <w:rsid w:val="0070180B"/>
    <w:rsid w:val="0070196F"/>
    <w:rsid w:val="007019A6"/>
    <w:rsid w:val="00701BA5"/>
    <w:rsid w:val="00701BC6"/>
    <w:rsid w:val="00702CF2"/>
    <w:rsid w:val="00702E3A"/>
    <w:rsid w:val="007030BF"/>
    <w:rsid w:val="00703436"/>
    <w:rsid w:val="007034FE"/>
    <w:rsid w:val="0070354A"/>
    <w:rsid w:val="0070367F"/>
    <w:rsid w:val="00703EA5"/>
    <w:rsid w:val="007042A5"/>
    <w:rsid w:val="007044F9"/>
    <w:rsid w:val="0070483E"/>
    <w:rsid w:val="007049A8"/>
    <w:rsid w:val="00704A4F"/>
    <w:rsid w:val="007055E0"/>
    <w:rsid w:val="007058F5"/>
    <w:rsid w:val="007059C6"/>
    <w:rsid w:val="00705D50"/>
    <w:rsid w:val="00705F5B"/>
    <w:rsid w:val="007060A3"/>
    <w:rsid w:val="0070629D"/>
    <w:rsid w:val="0070719C"/>
    <w:rsid w:val="007072B3"/>
    <w:rsid w:val="007073C3"/>
    <w:rsid w:val="00707418"/>
    <w:rsid w:val="00707648"/>
    <w:rsid w:val="007077CE"/>
    <w:rsid w:val="00707983"/>
    <w:rsid w:val="00707A1A"/>
    <w:rsid w:val="00707BFE"/>
    <w:rsid w:val="00707C95"/>
    <w:rsid w:val="0071014B"/>
    <w:rsid w:val="0071067B"/>
    <w:rsid w:val="00710885"/>
    <w:rsid w:val="00710E9F"/>
    <w:rsid w:val="00711110"/>
    <w:rsid w:val="00711380"/>
    <w:rsid w:val="007116E8"/>
    <w:rsid w:val="00711F98"/>
    <w:rsid w:val="00712264"/>
    <w:rsid w:val="007124E8"/>
    <w:rsid w:val="007127C4"/>
    <w:rsid w:val="00712D4A"/>
    <w:rsid w:val="00712D67"/>
    <w:rsid w:val="007131B9"/>
    <w:rsid w:val="007135D0"/>
    <w:rsid w:val="00713AF2"/>
    <w:rsid w:val="00713CEE"/>
    <w:rsid w:val="007140A5"/>
    <w:rsid w:val="00714109"/>
    <w:rsid w:val="00714476"/>
    <w:rsid w:val="00714E8F"/>
    <w:rsid w:val="0071606D"/>
    <w:rsid w:val="007164B5"/>
    <w:rsid w:val="007168D6"/>
    <w:rsid w:val="00716AD6"/>
    <w:rsid w:val="00716BDD"/>
    <w:rsid w:val="00716E1E"/>
    <w:rsid w:val="007174A0"/>
    <w:rsid w:val="007176C4"/>
    <w:rsid w:val="00717907"/>
    <w:rsid w:val="00717B3E"/>
    <w:rsid w:val="007201F5"/>
    <w:rsid w:val="007208A8"/>
    <w:rsid w:val="00720D54"/>
    <w:rsid w:val="00720FC3"/>
    <w:rsid w:val="0072160B"/>
    <w:rsid w:val="00721B93"/>
    <w:rsid w:val="00721C3C"/>
    <w:rsid w:val="00721D98"/>
    <w:rsid w:val="00721E31"/>
    <w:rsid w:val="00721F1E"/>
    <w:rsid w:val="00721FED"/>
    <w:rsid w:val="0072244B"/>
    <w:rsid w:val="0072278F"/>
    <w:rsid w:val="00722917"/>
    <w:rsid w:val="007229B4"/>
    <w:rsid w:val="00722E20"/>
    <w:rsid w:val="00723472"/>
    <w:rsid w:val="00723696"/>
    <w:rsid w:val="00723A2D"/>
    <w:rsid w:val="00723D41"/>
    <w:rsid w:val="00724380"/>
    <w:rsid w:val="007248BF"/>
    <w:rsid w:val="00724A9D"/>
    <w:rsid w:val="00724F94"/>
    <w:rsid w:val="0072508E"/>
    <w:rsid w:val="007250A0"/>
    <w:rsid w:val="0072537B"/>
    <w:rsid w:val="0072552E"/>
    <w:rsid w:val="00725A5A"/>
    <w:rsid w:val="00725D1C"/>
    <w:rsid w:val="00726392"/>
    <w:rsid w:val="00726403"/>
    <w:rsid w:val="0072667D"/>
    <w:rsid w:val="00726760"/>
    <w:rsid w:val="00726B84"/>
    <w:rsid w:val="00726F9C"/>
    <w:rsid w:val="00727180"/>
    <w:rsid w:val="00727231"/>
    <w:rsid w:val="007272E8"/>
    <w:rsid w:val="00727400"/>
    <w:rsid w:val="00727668"/>
    <w:rsid w:val="007276EF"/>
    <w:rsid w:val="00727A9C"/>
    <w:rsid w:val="00727C10"/>
    <w:rsid w:val="00727E88"/>
    <w:rsid w:val="00730069"/>
    <w:rsid w:val="0073099C"/>
    <w:rsid w:val="007317F6"/>
    <w:rsid w:val="00731B03"/>
    <w:rsid w:val="00731B79"/>
    <w:rsid w:val="00731D16"/>
    <w:rsid w:val="00732025"/>
    <w:rsid w:val="0073211C"/>
    <w:rsid w:val="007323D2"/>
    <w:rsid w:val="007327DC"/>
    <w:rsid w:val="00732FA6"/>
    <w:rsid w:val="00733BC1"/>
    <w:rsid w:val="0073409F"/>
    <w:rsid w:val="007340E1"/>
    <w:rsid w:val="00734282"/>
    <w:rsid w:val="0073447C"/>
    <w:rsid w:val="007344C6"/>
    <w:rsid w:val="007349DB"/>
    <w:rsid w:val="00734B31"/>
    <w:rsid w:val="00734BA7"/>
    <w:rsid w:val="00734D89"/>
    <w:rsid w:val="00734F59"/>
    <w:rsid w:val="00735C6A"/>
    <w:rsid w:val="00735E3D"/>
    <w:rsid w:val="00736845"/>
    <w:rsid w:val="00736960"/>
    <w:rsid w:val="00736B85"/>
    <w:rsid w:val="00736B8E"/>
    <w:rsid w:val="00736E4F"/>
    <w:rsid w:val="00736ED0"/>
    <w:rsid w:val="0073709D"/>
    <w:rsid w:val="00737246"/>
    <w:rsid w:val="007374BE"/>
    <w:rsid w:val="0073757E"/>
    <w:rsid w:val="007400D5"/>
    <w:rsid w:val="0074046B"/>
    <w:rsid w:val="0074139F"/>
    <w:rsid w:val="007416CD"/>
    <w:rsid w:val="00741D32"/>
    <w:rsid w:val="007422EE"/>
    <w:rsid w:val="0074232B"/>
    <w:rsid w:val="00742915"/>
    <w:rsid w:val="00743054"/>
    <w:rsid w:val="00743B4C"/>
    <w:rsid w:val="007443B3"/>
    <w:rsid w:val="00744458"/>
    <w:rsid w:val="00744F9C"/>
    <w:rsid w:val="0074519D"/>
    <w:rsid w:val="0074537F"/>
    <w:rsid w:val="007455A5"/>
    <w:rsid w:val="0074576F"/>
    <w:rsid w:val="007457CE"/>
    <w:rsid w:val="007458AB"/>
    <w:rsid w:val="00745A4C"/>
    <w:rsid w:val="00745C86"/>
    <w:rsid w:val="007461E1"/>
    <w:rsid w:val="0074659C"/>
    <w:rsid w:val="00746995"/>
    <w:rsid w:val="00746CB2"/>
    <w:rsid w:val="007475FC"/>
    <w:rsid w:val="0074781B"/>
    <w:rsid w:val="00747959"/>
    <w:rsid w:val="00750149"/>
    <w:rsid w:val="00750495"/>
    <w:rsid w:val="00750684"/>
    <w:rsid w:val="007512FF"/>
    <w:rsid w:val="007513C5"/>
    <w:rsid w:val="00751DDF"/>
    <w:rsid w:val="0075204A"/>
    <w:rsid w:val="007521D4"/>
    <w:rsid w:val="007528CC"/>
    <w:rsid w:val="00752A24"/>
    <w:rsid w:val="00752D50"/>
    <w:rsid w:val="00752FE0"/>
    <w:rsid w:val="007533ED"/>
    <w:rsid w:val="00753EB5"/>
    <w:rsid w:val="00753F76"/>
    <w:rsid w:val="007543D7"/>
    <w:rsid w:val="00754712"/>
    <w:rsid w:val="00754A4C"/>
    <w:rsid w:val="00754AF3"/>
    <w:rsid w:val="007555E3"/>
    <w:rsid w:val="00755776"/>
    <w:rsid w:val="00755BA8"/>
    <w:rsid w:val="00756404"/>
    <w:rsid w:val="0075644C"/>
    <w:rsid w:val="007565C8"/>
    <w:rsid w:val="007567B8"/>
    <w:rsid w:val="007569C9"/>
    <w:rsid w:val="00756A4D"/>
    <w:rsid w:val="0075712D"/>
    <w:rsid w:val="00757142"/>
    <w:rsid w:val="0075745E"/>
    <w:rsid w:val="00757634"/>
    <w:rsid w:val="0076014A"/>
    <w:rsid w:val="00760655"/>
    <w:rsid w:val="007606C9"/>
    <w:rsid w:val="00761135"/>
    <w:rsid w:val="00761345"/>
    <w:rsid w:val="007616D7"/>
    <w:rsid w:val="00761BD2"/>
    <w:rsid w:val="00761D72"/>
    <w:rsid w:val="007621E1"/>
    <w:rsid w:val="0076236E"/>
    <w:rsid w:val="00762695"/>
    <w:rsid w:val="0076295B"/>
    <w:rsid w:val="007629D6"/>
    <w:rsid w:val="00763C73"/>
    <w:rsid w:val="00763D28"/>
    <w:rsid w:val="00763D75"/>
    <w:rsid w:val="00763F75"/>
    <w:rsid w:val="0076453A"/>
    <w:rsid w:val="00764724"/>
    <w:rsid w:val="00764879"/>
    <w:rsid w:val="0076536C"/>
    <w:rsid w:val="007658B5"/>
    <w:rsid w:val="00765AE0"/>
    <w:rsid w:val="00765C9D"/>
    <w:rsid w:val="007663B5"/>
    <w:rsid w:val="007665ED"/>
    <w:rsid w:val="007667AC"/>
    <w:rsid w:val="00766A28"/>
    <w:rsid w:val="00767565"/>
    <w:rsid w:val="007676A5"/>
    <w:rsid w:val="007677F4"/>
    <w:rsid w:val="00767942"/>
    <w:rsid w:val="00767C09"/>
    <w:rsid w:val="00767D68"/>
    <w:rsid w:val="00767E7F"/>
    <w:rsid w:val="0077019B"/>
    <w:rsid w:val="00770550"/>
    <w:rsid w:val="007707A0"/>
    <w:rsid w:val="007711BE"/>
    <w:rsid w:val="007717A5"/>
    <w:rsid w:val="00771A26"/>
    <w:rsid w:val="00771B59"/>
    <w:rsid w:val="00771D8A"/>
    <w:rsid w:val="00771E02"/>
    <w:rsid w:val="00771E68"/>
    <w:rsid w:val="00772441"/>
    <w:rsid w:val="00772507"/>
    <w:rsid w:val="00772574"/>
    <w:rsid w:val="00773A97"/>
    <w:rsid w:val="00773DC8"/>
    <w:rsid w:val="00774507"/>
    <w:rsid w:val="0077477F"/>
    <w:rsid w:val="00774BF7"/>
    <w:rsid w:val="007758F7"/>
    <w:rsid w:val="00775909"/>
    <w:rsid w:val="00775F11"/>
    <w:rsid w:val="00775F2F"/>
    <w:rsid w:val="00776010"/>
    <w:rsid w:val="00776057"/>
    <w:rsid w:val="007761DB"/>
    <w:rsid w:val="0077638D"/>
    <w:rsid w:val="0077649D"/>
    <w:rsid w:val="007765EC"/>
    <w:rsid w:val="007766A7"/>
    <w:rsid w:val="007766EF"/>
    <w:rsid w:val="00776BE7"/>
    <w:rsid w:val="007772FE"/>
    <w:rsid w:val="00777BD3"/>
    <w:rsid w:val="00777F06"/>
    <w:rsid w:val="007805F8"/>
    <w:rsid w:val="0078079F"/>
    <w:rsid w:val="00780801"/>
    <w:rsid w:val="007814BF"/>
    <w:rsid w:val="007815A0"/>
    <w:rsid w:val="00781E45"/>
    <w:rsid w:val="00782269"/>
    <w:rsid w:val="00782558"/>
    <w:rsid w:val="007830E5"/>
    <w:rsid w:val="007830FD"/>
    <w:rsid w:val="00783597"/>
    <w:rsid w:val="0078365A"/>
    <w:rsid w:val="0078370E"/>
    <w:rsid w:val="007847F6"/>
    <w:rsid w:val="00784B9B"/>
    <w:rsid w:val="00784C84"/>
    <w:rsid w:val="00784DBD"/>
    <w:rsid w:val="007852E1"/>
    <w:rsid w:val="0078539A"/>
    <w:rsid w:val="0078550B"/>
    <w:rsid w:val="0078592B"/>
    <w:rsid w:val="0078638E"/>
    <w:rsid w:val="00786414"/>
    <w:rsid w:val="00786BB1"/>
    <w:rsid w:val="00786C43"/>
    <w:rsid w:val="00786C4A"/>
    <w:rsid w:val="00786D85"/>
    <w:rsid w:val="00786ECD"/>
    <w:rsid w:val="00787243"/>
    <w:rsid w:val="0078738B"/>
    <w:rsid w:val="00787538"/>
    <w:rsid w:val="007875EC"/>
    <w:rsid w:val="00787976"/>
    <w:rsid w:val="00787AEF"/>
    <w:rsid w:val="00787F82"/>
    <w:rsid w:val="0079016E"/>
    <w:rsid w:val="00790252"/>
    <w:rsid w:val="007902F7"/>
    <w:rsid w:val="007903CC"/>
    <w:rsid w:val="007908A2"/>
    <w:rsid w:val="0079146A"/>
    <w:rsid w:val="00791B90"/>
    <w:rsid w:val="00791D44"/>
    <w:rsid w:val="00791D9F"/>
    <w:rsid w:val="00791DA2"/>
    <w:rsid w:val="00792393"/>
    <w:rsid w:val="0079243F"/>
    <w:rsid w:val="00792AC0"/>
    <w:rsid w:val="00793791"/>
    <w:rsid w:val="007937EA"/>
    <w:rsid w:val="00793A92"/>
    <w:rsid w:val="00793BE3"/>
    <w:rsid w:val="00793F12"/>
    <w:rsid w:val="007940D8"/>
    <w:rsid w:val="0079411A"/>
    <w:rsid w:val="00794191"/>
    <w:rsid w:val="00794E03"/>
    <w:rsid w:val="0079555C"/>
    <w:rsid w:val="007955CD"/>
    <w:rsid w:val="007955E2"/>
    <w:rsid w:val="007958B4"/>
    <w:rsid w:val="007958C3"/>
    <w:rsid w:val="007958E5"/>
    <w:rsid w:val="007959AC"/>
    <w:rsid w:val="00795BF8"/>
    <w:rsid w:val="00795CAD"/>
    <w:rsid w:val="00795EED"/>
    <w:rsid w:val="00795F4C"/>
    <w:rsid w:val="00796653"/>
    <w:rsid w:val="00796AF8"/>
    <w:rsid w:val="00797317"/>
    <w:rsid w:val="00797350"/>
    <w:rsid w:val="007975D6"/>
    <w:rsid w:val="0079769E"/>
    <w:rsid w:val="00797A65"/>
    <w:rsid w:val="00797BC3"/>
    <w:rsid w:val="007A078D"/>
    <w:rsid w:val="007A0B87"/>
    <w:rsid w:val="007A1014"/>
    <w:rsid w:val="007A12D4"/>
    <w:rsid w:val="007A15DD"/>
    <w:rsid w:val="007A1B6B"/>
    <w:rsid w:val="007A207E"/>
    <w:rsid w:val="007A231B"/>
    <w:rsid w:val="007A29B4"/>
    <w:rsid w:val="007A2E97"/>
    <w:rsid w:val="007A2F39"/>
    <w:rsid w:val="007A3447"/>
    <w:rsid w:val="007A3836"/>
    <w:rsid w:val="007A3FBF"/>
    <w:rsid w:val="007A41D7"/>
    <w:rsid w:val="007A4245"/>
    <w:rsid w:val="007A4A51"/>
    <w:rsid w:val="007A5005"/>
    <w:rsid w:val="007A512E"/>
    <w:rsid w:val="007A557C"/>
    <w:rsid w:val="007A57FF"/>
    <w:rsid w:val="007A5B9A"/>
    <w:rsid w:val="007A5C48"/>
    <w:rsid w:val="007A6348"/>
    <w:rsid w:val="007A7337"/>
    <w:rsid w:val="007A7343"/>
    <w:rsid w:val="007A750D"/>
    <w:rsid w:val="007A7962"/>
    <w:rsid w:val="007A7A8B"/>
    <w:rsid w:val="007A7B22"/>
    <w:rsid w:val="007A7B58"/>
    <w:rsid w:val="007A7BBE"/>
    <w:rsid w:val="007B067C"/>
    <w:rsid w:val="007B0A29"/>
    <w:rsid w:val="007B132C"/>
    <w:rsid w:val="007B144E"/>
    <w:rsid w:val="007B1B48"/>
    <w:rsid w:val="007B1DF9"/>
    <w:rsid w:val="007B27FE"/>
    <w:rsid w:val="007B2D6C"/>
    <w:rsid w:val="007B2DBD"/>
    <w:rsid w:val="007B2E5F"/>
    <w:rsid w:val="007B33EF"/>
    <w:rsid w:val="007B3584"/>
    <w:rsid w:val="007B36FC"/>
    <w:rsid w:val="007B37C4"/>
    <w:rsid w:val="007B4447"/>
    <w:rsid w:val="007B4465"/>
    <w:rsid w:val="007B44D8"/>
    <w:rsid w:val="007B5296"/>
    <w:rsid w:val="007B5FBD"/>
    <w:rsid w:val="007B6279"/>
    <w:rsid w:val="007B6354"/>
    <w:rsid w:val="007B6380"/>
    <w:rsid w:val="007B6A72"/>
    <w:rsid w:val="007B6ADA"/>
    <w:rsid w:val="007B6E00"/>
    <w:rsid w:val="007B714B"/>
    <w:rsid w:val="007B7296"/>
    <w:rsid w:val="007B77A4"/>
    <w:rsid w:val="007B7C1F"/>
    <w:rsid w:val="007B7D42"/>
    <w:rsid w:val="007C012D"/>
    <w:rsid w:val="007C0673"/>
    <w:rsid w:val="007C0871"/>
    <w:rsid w:val="007C0924"/>
    <w:rsid w:val="007C0D42"/>
    <w:rsid w:val="007C0E29"/>
    <w:rsid w:val="007C0E87"/>
    <w:rsid w:val="007C158E"/>
    <w:rsid w:val="007C160D"/>
    <w:rsid w:val="007C1B3A"/>
    <w:rsid w:val="007C1E48"/>
    <w:rsid w:val="007C2063"/>
    <w:rsid w:val="007C2788"/>
    <w:rsid w:val="007C2A25"/>
    <w:rsid w:val="007C2EB0"/>
    <w:rsid w:val="007C2FF9"/>
    <w:rsid w:val="007C3766"/>
    <w:rsid w:val="007C37F5"/>
    <w:rsid w:val="007C3832"/>
    <w:rsid w:val="007C38F3"/>
    <w:rsid w:val="007C39AC"/>
    <w:rsid w:val="007C4484"/>
    <w:rsid w:val="007C47FE"/>
    <w:rsid w:val="007C5285"/>
    <w:rsid w:val="007C5A67"/>
    <w:rsid w:val="007C5DC7"/>
    <w:rsid w:val="007C5F8F"/>
    <w:rsid w:val="007C6099"/>
    <w:rsid w:val="007C60A1"/>
    <w:rsid w:val="007C654E"/>
    <w:rsid w:val="007C6FA5"/>
    <w:rsid w:val="007C7206"/>
    <w:rsid w:val="007C72C3"/>
    <w:rsid w:val="007C7F95"/>
    <w:rsid w:val="007D0DA6"/>
    <w:rsid w:val="007D1036"/>
    <w:rsid w:val="007D1AE4"/>
    <w:rsid w:val="007D232D"/>
    <w:rsid w:val="007D2AC6"/>
    <w:rsid w:val="007D2C2B"/>
    <w:rsid w:val="007D2E9F"/>
    <w:rsid w:val="007D2F85"/>
    <w:rsid w:val="007D3044"/>
    <w:rsid w:val="007D32D3"/>
    <w:rsid w:val="007D337F"/>
    <w:rsid w:val="007D34B8"/>
    <w:rsid w:val="007D36B7"/>
    <w:rsid w:val="007D3836"/>
    <w:rsid w:val="007D3B48"/>
    <w:rsid w:val="007D3DB3"/>
    <w:rsid w:val="007D3F7B"/>
    <w:rsid w:val="007D4202"/>
    <w:rsid w:val="007D4325"/>
    <w:rsid w:val="007D4372"/>
    <w:rsid w:val="007D46DF"/>
    <w:rsid w:val="007D4794"/>
    <w:rsid w:val="007D541D"/>
    <w:rsid w:val="007D5734"/>
    <w:rsid w:val="007D5759"/>
    <w:rsid w:val="007D578E"/>
    <w:rsid w:val="007D5D3F"/>
    <w:rsid w:val="007D6702"/>
    <w:rsid w:val="007D752C"/>
    <w:rsid w:val="007D77AB"/>
    <w:rsid w:val="007D7B1C"/>
    <w:rsid w:val="007D7C72"/>
    <w:rsid w:val="007D7F0D"/>
    <w:rsid w:val="007E05F2"/>
    <w:rsid w:val="007E0700"/>
    <w:rsid w:val="007E0A38"/>
    <w:rsid w:val="007E0D07"/>
    <w:rsid w:val="007E0DBA"/>
    <w:rsid w:val="007E0DF5"/>
    <w:rsid w:val="007E17E4"/>
    <w:rsid w:val="007E217D"/>
    <w:rsid w:val="007E21D1"/>
    <w:rsid w:val="007E21EA"/>
    <w:rsid w:val="007E2321"/>
    <w:rsid w:val="007E2B0E"/>
    <w:rsid w:val="007E2BDC"/>
    <w:rsid w:val="007E2C2C"/>
    <w:rsid w:val="007E2F30"/>
    <w:rsid w:val="007E2FF1"/>
    <w:rsid w:val="007E35EB"/>
    <w:rsid w:val="007E4450"/>
    <w:rsid w:val="007E45B5"/>
    <w:rsid w:val="007E45D0"/>
    <w:rsid w:val="007E463D"/>
    <w:rsid w:val="007E4CB3"/>
    <w:rsid w:val="007E5FB9"/>
    <w:rsid w:val="007E6036"/>
    <w:rsid w:val="007E664E"/>
    <w:rsid w:val="007E6B58"/>
    <w:rsid w:val="007E79A2"/>
    <w:rsid w:val="007F0073"/>
    <w:rsid w:val="007F067E"/>
    <w:rsid w:val="007F102D"/>
    <w:rsid w:val="007F12FE"/>
    <w:rsid w:val="007F1623"/>
    <w:rsid w:val="007F16FE"/>
    <w:rsid w:val="007F1870"/>
    <w:rsid w:val="007F2081"/>
    <w:rsid w:val="007F226B"/>
    <w:rsid w:val="007F2395"/>
    <w:rsid w:val="007F24F0"/>
    <w:rsid w:val="007F3557"/>
    <w:rsid w:val="007F361A"/>
    <w:rsid w:val="007F38BD"/>
    <w:rsid w:val="007F3F21"/>
    <w:rsid w:val="007F49A3"/>
    <w:rsid w:val="007F4E35"/>
    <w:rsid w:val="007F4FDE"/>
    <w:rsid w:val="007F540C"/>
    <w:rsid w:val="007F5427"/>
    <w:rsid w:val="007F54B1"/>
    <w:rsid w:val="007F6740"/>
    <w:rsid w:val="007F69B1"/>
    <w:rsid w:val="007F6AD7"/>
    <w:rsid w:val="007F6BE6"/>
    <w:rsid w:val="007F6F4F"/>
    <w:rsid w:val="007F7EB6"/>
    <w:rsid w:val="00800197"/>
    <w:rsid w:val="0080037B"/>
    <w:rsid w:val="008017A0"/>
    <w:rsid w:val="00801B42"/>
    <w:rsid w:val="00801D3E"/>
    <w:rsid w:val="0080235A"/>
    <w:rsid w:val="008024C9"/>
    <w:rsid w:val="00802537"/>
    <w:rsid w:val="00802ABC"/>
    <w:rsid w:val="008031E0"/>
    <w:rsid w:val="008034C1"/>
    <w:rsid w:val="00803734"/>
    <w:rsid w:val="00803BD5"/>
    <w:rsid w:val="00803CBB"/>
    <w:rsid w:val="00804132"/>
    <w:rsid w:val="008044CC"/>
    <w:rsid w:val="008049C9"/>
    <w:rsid w:val="00804DE8"/>
    <w:rsid w:val="00805763"/>
    <w:rsid w:val="008058B4"/>
    <w:rsid w:val="00805BEB"/>
    <w:rsid w:val="00805D15"/>
    <w:rsid w:val="00805EF4"/>
    <w:rsid w:val="00806011"/>
    <w:rsid w:val="0080644C"/>
    <w:rsid w:val="008064CF"/>
    <w:rsid w:val="00806A9E"/>
    <w:rsid w:val="00806C30"/>
    <w:rsid w:val="00806C4C"/>
    <w:rsid w:val="00806C69"/>
    <w:rsid w:val="00806F76"/>
    <w:rsid w:val="00807066"/>
    <w:rsid w:val="008073DB"/>
    <w:rsid w:val="00807511"/>
    <w:rsid w:val="00807610"/>
    <w:rsid w:val="00810A02"/>
    <w:rsid w:val="00810B86"/>
    <w:rsid w:val="00810DB8"/>
    <w:rsid w:val="00810FFF"/>
    <w:rsid w:val="0081125A"/>
    <w:rsid w:val="00811688"/>
    <w:rsid w:val="00811B4B"/>
    <w:rsid w:val="00811E83"/>
    <w:rsid w:val="00811FA1"/>
    <w:rsid w:val="0081240E"/>
    <w:rsid w:val="00812451"/>
    <w:rsid w:val="008125EA"/>
    <w:rsid w:val="00812BAE"/>
    <w:rsid w:val="00812D82"/>
    <w:rsid w:val="00812D8F"/>
    <w:rsid w:val="008132CD"/>
    <w:rsid w:val="00813F47"/>
    <w:rsid w:val="00813F4D"/>
    <w:rsid w:val="0081450B"/>
    <w:rsid w:val="00814AD8"/>
    <w:rsid w:val="00814B5C"/>
    <w:rsid w:val="0081503D"/>
    <w:rsid w:val="0081559F"/>
    <w:rsid w:val="00815F17"/>
    <w:rsid w:val="00816018"/>
    <w:rsid w:val="008160BD"/>
    <w:rsid w:val="00816533"/>
    <w:rsid w:val="00817291"/>
    <w:rsid w:val="0081786C"/>
    <w:rsid w:val="00817944"/>
    <w:rsid w:val="00817A9A"/>
    <w:rsid w:val="00820047"/>
    <w:rsid w:val="008201F9"/>
    <w:rsid w:val="00821141"/>
    <w:rsid w:val="008214E1"/>
    <w:rsid w:val="0082172E"/>
    <w:rsid w:val="00821736"/>
    <w:rsid w:val="008218F8"/>
    <w:rsid w:val="00821CE2"/>
    <w:rsid w:val="00821F7E"/>
    <w:rsid w:val="008225D2"/>
    <w:rsid w:val="00822E41"/>
    <w:rsid w:val="00822F5F"/>
    <w:rsid w:val="00823453"/>
    <w:rsid w:val="00823459"/>
    <w:rsid w:val="00823DF9"/>
    <w:rsid w:val="00823EAC"/>
    <w:rsid w:val="008240A1"/>
    <w:rsid w:val="008242A0"/>
    <w:rsid w:val="008242B9"/>
    <w:rsid w:val="008247C0"/>
    <w:rsid w:val="00824E51"/>
    <w:rsid w:val="00824F5C"/>
    <w:rsid w:val="00825106"/>
    <w:rsid w:val="008256E9"/>
    <w:rsid w:val="00825CC5"/>
    <w:rsid w:val="00825E2E"/>
    <w:rsid w:val="00826D85"/>
    <w:rsid w:val="00826F61"/>
    <w:rsid w:val="008279BA"/>
    <w:rsid w:val="008279BD"/>
    <w:rsid w:val="00827A74"/>
    <w:rsid w:val="00827B13"/>
    <w:rsid w:val="00827DB4"/>
    <w:rsid w:val="00827E7D"/>
    <w:rsid w:val="00827F82"/>
    <w:rsid w:val="00830186"/>
    <w:rsid w:val="0083056D"/>
    <w:rsid w:val="0083093A"/>
    <w:rsid w:val="00831755"/>
    <w:rsid w:val="00831AFC"/>
    <w:rsid w:val="00831BE6"/>
    <w:rsid w:val="00831C17"/>
    <w:rsid w:val="00831DBF"/>
    <w:rsid w:val="00831F23"/>
    <w:rsid w:val="008321A4"/>
    <w:rsid w:val="008327CE"/>
    <w:rsid w:val="00832830"/>
    <w:rsid w:val="00832C5E"/>
    <w:rsid w:val="00832CF3"/>
    <w:rsid w:val="00833323"/>
    <w:rsid w:val="0083345A"/>
    <w:rsid w:val="008334BD"/>
    <w:rsid w:val="00833953"/>
    <w:rsid w:val="00834056"/>
    <w:rsid w:val="00834151"/>
    <w:rsid w:val="0083452E"/>
    <w:rsid w:val="008349CA"/>
    <w:rsid w:val="00834B95"/>
    <w:rsid w:val="00834BD8"/>
    <w:rsid w:val="00835151"/>
    <w:rsid w:val="008352A2"/>
    <w:rsid w:val="0083586F"/>
    <w:rsid w:val="0083588D"/>
    <w:rsid w:val="00835894"/>
    <w:rsid w:val="00836413"/>
    <w:rsid w:val="00836526"/>
    <w:rsid w:val="008367B8"/>
    <w:rsid w:val="00836A44"/>
    <w:rsid w:val="00836ACC"/>
    <w:rsid w:val="00836B95"/>
    <w:rsid w:val="00836D1F"/>
    <w:rsid w:val="008370A7"/>
    <w:rsid w:val="00837342"/>
    <w:rsid w:val="00837903"/>
    <w:rsid w:val="00837FB0"/>
    <w:rsid w:val="008405B4"/>
    <w:rsid w:val="00840688"/>
    <w:rsid w:val="00840ACD"/>
    <w:rsid w:val="00840FC4"/>
    <w:rsid w:val="008410B7"/>
    <w:rsid w:val="00841687"/>
    <w:rsid w:val="00841BF8"/>
    <w:rsid w:val="0084256E"/>
    <w:rsid w:val="0084280C"/>
    <w:rsid w:val="00842C48"/>
    <w:rsid w:val="00842CE6"/>
    <w:rsid w:val="00843268"/>
    <w:rsid w:val="00843273"/>
    <w:rsid w:val="008435DA"/>
    <w:rsid w:val="0084382F"/>
    <w:rsid w:val="00844001"/>
    <w:rsid w:val="0084409A"/>
    <w:rsid w:val="00844969"/>
    <w:rsid w:val="008449C7"/>
    <w:rsid w:val="00844A6E"/>
    <w:rsid w:val="00844C14"/>
    <w:rsid w:val="008453DB"/>
    <w:rsid w:val="008453E2"/>
    <w:rsid w:val="00845C76"/>
    <w:rsid w:val="00845D21"/>
    <w:rsid w:val="00845D7F"/>
    <w:rsid w:val="008460CC"/>
    <w:rsid w:val="00846A0E"/>
    <w:rsid w:val="00846DCE"/>
    <w:rsid w:val="00847382"/>
    <w:rsid w:val="00847983"/>
    <w:rsid w:val="0085050F"/>
    <w:rsid w:val="008505B8"/>
    <w:rsid w:val="0085068C"/>
    <w:rsid w:val="00850A1A"/>
    <w:rsid w:val="00850DB9"/>
    <w:rsid w:val="00851364"/>
    <w:rsid w:val="008515E9"/>
    <w:rsid w:val="00851962"/>
    <w:rsid w:val="00851DBB"/>
    <w:rsid w:val="008524AE"/>
    <w:rsid w:val="008528BC"/>
    <w:rsid w:val="008529DE"/>
    <w:rsid w:val="00852C1B"/>
    <w:rsid w:val="008530C7"/>
    <w:rsid w:val="00853374"/>
    <w:rsid w:val="008537D6"/>
    <w:rsid w:val="00853CB1"/>
    <w:rsid w:val="0085452E"/>
    <w:rsid w:val="0085458A"/>
    <w:rsid w:val="00854613"/>
    <w:rsid w:val="0085465C"/>
    <w:rsid w:val="00854B50"/>
    <w:rsid w:val="008552D8"/>
    <w:rsid w:val="00855912"/>
    <w:rsid w:val="00856469"/>
    <w:rsid w:val="0085687C"/>
    <w:rsid w:val="00856E57"/>
    <w:rsid w:val="00857141"/>
    <w:rsid w:val="00857443"/>
    <w:rsid w:val="00857679"/>
    <w:rsid w:val="00857796"/>
    <w:rsid w:val="00857A9F"/>
    <w:rsid w:val="00857EB6"/>
    <w:rsid w:val="008600EF"/>
    <w:rsid w:val="00860840"/>
    <w:rsid w:val="00860B34"/>
    <w:rsid w:val="00860F97"/>
    <w:rsid w:val="00860FF1"/>
    <w:rsid w:val="00861C92"/>
    <w:rsid w:val="00861CC9"/>
    <w:rsid w:val="00861E09"/>
    <w:rsid w:val="00861E7B"/>
    <w:rsid w:val="00861EAC"/>
    <w:rsid w:val="0086250A"/>
    <w:rsid w:val="00862894"/>
    <w:rsid w:val="00862CA0"/>
    <w:rsid w:val="008634EC"/>
    <w:rsid w:val="00863508"/>
    <w:rsid w:val="008637A8"/>
    <w:rsid w:val="008637F1"/>
    <w:rsid w:val="0086380D"/>
    <w:rsid w:val="00863A7D"/>
    <w:rsid w:val="0086402A"/>
    <w:rsid w:val="0086453B"/>
    <w:rsid w:val="00864677"/>
    <w:rsid w:val="00864D22"/>
    <w:rsid w:val="00864E52"/>
    <w:rsid w:val="00864F97"/>
    <w:rsid w:val="0086562C"/>
    <w:rsid w:val="00866082"/>
    <w:rsid w:val="0086633E"/>
    <w:rsid w:val="00866895"/>
    <w:rsid w:val="00866E98"/>
    <w:rsid w:val="00867042"/>
    <w:rsid w:val="0086752B"/>
    <w:rsid w:val="00867964"/>
    <w:rsid w:val="00867C8B"/>
    <w:rsid w:val="00867FB0"/>
    <w:rsid w:val="0087071B"/>
    <w:rsid w:val="00870805"/>
    <w:rsid w:val="008711D6"/>
    <w:rsid w:val="00871C6A"/>
    <w:rsid w:val="00871D9E"/>
    <w:rsid w:val="0087227C"/>
    <w:rsid w:val="008725FE"/>
    <w:rsid w:val="00872674"/>
    <w:rsid w:val="00872740"/>
    <w:rsid w:val="00872A22"/>
    <w:rsid w:val="0087328B"/>
    <w:rsid w:val="00873321"/>
    <w:rsid w:val="008739A9"/>
    <w:rsid w:val="00873A6C"/>
    <w:rsid w:val="00873DEC"/>
    <w:rsid w:val="00874053"/>
    <w:rsid w:val="00874126"/>
    <w:rsid w:val="0087447D"/>
    <w:rsid w:val="008746EB"/>
    <w:rsid w:val="00874BAB"/>
    <w:rsid w:val="00874D03"/>
    <w:rsid w:val="00874EFD"/>
    <w:rsid w:val="008755CC"/>
    <w:rsid w:val="00875F8A"/>
    <w:rsid w:val="00876458"/>
    <w:rsid w:val="0087645F"/>
    <w:rsid w:val="00876D6B"/>
    <w:rsid w:val="00877019"/>
    <w:rsid w:val="00877352"/>
    <w:rsid w:val="0087742D"/>
    <w:rsid w:val="00877694"/>
    <w:rsid w:val="008777C8"/>
    <w:rsid w:val="00880307"/>
    <w:rsid w:val="0088070C"/>
    <w:rsid w:val="00880CE7"/>
    <w:rsid w:val="0088105A"/>
    <w:rsid w:val="008810D3"/>
    <w:rsid w:val="00881F55"/>
    <w:rsid w:val="0088212F"/>
    <w:rsid w:val="00882337"/>
    <w:rsid w:val="0088245D"/>
    <w:rsid w:val="0088246E"/>
    <w:rsid w:val="008829F5"/>
    <w:rsid w:val="00882B96"/>
    <w:rsid w:val="00883AAA"/>
    <w:rsid w:val="00884665"/>
    <w:rsid w:val="00884865"/>
    <w:rsid w:val="00884B50"/>
    <w:rsid w:val="00884C67"/>
    <w:rsid w:val="0088539B"/>
    <w:rsid w:val="008855A0"/>
    <w:rsid w:val="00885AFC"/>
    <w:rsid w:val="00885EE7"/>
    <w:rsid w:val="00886754"/>
    <w:rsid w:val="00886AA6"/>
    <w:rsid w:val="00886C37"/>
    <w:rsid w:val="00886DCB"/>
    <w:rsid w:val="008872AB"/>
    <w:rsid w:val="00887491"/>
    <w:rsid w:val="00887839"/>
    <w:rsid w:val="00887F6F"/>
    <w:rsid w:val="0089012A"/>
    <w:rsid w:val="0089036A"/>
    <w:rsid w:val="0089147F"/>
    <w:rsid w:val="00892072"/>
    <w:rsid w:val="00892ABA"/>
    <w:rsid w:val="00892E0C"/>
    <w:rsid w:val="00892EB5"/>
    <w:rsid w:val="00892EE0"/>
    <w:rsid w:val="00892F68"/>
    <w:rsid w:val="0089307D"/>
    <w:rsid w:val="00893C59"/>
    <w:rsid w:val="00893CD4"/>
    <w:rsid w:val="00893E0D"/>
    <w:rsid w:val="0089424F"/>
    <w:rsid w:val="008946F2"/>
    <w:rsid w:val="00895036"/>
    <w:rsid w:val="008956CA"/>
    <w:rsid w:val="00895B6A"/>
    <w:rsid w:val="008963DC"/>
    <w:rsid w:val="008964E3"/>
    <w:rsid w:val="0089658C"/>
    <w:rsid w:val="00896903"/>
    <w:rsid w:val="00896C87"/>
    <w:rsid w:val="00896CC2"/>
    <w:rsid w:val="00897061"/>
    <w:rsid w:val="008971BD"/>
    <w:rsid w:val="008973DF"/>
    <w:rsid w:val="00897761"/>
    <w:rsid w:val="00897823"/>
    <w:rsid w:val="008A0349"/>
    <w:rsid w:val="008A0B1F"/>
    <w:rsid w:val="008A1D67"/>
    <w:rsid w:val="008A20B1"/>
    <w:rsid w:val="008A2DBD"/>
    <w:rsid w:val="008A2EC6"/>
    <w:rsid w:val="008A3134"/>
    <w:rsid w:val="008A3539"/>
    <w:rsid w:val="008A3664"/>
    <w:rsid w:val="008A394D"/>
    <w:rsid w:val="008A3AD5"/>
    <w:rsid w:val="008A42E1"/>
    <w:rsid w:val="008A4644"/>
    <w:rsid w:val="008A48F6"/>
    <w:rsid w:val="008A4B08"/>
    <w:rsid w:val="008A4BF7"/>
    <w:rsid w:val="008A4D33"/>
    <w:rsid w:val="008A5569"/>
    <w:rsid w:val="008A5B9B"/>
    <w:rsid w:val="008A5F76"/>
    <w:rsid w:val="008A6020"/>
    <w:rsid w:val="008A65BC"/>
    <w:rsid w:val="008A6922"/>
    <w:rsid w:val="008A7B3E"/>
    <w:rsid w:val="008A7BF5"/>
    <w:rsid w:val="008B006E"/>
    <w:rsid w:val="008B0133"/>
    <w:rsid w:val="008B019E"/>
    <w:rsid w:val="008B027C"/>
    <w:rsid w:val="008B0319"/>
    <w:rsid w:val="008B073C"/>
    <w:rsid w:val="008B0791"/>
    <w:rsid w:val="008B0D44"/>
    <w:rsid w:val="008B1054"/>
    <w:rsid w:val="008B11B9"/>
    <w:rsid w:val="008B124A"/>
    <w:rsid w:val="008B12C4"/>
    <w:rsid w:val="008B2C03"/>
    <w:rsid w:val="008B3026"/>
    <w:rsid w:val="008B31B4"/>
    <w:rsid w:val="008B3769"/>
    <w:rsid w:val="008B37FE"/>
    <w:rsid w:val="008B3A2E"/>
    <w:rsid w:val="008B3B17"/>
    <w:rsid w:val="008B3F5C"/>
    <w:rsid w:val="008B3F88"/>
    <w:rsid w:val="008B41A6"/>
    <w:rsid w:val="008B41F4"/>
    <w:rsid w:val="008B4743"/>
    <w:rsid w:val="008B48DE"/>
    <w:rsid w:val="008B4BD1"/>
    <w:rsid w:val="008B50E1"/>
    <w:rsid w:val="008B536E"/>
    <w:rsid w:val="008B5396"/>
    <w:rsid w:val="008B59B2"/>
    <w:rsid w:val="008B5A32"/>
    <w:rsid w:val="008B5C0C"/>
    <w:rsid w:val="008B5C37"/>
    <w:rsid w:val="008B5EE0"/>
    <w:rsid w:val="008B5F49"/>
    <w:rsid w:val="008B6682"/>
    <w:rsid w:val="008B68B1"/>
    <w:rsid w:val="008B6F82"/>
    <w:rsid w:val="008B703D"/>
    <w:rsid w:val="008B73B8"/>
    <w:rsid w:val="008B796F"/>
    <w:rsid w:val="008B7D9A"/>
    <w:rsid w:val="008C013D"/>
    <w:rsid w:val="008C0D14"/>
    <w:rsid w:val="008C1054"/>
    <w:rsid w:val="008C10CB"/>
    <w:rsid w:val="008C1111"/>
    <w:rsid w:val="008C1340"/>
    <w:rsid w:val="008C14D6"/>
    <w:rsid w:val="008C1AFD"/>
    <w:rsid w:val="008C1F22"/>
    <w:rsid w:val="008C200E"/>
    <w:rsid w:val="008C2248"/>
    <w:rsid w:val="008C268E"/>
    <w:rsid w:val="008C29EA"/>
    <w:rsid w:val="008C2D8E"/>
    <w:rsid w:val="008C2E1A"/>
    <w:rsid w:val="008C2FD3"/>
    <w:rsid w:val="008C31F3"/>
    <w:rsid w:val="008C3551"/>
    <w:rsid w:val="008C3A3F"/>
    <w:rsid w:val="008C4114"/>
    <w:rsid w:val="008C4162"/>
    <w:rsid w:val="008C41D5"/>
    <w:rsid w:val="008C42DE"/>
    <w:rsid w:val="008C43C1"/>
    <w:rsid w:val="008C43EC"/>
    <w:rsid w:val="008C4580"/>
    <w:rsid w:val="008C45D2"/>
    <w:rsid w:val="008C466F"/>
    <w:rsid w:val="008C46C0"/>
    <w:rsid w:val="008C4B37"/>
    <w:rsid w:val="008C51BD"/>
    <w:rsid w:val="008C5790"/>
    <w:rsid w:val="008C5E48"/>
    <w:rsid w:val="008C6E71"/>
    <w:rsid w:val="008C7054"/>
    <w:rsid w:val="008C7158"/>
    <w:rsid w:val="008C754A"/>
    <w:rsid w:val="008C7741"/>
    <w:rsid w:val="008C7B40"/>
    <w:rsid w:val="008C7C51"/>
    <w:rsid w:val="008D03C8"/>
    <w:rsid w:val="008D06B4"/>
    <w:rsid w:val="008D0A06"/>
    <w:rsid w:val="008D0D6A"/>
    <w:rsid w:val="008D122B"/>
    <w:rsid w:val="008D15A8"/>
    <w:rsid w:val="008D1624"/>
    <w:rsid w:val="008D162F"/>
    <w:rsid w:val="008D1680"/>
    <w:rsid w:val="008D1A32"/>
    <w:rsid w:val="008D24C6"/>
    <w:rsid w:val="008D26D5"/>
    <w:rsid w:val="008D2AFD"/>
    <w:rsid w:val="008D2C51"/>
    <w:rsid w:val="008D2F73"/>
    <w:rsid w:val="008D300C"/>
    <w:rsid w:val="008D303A"/>
    <w:rsid w:val="008D3374"/>
    <w:rsid w:val="008D39AC"/>
    <w:rsid w:val="008D3A40"/>
    <w:rsid w:val="008D3B85"/>
    <w:rsid w:val="008D3F2E"/>
    <w:rsid w:val="008D40C1"/>
    <w:rsid w:val="008D40F2"/>
    <w:rsid w:val="008D41FE"/>
    <w:rsid w:val="008D43DC"/>
    <w:rsid w:val="008D4633"/>
    <w:rsid w:val="008D4A7F"/>
    <w:rsid w:val="008D4BF0"/>
    <w:rsid w:val="008D4D07"/>
    <w:rsid w:val="008D510C"/>
    <w:rsid w:val="008D57FF"/>
    <w:rsid w:val="008D5B3A"/>
    <w:rsid w:val="008D5E46"/>
    <w:rsid w:val="008D5FAD"/>
    <w:rsid w:val="008D5FBD"/>
    <w:rsid w:val="008D5FC1"/>
    <w:rsid w:val="008D637F"/>
    <w:rsid w:val="008D6A6C"/>
    <w:rsid w:val="008D6D70"/>
    <w:rsid w:val="008D7164"/>
    <w:rsid w:val="008D7BCD"/>
    <w:rsid w:val="008D7D34"/>
    <w:rsid w:val="008E0220"/>
    <w:rsid w:val="008E02A2"/>
    <w:rsid w:val="008E061B"/>
    <w:rsid w:val="008E0833"/>
    <w:rsid w:val="008E0C05"/>
    <w:rsid w:val="008E0EE8"/>
    <w:rsid w:val="008E10F6"/>
    <w:rsid w:val="008E1205"/>
    <w:rsid w:val="008E1536"/>
    <w:rsid w:val="008E1BBE"/>
    <w:rsid w:val="008E1D02"/>
    <w:rsid w:val="008E285D"/>
    <w:rsid w:val="008E2C72"/>
    <w:rsid w:val="008E2ECB"/>
    <w:rsid w:val="008E3C8D"/>
    <w:rsid w:val="008E3EA9"/>
    <w:rsid w:val="008E4545"/>
    <w:rsid w:val="008E4677"/>
    <w:rsid w:val="008E46D0"/>
    <w:rsid w:val="008E46D3"/>
    <w:rsid w:val="008E4857"/>
    <w:rsid w:val="008E4AFE"/>
    <w:rsid w:val="008E4CB3"/>
    <w:rsid w:val="008E4E3A"/>
    <w:rsid w:val="008E534F"/>
    <w:rsid w:val="008E5636"/>
    <w:rsid w:val="008E5F4C"/>
    <w:rsid w:val="008E61A2"/>
    <w:rsid w:val="008E63BB"/>
    <w:rsid w:val="008E6AF0"/>
    <w:rsid w:val="008E72CC"/>
    <w:rsid w:val="008E74CA"/>
    <w:rsid w:val="008E76DD"/>
    <w:rsid w:val="008F0274"/>
    <w:rsid w:val="008F0311"/>
    <w:rsid w:val="008F053A"/>
    <w:rsid w:val="008F0860"/>
    <w:rsid w:val="008F0CA1"/>
    <w:rsid w:val="008F0D7A"/>
    <w:rsid w:val="008F113E"/>
    <w:rsid w:val="008F11BF"/>
    <w:rsid w:val="008F11C2"/>
    <w:rsid w:val="008F2545"/>
    <w:rsid w:val="008F26F1"/>
    <w:rsid w:val="008F27A6"/>
    <w:rsid w:val="008F346F"/>
    <w:rsid w:val="008F37F5"/>
    <w:rsid w:val="008F3F3F"/>
    <w:rsid w:val="008F42A5"/>
    <w:rsid w:val="008F4365"/>
    <w:rsid w:val="008F46EA"/>
    <w:rsid w:val="008F4E3D"/>
    <w:rsid w:val="008F4FD3"/>
    <w:rsid w:val="008F51D4"/>
    <w:rsid w:val="008F5391"/>
    <w:rsid w:val="008F5D72"/>
    <w:rsid w:val="008F5FA8"/>
    <w:rsid w:val="008F60E1"/>
    <w:rsid w:val="008F6110"/>
    <w:rsid w:val="008F6611"/>
    <w:rsid w:val="008F688A"/>
    <w:rsid w:val="008F6B73"/>
    <w:rsid w:val="008F6C52"/>
    <w:rsid w:val="008F706F"/>
    <w:rsid w:val="008F70F4"/>
    <w:rsid w:val="008F75E3"/>
    <w:rsid w:val="008F7693"/>
    <w:rsid w:val="00900485"/>
    <w:rsid w:val="009004B8"/>
    <w:rsid w:val="00900518"/>
    <w:rsid w:val="009009A7"/>
    <w:rsid w:val="00901288"/>
    <w:rsid w:val="00901932"/>
    <w:rsid w:val="00901981"/>
    <w:rsid w:val="00901C95"/>
    <w:rsid w:val="00901E3C"/>
    <w:rsid w:val="00901F97"/>
    <w:rsid w:val="00902120"/>
    <w:rsid w:val="00902209"/>
    <w:rsid w:val="00902854"/>
    <w:rsid w:val="00902BFB"/>
    <w:rsid w:val="009034C9"/>
    <w:rsid w:val="009034E3"/>
    <w:rsid w:val="00903577"/>
    <w:rsid w:val="00903643"/>
    <w:rsid w:val="009038D5"/>
    <w:rsid w:val="00903D0C"/>
    <w:rsid w:val="00904554"/>
    <w:rsid w:val="00904B4E"/>
    <w:rsid w:val="00904BAD"/>
    <w:rsid w:val="00904C54"/>
    <w:rsid w:val="00904D20"/>
    <w:rsid w:val="00904EA6"/>
    <w:rsid w:val="0090599F"/>
    <w:rsid w:val="00906091"/>
    <w:rsid w:val="009060AB"/>
    <w:rsid w:val="00906A7F"/>
    <w:rsid w:val="00906CD4"/>
    <w:rsid w:val="00906CEB"/>
    <w:rsid w:val="009071F2"/>
    <w:rsid w:val="009072D1"/>
    <w:rsid w:val="009074FE"/>
    <w:rsid w:val="009079A3"/>
    <w:rsid w:val="00907DF8"/>
    <w:rsid w:val="00907E0E"/>
    <w:rsid w:val="00910496"/>
    <w:rsid w:val="00910E8B"/>
    <w:rsid w:val="009110EC"/>
    <w:rsid w:val="0091128B"/>
    <w:rsid w:val="00911D61"/>
    <w:rsid w:val="009120C8"/>
    <w:rsid w:val="009122EB"/>
    <w:rsid w:val="009126C5"/>
    <w:rsid w:val="0091282F"/>
    <w:rsid w:val="00912AE2"/>
    <w:rsid w:val="00913016"/>
    <w:rsid w:val="00913202"/>
    <w:rsid w:val="0091354E"/>
    <w:rsid w:val="0091372E"/>
    <w:rsid w:val="00913878"/>
    <w:rsid w:val="009138F1"/>
    <w:rsid w:val="00913939"/>
    <w:rsid w:val="009139AA"/>
    <w:rsid w:val="00913A4D"/>
    <w:rsid w:val="00913E82"/>
    <w:rsid w:val="009140E1"/>
    <w:rsid w:val="009141BD"/>
    <w:rsid w:val="00914215"/>
    <w:rsid w:val="009143A8"/>
    <w:rsid w:val="00914455"/>
    <w:rsid w:val="009146AA"/>
    <w:rsid w:val="00914A59"/>
    <w:rsid w:val="00914EBD"/>
    <w:rsid w:val="00914EC6"/>
    <w:rsid w:val="00914F18"/>
    <w:rsid w:val="00915139"/>
    <w:rsid w:val="00915189"/>
    <w:rsid w:val="0091519A"/>
    <w:rsid w:val="009152A3"/>
    <w:rsid w:val="009152C4"/>
    <w:rsid w:val="009157B8"/>
    <w:rsid w:val="009157BA"/>
    <w:rsid w:val="00915E8F"/>
    <w:rsid w:val="00915EE7"/>
    <w:rsid w:val="00916B85"/>
    <w:rsid w:val="00916BA6"/>
    <w:rsid w:val="00916F7B"/>
    <w:rsid w:val="0091729E"/>
    <w:rsid w:val="009172F3"/>
    <w:rsid w:val="00917708"/>
    <w:rsid w:val="00917D66"/>
    <w:rsid w:val="00917E2F"/>
    <w:rsid w:val="00920064"/>
    <w:rsid w:val="009203AC"/>
    <w:rsid w:val="009208C6"/>
    <w:rsid w:val="00920949"/>
    <w:rsid w:val="00920CC3"/>
    <w:rsid w:val="00920E1F"/>
    <w:rsid w:val="00920EDF"/>
    <w:rsid w:val="009211F9"/>
    <w:rsid w:val="0092133E"/>
    <w:rsid w:val="00921626"/>
    <w:rsid w:val="00921723"/>
    <w:rsid w:val="00921C19"/>
    <w:rsid w:val="00921E72"/>
    <w:rsid w:val="009222E7"/>
    <w:rsid w:val="0092245E"/>
    <w:rsid w:val="00922D05"/>
    <w:rsid w:val="00922EED"/>
    <w:rsid w:val="009234D6"/>
    <w:rsid w:val="00923B4F"/>
    <w:rsid w:val="00923BE5"/>
    <w:rsid w:val="00923CE1"/>
    <w:rsid w:val="0092457E"/>
    <w:rsid w:val="009247E9"/>
    <w:rsid w:val="009252CC"/>
    <w:rsid w:val="0092592A"/>
    <w:rsid w:val="00925A25"/>
    <w:rsid w:val="00926142"/>
    <w:rsid w:val="0092636C"/>
    <w:rsid w:val="0092657B"/>
    <w:rsid w:val="00926D6E"/>
    <w:rsid w:val="00927B7D"/>
    <w:rsid w:val="00930081"/>
    <w:rsid w:val="00930CAD"/>
    <w:rsid w:val="00931025"/>
    <w:rsid w:val="00931582"/>
    <w:rsid w:val="00931CFC"/>
    <w:rsid w:val="00932346"/>
    <w:rsid w:val="00932C48"/>
    <w:rsid w:val="009339D5"/>
    <w:rsid w:val="00933B02"/>
    <w:rsid w:val="00933F98"/>
    <w:rsid w:val="0093423F"/>
    <w:rsid w:val="00934A71"/>
    <w:rsid w:val="00934B62"/>
    <w:rsid w:val="0093537C"/>
    <w:rsid w:val="0093552C"/>
    <w:rsid w:val="009356C1"/>
    <w:rsid w:val="00935958"/>
    <w:rsid w:val="00935D59"/>
    <w:rsid w:val="0093639D"/>
    <w:rsid w:val="00936AE2"/>
    <w:rsid w:val="009373EC"/>
    <w:rsid w:val="00937DD7"/>
    <w:rsid w:val="00937DE6"/>
    <w:rsid w:val="0094031B"/>
    <w:rsid w:val="009405D9"/>
    <w:rsid w:val="00940BA7"/>
    <w:rsid w:val="00940F53"/>
    <w:rsid w:val="00941127"/>
    <w:rsid w:val="00941477"/>
    <w:rsid w:val="009415A8"/>
    <w:rsid w:val="0094160E"/>
    <w:rsid w:val="00941A0A"/>
    <w:rsid w:val="00941C3B"/>
    <w:rsid w:val="00942155"/>
    <w:rsid w:val="009424DE"/>
    <w:rsid w:val="00942727"/>
    <w:rsid w:val="00943022"/>
    <w:rsid w:val="009435E7"/>
    <w:rsid w:val="0094369E"/>
    <w:rsid w:val="00943998"/>
    <w:rsid w:val="00943AD8"/>
    <w:rsid w:val="00943B23"/>
    <w:rsid w:val="009443E0"/>
    <w:rsid w:val="00944C0B"/>
    <w:rsid w:val="009450FE"/>
    <w:rsid w:val="009452A9"/>
    <w:rsid w:val="00945307"/>
    <w:rsid w:val="00945576"/>
    <w:rsid w:val="0094585F"/>
    <w:rsid w:val="00945E56"/>
    <w:rsid w:val="00945FBC"/>
    <w:rsid w:val="00946543"/>
    <w:rsid w:val="00946703"/>
    <w:rsid w:val="00946707"/>
    <w:rsid w:val="0094690C"/>
    <w:rsid w:val="00947166"/>
    <w:rsid w:val="00947C7C"/>
    <w:rsid w:val="00947E37"/>
    <w:rsid w:val="009500D4"/>
    <w:rsid w:val="009501D8"/>
    <w:rsid w:val="00950572"/>
    <w:rsid w:val="00950867"/>
    <w:rsid w:val="00950AC6"/>
    <w:rsid w:val="00950C97"/>
    <w:rsid w:val="00951736"/>
    <w:rsid w:val="00951A14"/>
    <w:rsid w:val="009520B1"/>
    <w:rsid w:val="0095215E"/>
    <w:rsid w:val="009528E8"/>
    <w:rsid w:val="00952A13"/>
    <w:rsid w:val="00952F25"/>
    <w:rsid w:val="00952F68"/>
    <w:rsid w:val="009530E5"/>
    <w:rsid w:val="0095347C"/>
    <w:rsid w:val="0095355D"/>
    <w:rsid w:val="009536A1"/>
    <w:rsid w:val="00953884"/>
    <w:rsid w:val="00953904"/>
    <w:rsid w:val="00953EB7"/>
    <w:rsid w:val="009547D9"/>
    <w:rsid w:val="0095521D"/>
    <w:rsid w:val="00955356"/>
    <w:rsid w:val="0095556F"/>
    <w:rsid w:val="00955706"/>
    <w:rsid w:val="009557D1"/>
    <w:rsid w:val="00955F62"/>
    <w:rsid w:val="00955FF1"/>
    <w:rsid w:val="009561C2"/>
    <w:rsid w:val="00956708"/>
    <w:rsid w:val="00956A57"/>
    <w:rsid w:val="00956B60"/>
    <w:rsid w:val="00956C78"/>
    <w:rsid w:val="00956DC9"/>
    <w:rsid w:val="009572FB"/>
    <w:rsid w:val="009576D8"/>
    <w:rsid w:val="00957D57"/>
    <w:rsid w:val="0096027F"/>
    <w:rsid w:val="009605FA"/>
    <w:rsid w:val="00961114"/>
    <w:rsid w:val="00961858"/>
    <w:rsid w:val="00961F69"/>
    <w:rsid w:val="009622EC"/>
    <w:rsid w:val="00962B15"/>
    <w:rsid w:val="0096305F"/>
    <w:rsid w:val="00963135"/>
    <w:rsid w:val="009632AA"/>
    <w:rsid w:val="009638A5"/>
    <w:rsid w:val="009638C0"/>
    <w:rsid w:val="00963C6B"/>
    <w:rsid w:val="00963ECC"/>
    <w:rsid w:val="00965039"/>
    <w:rsid w:val="00965783"/>
    <w:rsid w:val="0096579C"/>
    <w:rsid w:val="009658C2"/>
    <w:rsid w:val="00965A93"/>
    <w:rsid w:val="00965AB7"/>
    <w:rsid w:val="00965FAB"/>
    <w:rsid w:val="00966123"/>
    <w:rsid w:val="00966300"/>
    <w:rsid w:val="00966AE5"/>
    <w:rsid w:val="00966C75"/>
    <w:rsid w:val="0096767E"/>
    <w:rsid w:val="00967D56"/>
    <w:rsid w:val="00970CD6"/>
    <w:rsid w:val="00970EE5"/>
    <w:rsid w:val="0097107B"/>
    <w:rsid w:val="009715A9"/>
    <w:rsid w:val="00971C36"/>
    <w:rsid w:val="00971C49"/>
    <w:rsid w:val="00971D78"/>
    <w:rsid w:val="00971F39"/>
    <w:rsid w:val="009721A1"/>
    <w:rsid w:val="0097233C"/>
    <w:rsid w:val="0097233F"/>
    <w:rsid w:val="009726E5"/>
    <w:rsid w:val="00972788"/>
    <w:rsid w:val="00972849"/>
    <w:rsid w:val="00973EDD"/>
    <w:rsid w:val="00973FDE"/>
    <w:rsid w:val="009741D6"/>
    <w:rsid w:val="009744C3"/>
    <w:rsid w:val="009748C7"/>
    <w:rsid w:val="009769A0"/>
    <w:rsid w:val="00977078"/>
    <w:rsid w:val="009770D0"/>
    <w:rsid w:val="0097745D"/>
    <w:rsid w:val="00977583"/>
    <w:rsid w:val="00977B12"/>
    <w:rsid w:val="00977C24"/>
    <w:rsid w:val="00977F02"/>
    <w:rsid w:val="009800DB"/>
    <w:rsid w:val="009806F7"/>
    <w:rsid w:val="00981B00"/>
    <w:rsid w:val="009827A7"/>
    <w:rsid w:val="00982C50"/>
    <w:rsid w:val="00982C6F"/>
    <w:rsid w:val="00982DF1"/>
    <w:rsid w:val="00983045"/>
    <w:rsid w:val="00983251"/>
    <w:rsid w:val="009836D6"/>
    <w:rsid w:val="009837BA"/>
    <w:rsid w:val="00983DD4"/>
    <w:rsid w:val="00983F10"/>
    <w:rsid w:val="009843F9"/>
    <w:rsid w:val="009844FD"/>
    <w:rsid w:val="00984E46"/>
    <w:rsid w:val="00985140"/>
    <w:rsid w:val="00985339"/>
    <w:rsid w:val="00985398"/>
    <w:rsid w:val="00985484"/>
    <w:rsid w:val="009856CA"/>
    <w:rsid w:val="00985AA1"/>
    <w:rsid w:val="00985D91"/>
    <w:rsid w:val="0098672B"/>
    <w:rsid w:val="00986819"/>
    <w:rsid w:val="009868E3"/>
    <w:rsid w:val="0098725F"/>
    <w:rsid w:val="0098734B"/>
    <w:rsid w:val="009878CF"/>
    <w:rsid w:val="00987C2C"/>
    <w:rsid w:val="00987C44"/>
    <w:rsid w:val="009904FE"/>
    <w:rsid w:val="0099057B"/>
    <w:rsid w:val="0099095E"/>
    <w:rsid w:val="00990C06"/>
    <w:rsid w:val="00990CEE"/>
    <w:rsid w:val="009911A3"/>
    <w:rsid w:val="009911F6"/>
    <w:rsid w:val="00991396"/>
    <w:rsid w:val="00992106"/>
    <w:rsid w:val="009923DE"/>
    <w:rsid w:val="00993235"/>
    <w:rsid w:val="00993240"/>
    <w:rsid w:val="00993BC8"/>
    <w:rsid w:val="0099491A"/>
    <w:rsid w:val="009949A1"/>
    <w:rsid w:val="00994B46"/>
    <w:rsid w:val="009954EE"/>
    <w:rsid w:val="00995718"/>
    <w:rsid w:val="00995CF5"/>
    <w:rsid w:val="009960B8"/>
    <w:rsid w:val="009960CD"/>
    <w:rsid w:val="0099647C"/>
    <w:rsid w:val="00996511"/>
    <w:rsid w:val="009966E6"/>
    <w:rsid w:val="00996732"/>
    <w:rsid w:val="00996760"/>
    <w:rsid w:val="00996921"/>
    <w:rsid w:val="00996B26"/>
    <w:rsid w:val="00996C25"/>
    <w:rsid w:val="009971A7"/>
    <w:rsid w:val="00997415"/>
    <w:rsid w:val="009977D8"/>
    <w:rsid w:val="00997D2B"/>
    <w:rsid w:val="009A0095"/>
    <w:rsid w:val="009A03CE"/>
    <w:rsid w:val="009A049C"/>
    <w:rsid w:val="009A079D"/>
    <w:rsid w:val="009A0A01"/>
    <w:rsid w:val="009A0B6C"/>
    <w:rsid w:val="009A0F27"/>
    <w:rsid w:val="009A1436"/>
    <w:rsid w:val="009A1A88"/>
    <w:rsid w:val="009A1C78"/>
    <w:rsid w:val="009A1DAA"/>
    <w:rsid w:val="009A1EC1"/>
    <w:rsid w:val="009A2503"/>
    <w:rsid w:val="009A251D"/>
    <w:rsid w:val="009A266D"/>
    <w:rsid w:val="009A2A70"/>
    <w:rsid w:val="009A2F1A"/>
    <w:rsid w:val="009A37D6"/>
    <w:rsid w:val="009A38D9"/>
    <w:rsid w:val="009A3E80"/>
    <w:rsid w:val="009A3EEF"/>
    <w:rsid w:val="009A41A4"/>
    <w:rsid w:val="009A47C7"/>
    <w:rsid w:val="009A51EF"/>
    <w:rsid w:val="009A555D"/>
    <w:rsid w:val="009A5AE6"/>
    <w:rsid w:val="009A5BCA"/>
    <w:rsid w:val="009A6191"/>
    <w:rsid w:val="009A62F5"/>
    <w:rsid w:val="009A63F4"/>
    <w:rsid w:val="009A67A8"/>
    <w:rsid w:val="009A6826"/>
    <w:rsid w:val="009A6DF5"/>
    <w:rsid w:val="009A6E76"/>
    <w:rsid w:val="009A7201"/>
    <w:rsid w:val="009A7268"/>
    <w:rsid w:val="009A778B"/>
    <w:rsid w:val="009A7ECD"/>
    <w:rsid w:val="009A7FB9"/>
    <w:rsid w:val="009B0154"/>
    <w:rsid w:val="009B0452"/>
    <w:rsid w:val="009B090D"/>
    <w:rsid w:val="009B0A8D"/>
    <w:rsid w:val="009B101F"/>
    <w:rsid w:val="009B1C7E"/>
    <w:rsid w:val="009B2946"/>
    <w:rsid w:val="009B2A48"/>
    <w:rsid w:val="009B320D"/>
    <w:rsid w:val="009B35B6"/>
    <w:rsid w:val="009B397D"/>
    <w:rsid w:val="009B3B92"/>
    <w:rsid w:val="009B413F"/>
    <w:rsid w:val="009B41D8"/>
    <w:rsid w:val="009B4565"/>
    <w:rsid w:val="009B4731"/>
    <w:rsid w:val="009B4982"/>
    <w:rsid w:val="009B4EDD"/>
    <w:rsid w:val="009B52D1"/>
    <w:rsid w:val="009B5515"/>
    <w:rsid w:val="009B5584"/>
    <w:rsid w:val="009B6244"/>
    <w:rsid w:val="009B672B"/>
    <w:rsid w:val="009B67E5"/>
    <w:rsid w:val="009B693F"/>
    <w:rsid w:val="009B6972"/>
    <w:rsid w:val="009B797A"/>
    <w:rsid w:val="009C09E7"/>
    <w:rsid w:val="009C0D2C"/>
    <w:rsid w:val="009C0FF6"/>
    <w:rsid w:val="009C1081"/>
    <w:rsid w:val="009C1084"/>
    <w:rsid w:val="009C1264"/>
    <w:rsid w:val="009C1461"/>
    <w:rsid w:val="009C1AFC"/>
    <w:rsid w:val="009C1F2D"/>
    <w:rsid w:val="009C21BE"/>
    <w:rsid w:val="009C2570"/>
    <w:rsid w:val="009C2B89"/>
    <w:rsid w:val="009C3171"/>
    <w:rsid w:val="009C3518"/>
    <w:rsid w:val="009C3BB3"/>
    <w:rsid w:val="009C4194"/>
    <w:rsid w:val="009C4230"/>
    <w:rsid w:val="009C4491"/>
    <w:rsid w:val="009C4BEB"/>
    <w:rsid w:val="009C4BF6"/>
    <w:rsid w:val="009C4EFF"/>
    <w:rsid w:val="009C536A"/>
    <w:rsid w:val="009C557C"/>
    <w:rsid w:val="009C582F"/>
    <w:rsid w:val="009C5DA9"/>
    <w:rsid w:val="009C60ED"/>
    <w:rsid w:val="009C64C6"/>
    <w:rsid w:val="009C6D14"/>
    <w:rsid w:val="009C71BF"/>
    <w:rsid w:val="009C7368"/>
    <w:rsid w:val="009C7A26"/>
    <w:rsid w:val="009C7AB4"/>
    <w:rsid w:val="009C7E03"/>
    <w:rsid w:val="009C7E16"/>
    <w:rsid w:val="009D02BB"/>
    <w:rsid w:val="009D051B"/>
    <w:rsid w:val="009D09B9"/>
    <w:rsid w:val="009D0B35"/>
    <w:rsid w:val="009D0CE4"/>
    <w:rsid w:val="009D13FA"/>
    <w:rsid w:val="009D18ED"/>
    <w:rsid w:val="009D1A78"/>
    <w:rsid w:val="009D2096"/>
    <w:rsid w:val="009D20A1"/>
    <w:rsid w:val="009D2826"/>
    <w:rsid w:val="009D28F1"/>
    <w:rsid w:val="009D2922"/>
    <w:rsid w:val="009D3715"/>
    <w:rsid w:val="009D3B30"/>
    <w:rsid w:val="009D3C6B"/>
    <w:rsid w:val="009D46F7"/>
    <w:rsid w:val="009D4D93"/>
    <w:rsid w:val="009D4FE9"/>
    <w:rsid w:val="009D51AE"/>
    <w:rsid w:val="009D524F"/>
    <w:rsid w:val="009D5551"/>
    <w:rsid w:val="009D56D7"/>
    <w:rsid w:val="009D57FB"/>
    <w:rsid w:val="009D5829"/>
    <w:rsid w:val="009D5B72"/>
    <w:rsid w:val="009D5E64"/>
    <w:rsid w:val="009D6886"/>
    <w:rsid w:val="009D7542"/>
    <w:rsid w:val="009D75E9"/>
    <w:rsid w:val="009E001F"/>
    <w:rsid w:val="009E1335"/>
    <w:rsid w:val="009E13DC"/>
    <w:rsid w:val="009E1EAD"/>
    <w:rsid w:val="009E211A"/>
    <w:rsid w:val="009E21E1"/>
    <w:rsid w:val="009E243C"/>
    <w:rsid w:val="009E25BF"/>
    <w:rsid w:val="009E2632"/>
    <w:rsid w:val="009E2A80"/>
    <w:rsid w:val="009E2B89"/>
    <w:rsid w:val="009E3667"/>
    <w:rsid w:val="009E3C32"/>
    <w:rsid w:val="009E3E02"/>
    <w:rsid w:val="009E3E49"/>
    <w:rsid w:val="009E4315"/>
    <w:rsid w:val="009E4327"/>
    <w:rsid w:val="009E4396"/>
    <w:rsid w:val="009E4619"/>
    <w:rsid w:val="009E4711"/>
    <w:rsid w:val="009E5595"/>
    <w:rsid w:val="009E611B"/>
    <w:rsid w:val="009E626D"/>
    <w:rsid w:val="009E6486"/>
    <w:rsid w:val="009E66A6"/>
    <w:rsid w:val="009E6EB2"/>
    <w:rsid w:val="009E70F0"/>
    <w:rsid w:val="009E7179"/>
    <w:rsid w:val="009E77EE"/>
    <w:rsid w:val="009E78FC"/>
    <w:rsid w:val="009E7AE1"/>
    <w:rsid w:val="009F04F9"/>
    <w:rsid w:val="009F07F5"/>
    <w:rsid w:val="009F08CD"/>
    <w:rsid w:val="009F0C27"/>
    <w:rsid w:val="009F13B5"/>
    <w:rsid w:val="009F13D1"/>
    <w:rsid w:val="009F14C9"/>
    <w:rsid w:val="009F1891"/>
    <w:rsid w:val="009F1CC6"/>
    <w:rsid w:val="009F1EC0"/>
    <w:rsid w:val="009F1F5F"/>
    <w:rsid w:val="009F22F6"/>
    <w:rsid w:val="009F2681"/>
    <w:rsid w:val="009F2945"/>
    <w:rsid w:val="009F296D"/>
    <w:rsid w:val="009F2970"/>
    <w:rsid w:val="009F3084"/>
    <w:rsid w:val="009F3222"/>
    <w:rsid w:val="009F3271"/>
    <w:rsid w:val="009F3526"/>
    <w:rsid w:val="009F3645"/>
    <w:rsid w:val="009F3A37"/>
    <w:rsid w:val="009F3C1B"/>
    <w:rsid w:val="009F3D65"/>
    <w:rsid w:val="009F403A"/>
    <w:rsid w:val="009F45B2"/>
    <w:rsid w:val="009F45C7"/>
    <w:rsid w:val="009F48E0"/>
    <w:rsid w:val="009F48E6"/>
    <w:rsid w:val="009F48FD"/>
    <w:rsid w:val="009F5DA1"/>
    <w:rsid w:val="009F67EC"/>
    <w:rsid w:val="009F6806"/>
    <w:rsid w:val="009F6C6D"/>
    <w:rsid w:val="009F73B4"/>
    <w:rsid w:val="009F753F"/>
    <w:rsid w:val="009F78AD"/>
    <w:rsid w:val="00A003F9"/>
    <w:rsid w:val="00A0070E"/>
    <w:rsid w:val="00A00BEF"/>
    <w:rsid w:val="00A00DA7"/>
    <w:rsid w:val="00A00FC2"/>
    <w:rsid w:val="00A0103F"/>
    <w:rsid w:val="00A01195"/>
    <w:rsid w:val="00A01527"/>
    <w:rsid w:val="00A01C82"/>
    <w:rsid w:val="00A01FB0"/>
    <w:rsid w:val="00A0353D"/>
    <w:rsid w:val="00A03558"/>
    <w:rsid w:val="00A03F39"/>
    <w:rsid w:val="00A041BE"/>
    <w:rsid w:val="00A04D9F"/>
    <w:rsid w:val="00A05051"/>
    <w:rsid w:val="00A0528E"/>
    <w:rsid w:val="00A057BA"/>
    <w:rsid w:val="00A05801"/>
    <w:rsid w:val="00A059C6"/>
    <w:rsid w:val="00A05F71"/>
    <w:rsid w:val="00A06231"/>
    <w:rsid w:val="00A0637A"/>
    <w:rsid w:val="00A064C1"/>
    <w:rsid w:val="00A06CE1"/>
    <w:rsid w:val="00A07345"/>
    <w:rsid w:val="00A07412"/>
    <w:rsid w:val="00A07714"/>
    <w:rsid w:val="00A077EF"/>
    <w:rsid w:val="00A07900"/>
    <w:rsid w:val="00A07BF2"/>
    <w:rsid w:val="00A07DB2"/>
    <w:rsid w:val="00A10447"/>
    <w:rsid w:val="00A10829"/>
    <w:rsid w:val="00A108D5"/>
    <w:rsid w:val="00A10A73"/>
    <w:rsid w:val="00A10DE7"/>
    <w:rsid w:val="00A11161"/>
    <w:rsid w:val="00A11308"/>
    <w:rsid w:val="00A11510"/>
    <w:rsid w:val="00A11805"/>
    <w:rsid w:val="00A119A3"/>
    <w:rsid w:val="00A11A9D"/>
    <w:rsid w:val="00A11DB4"/>
    <w:rsid w:val="00A12449"/>
    <w:rsid w:val="00A124C6"/>
    <w:rsid w:val="00A124D2"/>
    <w:rsid w:val="00A12939"/>
    <w:rsid w:val="00A12CBB"/>
    <w:rsid w:val="00A12E8C"/>
    <w:rsid w:val="00A133F5"/>
    <w:rsid w:val="00A1349E"/>
    <w:rsid w:val="00A1366E"/>
    <w:rsid w:val="00A13BC9"/>
    <w:rsid w:val="00A13E08"/>
    <w:rsid w:val="00A14261"/>
    <w:rsid w:val="00A14323"/>
    <w:rsid w:val="00A14453"/>
    <w:rsid w:val="00A1462F"/>
    <w:rsid w:val="00A1473C"/>
    <w:rsid w:val="00A1487B"/>
    <w:rsid w:val="00A14A88"/>
    <w:rsid w:val="00A14A90"/>
    <w:rsid w:val="00A14C77"/>
    <w:rsid w:val="00A15074"/>
    <w:rsid w:val="00A1519E"/>
    <w:rsid w:val="00A15225"/>
    <w:rsid w:val="00A15312"/>
    <w:rsid w:val="00A157D1"/>
    <w:rsid w:val="00A15D85"/>
    <w:rsid w:val="00A16256"/>
    <w:rsid w:val="00A16293"/>
    <w:rsid w:val="00A1651E"/>
    <w:rsid w:val="00A169E4"/>
    <w:rsid w:val="00A16FBE"/>
    <w:rsid w:val="00A171FC"/>
    <w:rsid w:val="00A17252"/>
    <w:rsid w:val="00A17285"/>
    <w:rsid w:val="00A173AE"/>
    <w:rsid w:val="00A17C30"/>
    <w:rsid w:val="00A17C4C"/>
    <w:rsid w:val="00A17F9E"/>
    <w:rsid w:val="00A2059E"/>
    <w:rsid w:val="00A20B83"/>
    <w:rsid w:val="00A20F13"/>
    <w:rsid w:val="00A21122"/>
    <w:rsid w:val="00A21425"/>
    <w:rsid w:val="00A2196E"/>
    <w:rsid w:val="00A21C0F"/>
    <w:rsid w:val="00A21C2A"/>
    <w:rsid w:val="00A2239B"/>
    <w:rsid w:val="00A22622"/>
    <w:rsid w:val="00A22C7C"/>
    <w:rsid w:val="00A22EA8"/>
    <w:rsid w:val="00A2346F"/>
    <w:rsid w:val="00A235DD"/>
    <w:rsid w:val="00A235E3"/>
    <w:rsid w:val="00A2361E"/>
    <w:rsid w:val="00A2379A"/>
    <w:rsid w:val="00A2389B"/>
    <w:rsid w:val="00A23AA4"/>
    <w:rsid w:val="00A23E42"/>
    <w:rsid w:val="00A24632"/>
    <w:rsid w:val="00A248BA"/>
    <w:rsid w:val="00A24D6E"/>
    <w:rsid w:val="00A24E23"/>
    <w:rsid w:val="00A25824"/>
    <w:rsid w:val="00A25C59"/>
    <w:rsid w:val="00A25C9A"/>
    <w:rsid w:val="00A26015"/>
    <w:rsid w:val="00A26022"/>
    <w:rsid w:val="00A26245"/>
    <w:rsid w:val="00A26342"/>
    <w:rsid w:val="00A2644E"/>
    <w:rsid w:val="00A264AF"/>
    <w:rsid w:val="00A26DBD"/>
    <w:rsid w:val="00A270A1"/>
    <w:rsid w:val="00A2736E"/>
    <w:rsid w:val="00A274CC"/>
    <w:rsid w:val="00A2753A"/>
    <w:rsid w:val="00A27C8A"/>
    <w:rsid w:val="00A3073D"/>
    <w:rsid w:val="00A31134"/>
    <w:rsid w:val="00A3126D"/>
    <w:rsid w:val="00A313A0"/>
    <w:rsid w:val="00A32419"/>
    <w:rsid w:val="00A32C20"/>
    <w:rsid w:val="00A32CA2"/>
    <w:rsid w:val="00A32EC5"/>
    <w:rsid w:val="00A33399"/>
    <w:rsid w:val="00A33993"/>
    <w:rsid w:val="00A33C92"/>
    <w:rsid w:val="00A33E3D"/>
    <w:rsid w:val="00A33E4A"/>
    <w:rsid w:val="00A33F24"/>
    <w:rsid w:val="00A340AD"/>
    <w:rsid w:val="00A34A11"/>
    <w:rsid w:val="00A34F2D"/>
    <w:rsid w:val="00A3552B"/>
    <w:rsid w:val="00A35643"/>
    <w:rsid w:val="00A35992"/>
    <w:rsid w:val="00A35D01"/>
    <w:rsid w:val="00A362AA"/>
    <w:rsid w:val="00A36393"/>
    <w:rsid w:val="00A36B22"/>
    <w:rsid w:val="00A36BFB"/>
    <w:rsid w:val="00A3712E"/>
    <w:rsid w:val="00A37141"/>
    <w:rsid w:val="00A371FC"/>
    <w:rsid w:val="00A37281"/>
    <w:rsid w:val="00A373B1"/>
    <w:rsid w:val="00A376B2"/>
    <w:rsid w:val="00A3774C"/>
    <w:rsid w:val="00A37A55"/>
    <w:rsid w:val="00A37E47"/>
    <w:rsid w:val="00A37FF0"/>
    <w:rsid w:val="00A4044B"/>
    <w:rsid w:val="00A40754"/>
    <w:rsid w:val="00A40A01"/>
    <w:rsid w:val="00A41744"/>
    <w:rsid w:val="00A41764"/>
    <w:rsid w:val="00A41834"/>
    <w:rsid w:val="00A42013"/>
    <w:rsid w:val="00A42235"/>
    <w:rsid w:val="00A42310"/>
    <w:rsid w:val="00A4254B"/>
    <w:rsid w:val="00A43221"/>
    <w:rsid w:val="00A435D9"/>
    <w:rsid w:val="00A4368C"/>
    <w:rsid w:val="00A43A0A"/>
    <w:rsid w:val="00A43CE8"/>
    <w:rsid w:val="00A44011"/>
    <w:rsid w:val="00A440B6"/>
    <w:rsid w:val="00A44592"/>
    <w:rsid w:val="00A445A8"/>
    <w:rsid w:val="00A445E0"/>
    <w:rsid w:val="00A4481B"/>
    <w:rsid w:val="00A44B03"/>
    <w:rsid w:val="00A44F63"/>
    <w:rsid w:val="00A45748"/>
    <w:rsid w:val="00A45C50"/>
    <w:rsid w:val="00A45ECF"/>
    <w:rsid w:val="00A45F39"/>
    <w:rsid w:val="00A4628F"/>
    <w:rsid w:val="00A4669D"/>
    <w:rsid w:val="00A46818"/>
    <w:rsid w:val="00A46BC9"/>
    <w:rsid w:val="00A46D5B"/>
    <w:rsid w:val="00A46D71"/>
    <w:rsid w:val="00A472A5"/>
    <w:rsid w:val="00A472D1"/>
    <w:rsid w:val="00A472DC"/>
    <w:rsid w:val="00A47625"/>
    <w:rsid w:val="00A47AF5"/>
    <w:rsid w:val="00A47B7D"/>
    <w:rsid w:val="00A50627"/>
    <w:rsid w:val="00A509F7"/>
    <w:rsid w:val="00A50B27"/>
    <w:rsid w:val="00A50B78"/>
    <w:rsid w:val="00A50F0E"/>
    <w:rsid w:val="00A5130D"/>
    <w:rsid w:val="00A513BD"/>
    <w:rsid w:val="00A5144B"/>
    <w:rsid w:val="00A51E9F"/>
    <w:rsid w:val="00A520BE"/>
    <w:rsid w:val="00A52739"/>
    <w:rsid w:val="00A5273F"/>
    <w:rsid w:val="00A52E4B"/>
    <w:rsid w:val="00A52FCC"/>
    <w:rsid w:val="00A5337A"/>
    <w:rsid w:val="00A538D3"/>
    <w:rsid w:val="00A53B14"/>
    <w:rsid w:val="00A54286"/>
    <w:rsid w:val="00A544F8"/>
    <w:rsid w:val="00A5473D"/>
    <w:rsid w:val="00A5477B"/>
    <w:rsid w:val="00A5514E"/>
    <w:rsid w:val="00A552B3"/>
    <w:rsid w:val="00A557EE"/>
    <w:rsid w:val="00A56136"/>
    <w:rsid w:val="00A567B5"/>
    <w:rsid w:val="00A56B23"/>
    <w:rsid w:val="00A56DB5"/>
    <w:rsid w:val="00A56EE0"/>
    <w:rsid w:val="00A57936"/>
    <w:rsid w:val="00A601BB"/>
    <w:rsid w:val="00A603C4"/>
    <w:rsid w:val="00A604A1"/>
    <w:rsid w:val="00A60960"/>
    <w:rsid w:val="00A60DD5"/>
    <w:rsid w:val="00A60EF4"/>
    <w:rsid w:val="00A611CD"/>
    <w:rsid w:val="00A613C0"/>
    <w:rsid w:val="00A61749"/>
    <w:rsid w:val="00A61807"/>
    <w:rsid w:val="00A61FA5"/>
    <w:rsid w:val="00A62593"/>
    <w:rsid w:val="00A62903"/>
    <w:rsid w:val="00A62BE0"/>
    <w:rsid w:val="00A63357"/>
    <w:rsid w:val="00A63D31"/>
    <w:rsid w:val="00A641BB"/>
    <w:rsid w:val="00A64EFF"/>
    <w:rsid w:val="00A64FAA"/>
    <w:rsid w:val="00A65802"/>
    <w:rsid w:val="00A65830"/>
    <w:rsid w:val="00A65941"/>
    <w:rsid w:val="00A65B99"/>
    <w:rsid w:val="00A65F44"/>
    <w:rsid w:val="00A66173"/>
    <w:rsid w:val="00A662DA"/>
    <w:rsid w:val="00A66775"/>
    <w:rsid w:val="00A66A69"/>
    <w:rsid w:val="00A66FE7"/>
    <w:rsid w:val="00A70086"/>
    <w:rsid w:val="00A701E2"/>
    <w:rsid w:val="00A703D3"/>
    <w:rsid w:val="00A70A27"/>
    <w:rsid w:val="00A70D5C"/>
    <w:rsid w:val="00A70E01"/>
    <w:rsid w:val="00A70E43"/>
    <w:rsid w:val="00A71815"/>
    <w:rsid w:val="00A71980"/>
    <w:rsid w:val="00A72200"/>
    <w:rsid w:val="00A72592"/>
    <w:rsid w:val="00A7278D"/>
    <w:rsid w:val="00A729AE"/>
    <w:rsid w:val="00A736F4"/>
    <w:rsid w:val="00A73A80"/>
    <w:rsid w:val="00A740B4"/>
    <w:rsid w:val="00A740BD"/>
    <w:rsid w:val="00A7457A"/>
    <w:rsid w:val="00A7458F"/>
    <w:rsid w:val="00A74812"/>
    <w:rsid w:val="00A74853"/>
    <w:rsid w:val="00A74B8B"/>
    <w:rsid w:val="00A74C13"/>
    <w:rsid w:val="00A74D2C"/>
    <w:rsid w:val="00A74D36"/>
    <w:rsid w:val="00A74FA2"/>
    <w:rsid w:val="00A74FAB"/>
    <w:rsid w:val="00A7572B"/>
    <w:rsid w:val="00A7574D"/>
    <w:rsid w:val="00A757FD"/>
    <w:rsid w:val="00A75A53"/>
    <w:rsid w:val="00A75F3C"/>
    <w:rsid w:val="00A764BA"/>
    <w:rsid w:val="00A764D5"/>
    <w:rsid w:val="00A764E4"/>
    <w:rsid w:val="00A76A1A"/>
    <w:rsid w:val="00A76F60"/>
    <w:rsid w:val="00A77211"/>
    <w:rsid w:val="00A77518"/>
    <w:rsid w:val="00A77B76"/>
    <w:rsid w:val="00A77D77"/>
    <w:rsid w:val="00A80673"/>
    <w:rsid w:val="00A8089D"/>
    <w:rsid w:val="00A80FA5"/>
    <w:rsid w:val="00A8133A"/>
    <w:rsid w:val="00A813CC"/>
    <w:rsid w:val="00A81459"/>
    <w:rsid w:val="00A816A2"/>
    <w:rsid w:val="00A818B0"/>
    <w:rsid w:val="00A81ACF"/>
    <w:rsid w:val="00A8211B"/>
    <w:rsid w:val="00A8317D"/>
    <w:rsid w:val="00A8331D"/>
    <w:rsid w:val="00A834DC"/>
    <w:rsid w:val="00A83D9B"/>
    <w:rsid w:val="00A8422B"/>
    <w:rsid w:val="00A842CF"/>
    <w:rsid w:val="00A8458C"/>
    <w:rsid w:val="00A84AC9"/>
    <w:rsid w:val="00A84C8F"/>
    <w:rsid w:val="00A84F33"/>
    <w:rsid w:val="00A8516B"/>
    <w:rsid w:val="00A859FA"/>
    <w:rsid w:val="00A85D83"/>
    <w:rsid w:val="00A85F92"/>
    <w:rsid w:val="00A861B2"/>
    <w:rsid w:val="00A863A0"/>
    <w:rsid w:val="00A865AB"/>
    <w:rsid w:val="00A8706E"/>
    <w:rsid w:val="00A8721E"/>
    <w:rsid w:val="00A875FE"/>
    <w:rsid w:val="00A87BDD"/>
    <w:rsid w:val="00A87EEE"/>
    <w:rsid w:val="00A9012E"/>
    <w:rsid w:val="00A90177"/>
    <w:rsid w:val="00A909E5"/>
    <w:rsid w:val="00A90A8F"/>
    <w:rsid w:val="00A90BE8"/>
    <w:rsid w:val="00A90D3B"/>
    <w:rsid w:val="00A912F2"/>
    <w:rsid w:val="00A91471"/>
    <w:rsid w:val="00A91512"/>
    <w:rsid w:val="00A91523"/>
    <w:rsid w:val="00A919CC"/>
    <w:rsid w:val="00A92269"/>
    <w:rsid w:val="00A927C2"/>
    <w:rsid w:val="00A929BB"/>
    <w:rsid w:val="00A92F47"/>
    <w:rsid w:val="00A92F97"/>
    <w:rsid w:val="00A93252"/>
    <w:rsid w:val="00A935F1"/>
    <w:rsid w:val="00A93774"/>
    <w:rsid w:val="00A9379A"/>
    <w:rsid w:val="00A93A36"/>
    <w:rsid w:val="00A93C30"/>
    <w:rsid w:val="00A943C1"/>
    <w:rsid w:val="00A94C1C"/>
    <w:rsid w:val="00A95035"/>
    <w:rsid w:val="00A9548C"/>
    <w:rsid w:val="00A95913"/>
    <w:rsid w:val="00A961EF"/>
    <w:rsid w:val="00A965ED"/>
    <w:rsid w:val="00A96817"/>
    <w:rsid w:val="00A96DF2"/>
    <w:rsid w:val="00A97204"/>
    <w:rsid w:val="00A972CA"/>
    <w:rsid w:val="00A97EB6"/>
    <w:rsid w:val="00AA0274"/>
    <w:rsid w:val="00AA057C"/>
    <w:rsid w:val="00AA05B2"/>
    <w:rsid w:val="00AA0ED5"/>
    <w:rsid w:val="00AA0F11"/>
    <w:rsid w:val="00AA10E9"/>
    <w:rsid w:val="00AA177D"/>
    <w:rsid w:val="00AA1990"/>
    <w:rsid w:val="00AA2048"/>
    <w:rsid w:val="00AA29F4"/>
    <w:rsid w:val="00AA2BD9"/>
    <w:rsid w:val="00AA2BDB"/>
    <w:rsid w:val="00AA2C88"/>
    <w:rsid w:val="00AA2D79"/>
    <w:rsid w:val="00AA37C7"/>
    <w:rsid w:val="00AA391A"/>
    <w:rsid w:val="00AA3B5B"/>
    <w:rsid w:val="00AA3D1A"/>
    <w:rsid w:val="00AA3F93"/>
    <w:rsid w:val="00AA43CA"/>
    <w:rsid w:val="00AA43D8"/>
    <w:rsid w:val="00AA46F0"/>
    <w:rsid w:val="00AA4BB1"/>
    <w:rsid w:val="00AA52BA"/>
    <w:rsid w:val="00AA5CF9"/>
    <w:rsid w:val="00AA5F43"/>
    <w:rsid w:val="00AA64B4"/>
    <w:rsid w:val="00AA7349"/>
    <w:rsid w:val="00AA767A"/>
    <w:rsid w:val="00AA76DC"/>
    <w:rsid w:val="00AA7954"/>
    <w:rsid w:val="00AA7977"/>
    <w:rsid w:val="00AB07FE"/>
    <w:rsid w:val="00AB10E4"/>
    <w:rsid w:val="00AB1873"/>
    <w:rsid w:val="00AB198A"/>
    <w:rsid w:val="00AB1B7E"/>
    <w:rsid w:val="00AB1D4A"/>
    <w:rsid w:val="00AB203A"/>
    <w:rsid w:val="00AB218F"/>
    <w:rsid w:val="00AB2392"/>
    <w:rsid w:val="00AB2DBF"/>
    <w:rsid w:val="00AB30FE"/>
    <w:rsid w:val="00AB3670"/>
    <w:rsid w:val="00AB3B02"/>
    <w:rsid w:val="00AB3C90"/>
    <w:rsid w:val="00AB3F09"/>
    <w:rsid w:val="00AB3F41"/>
    <w:rsid w:val="00AB408E"/>
    <w:rsid w:val="00AB4274"/>
    <w:rsid w:val="00AB43F8"/>
    <w:rsid w:val="00AB4AD7"/>
    <w:rsid w:val="00AB4B68"/>
    <w:rsid w:val="00AB4BAB"/>
    <w:rsid w:val="00AB4C20"/>
    <w:rsid w:val="00AB500D"/>
    <w:rsid w:val="00AB52F0"/>
    <w:rsid w:val="00AB55BD"/>
    <w:rsid w:val="00AB56BA"/>
    <w:rsid w:val="00AB5DF3"/>
    <w:rsid w:val="00AB664C"/>
    <w:rsid w:val="00AB6F8B"/>
    <w:rsid w:val="00AB702C"/>
    <w:rsid w:val="00AB7716"/>
    <w:rsid w:val="00AB78B9"/>
    <w:rsid w:val="00AB7B8E"/>
    <w:rsid w:val="00AB7F94"/>
    <w:rsid w:val="00AC03A6"/>
    <w:rsid w:val="00AC071B"/>
    <w:rsid w:val="00AC0E8A"/>
    <w:rsid w:val="00AC0F60"/>
    <w:rsid w:val="00AC17C0"/>
    <w:rsid w:val="00AC18F3"/>
    <w:rsid w:val="00AC21A5"/>
    <w:rsid w:val="00AC232E"/>
    <w:rsid w:val="00AC2655"/>
    <w:rsid w:val="00AC269B"/>
    <w:rsid w:val="00AC29FE"/>
    <w:rsid w:val="00AC2B94"/>
    <w:rsid w:val="00AC2BBB"/>
    <w:rsid w:val="00AC2F63"/>
    <w:rsid w:val="00AC33AD"/>
    <w:rsid w:val="00AC365B"/>
    <w:rsid w:val="00AC3AA3"/>
    <w:rsid w:val="00AC5452"/>
    <w:rsid w:val="00AC5A2E"/>
    <w:rsid w:val="00AC6313"/>
    <w:rsid w:val="00AC65B5"/>
    <w:rsid w:val="00AC6C9D"/>
    <w:rsid w:val="00AC74B6"/>
    <w:rsid w:val="00AC7CBB"/>
    <w:rsid w:val="00AC7F3F"/>
    <w:rsid w:val="00AD0040"/>
    <w:rsid w:val="00AD08AC"/>
    <w:rsid w:val="00AD0BCE"/>
    <w:rsid w:val="00AD0D5A"/>
    <w:rsid w:val="00AD0DA1"/>
    <w:rsid w:val="00AD1EA3"/>
    <w:rsid w:val="00AD1F89"/>
    <w:rsid w:val="00AD280C"/>
    <w:rsid w:val="00AD30A6"/>
    <w:rsid w:val="00AD37F8"/>
    <w:rsid w:val="00AD39CA"/>
    <w:rsid w:val="00AD3D32"/>
    <w:rsid w:val="00AD4360"/>
    <w:rsid w:val="00AD456C"/>
    <w:rsid w:val="00AD486D"/>
    <w:rsid w:val="00AD4978"/>
    <w:rsid w:val="00AD4AB7"/>
    <w:rsid w:val="00AD4AD3"/>
    <w:rsid w:val="00AD5019"/>
    <w:rsid w:val="00AD5254"/>
    <w:rsid w:val="00AD54B0"/>
    <w:rsid w:val="00AD5D73"/>
    <w:rsid w:val="00AD645E"/>
    <w:rsid w:val="00AD6A35"/>
    <w:rsid w:val="00AD6B7E"/>
    <w:rsid w:val="00AD6B94"/>
    <w:rsid w:val="00AD6D0E"/>
    <w:rsid w:val="00AD6F44"/>
    <w:rsid w:val="00AD7342"/>
    <w:rsid w:val="00AD7940"/>
    <w:rsid w:val="00AD7C70"/>
    <w:rsid w:val="00AD7DA6"/>
    <w:rsid w:val="00AE01E3"/>
    <w:rsid w:val="00AE1330"/>
    <w:rsid w:val="00AE13CB"/>
    <w:rsid w:val="00AE13D9"/>
    <w:rsid w:val="00AE17E9"/>
    <w:rsid w:val="00AE1897"/>
    <w:rsid w:val="00AE197B"/>
    <w:rsid w:val="00AE19DC"/>
    <w:rsid w:val="00AE1CAC"/>
    <w:rsid w:val="00AE1E69"/>
    <w:rsid w:val="00AE2FEB"/>
    <w:rsid w:val="00AE3975"/>
    <w:rsid w:val="00AE3B75"/>
    <w:rsid w:val="00AE46C5"/>
    <w:rsid w:val="00AE4957"/>
    <w:rsid w:val="00AE4ACB"/>
    <w:rsid w:val="00AE4CB7"/>
    <w:rsid w:val="00AE59D6"/>
    <w:rsid w:val="00AE5B11"/>
    <w:rsid w:val="00AE654F"/>
    <w:rsid w:val="00AE6B55"/>
    <w:rsid w:val="00AE6D95"/>
    <w:rsid w:val="00AE6F4A"/>
    <w:rsid w:val="00AE7018"/>
    <w:rsid w:val="00AE70E4"/>
    <w:rsid w:val="00AE73A7"/>
    <w:rsid w:val="00AE7BB9"/>
    <w:rsid w:val="00AE7E07"/>
    <w:rsid w:val="00AF0A3F"/>
    <w:rsid w:val="00AF0A4E"/>
    <w:rsid w:val="00AF14CF"/>
    <w:rsid w:val="00AF1722"/>
    <w:rsid w:val="00AF19A5"/>
    <w:rsid w:val="00AF19BF"/>
    <w:rsid w:val="00AF1FC7"/>
    <w:rsid w:val="00AF2198"/>
    <w:rsid w:val="00AF2405"/>
    <w:rsid w:val="00AF259F"/>
    <w:rsid w:val="00AF27C4"/>
    <w:rsid w:val="00AF28E2"/>
    <w:rsid w:val="00AF3589"/>
    <w:rsid w:val="00AF3689"/>
    <w:rsid w:val="00AF3B72"/>
    <w:rsid w:val="00AF3FDD"/>
    <w:rsid w:val="00AF3FF8"/>
    <w:rsid w:val="00AF4747"/>
    <w:rsid w:val="00AF4F0B"/>
    <w:rsid w:val="00AF5183"/>
    <w:rsid w:val="00AF54BD"/>
    <w:rsid w:val="00AF566A"/>
    <w:rsid w:val="00AF5825"/>
    <w:rsid w:val="00AF5A9A"/>
    <w:rsid w:val="00AF5B91"/>
    <w:rsid w:val="00AF5D4E"/>
    <w:rsid w:val="00AF5ED4"/>
    <w:rsid w:val="00AF612F"/>
    <w:rsid w:val="00AF620D"/>
    <w:rsid w:val="00AF6351"/>
    <w:rsid w:val="00AF64A9"/>
    <w:rsid w:val="00AF6677"/>
    <w:rsid w:val="00AF676F"/>
    <w:rsid w:val="00AF6AE3"/>
    <w:rsid w:val="00AF6C70"/>
    <w:rsid w:val="00AF76B7"/>
    <w:rsid w:val="00AF7C0E"/>
    <w:rsid w:val="00AF7C75"/>
    <w:rsid w:val="00AF7C7D"/>
    <w:rsid w:val="00AF7DA8"/>
    <w:rsid w:val="00AF7F63"/>
    <w:rsid w:val="00B008A5"/>
    <w:rsid w:val="00B00BCA"/>
    <w:rsid w:val="00B00DEF"/>
    <w:rsid w:val="00B012BE"/>
    <w:rsid w:val="00B0142F"/>
    <w:rsid w:val="00B02142"/>
    <w:rsid w:val="00B02162"/>
    <w:rsid w:val="00B024E4"/>
    <w:rsid w:val="00B027B7"/>
    <w:rsid w:val="00B029A2"/>
    <w:rsid w:val="00B03062"/>
    <w:rsid w:val="00B030DC"/>
    <w:rsid w:val="00B03127"/>
    <w:rsid w:val="00B03154"/>
    <w:rsid w:val="00B03A6F"/>
    <w:rsid w:val="00B0436A"/>
    <w:rsid w:val="00B04490"/>
    <w:rsid w:val="00B0449E"/>
    <w:rsid w:val="00B04576"/>
    <w:rsid w:val="00B04ACF"/>
    <w:rsid w:val="00B04F6D"/>
    <w:rsid w:val="00B051AA"/>
    <w:rsid w:val="00B05364"/>
    <w:rsid w:val="00B05510"/>
    <w:rsid w:val="00B0592A"/>
    <w:rsid w:val="00B061EC"/>
    <w:rsid w:val="00B061FE"/>
    <w:rsid w:val="00B0652E"/>
    <w:rsid w:val="00B06BF7"/>
    <w:rsid w:val="00B06DC9"/>
    <w:rsid w:val="00B07092"/>
    <w:rsid w:val="00B070E9"/>
    <w:rsid w:val="00B0732F"/>
    <w:rsid w:val="00B07C2B"/>
    <w:rsid w:val="00B07F21"/>
    <w:rsid w:val="00B10660"/>
    <w:rsid w:val="00B10999"/>
    <w:rsid w:val="00B10C50"/>
    <w:rsid w:val="00B11176"/>
    <w:rsid w:val="00B1133B"/>
    <w:rsid w:val="00B11897"/>
    <w:rsid w:val="00B11E2D"/>
    <w:rsid w:val="00B120C2"/>
    <w:rsid w:val="00B127AC"/>
    <w:rsid w:val="00B12AF7"/>
    <w:rsid w:val="00B12BBA"/>
    <w:rsid w:val="00B12C02"/>
    <w:rsid w:val="00B12FD6"/>
    <w:rsid w:val="00B13145"/>
    <w:rsid w:val="00B13165"/>
    <w:rsid w:val="00B13538"/>
    <w:rsid w:val="00B13642"/>
    <w:rsid w:val="00B13CCC"/>
    <w:rsid w:val="00B13CEC"/>
    <w:rsid w:val="00B13EDD"/>
    <w:rsid w:val="00B141CE"/>
    <w:rsid w:val="00B14600"/>
    <w:rsid w:val="00B14672"/>
    <w:rsid w:val="00B146AA"/>
    <w:rsid w:val="00B149AA"/>
    <w:rsid w:val="00B15393"/>
    <w:rsid w:val="00B15B16"/>
    <w:rsid w:val="00B15D3D"/>
    <w:rsid w:val="00B16206"/>
    <w:rsid w:val="00B162BA"/>
    <w:rsid w:val="00B165EE"/>
    <w:rsid w:val="00B166BB"/>
    <w:rsid w:val="00B179D1"/>
    <w:rsid w:val="00B17CEA"/>
    <w:rsid w:val="00B17D2D"/>
    <w:rsid w:val="00B17DA7"/>
    <w:rsid w:val="00B203A8"/>
    <w:rsid w:val="00B204A6"/>
    <w:rsid w:val="00B20A68"/>
    <w:rsid w:val="00B213A7"/>
    <w:rsid w:val="00B217B2"/>
    <w:rsid w:val="00B21BB4"/>
    <w:rsid w:val="00B21D40"/>
    <w:rsid w:val="00B21EFF"/>
    <w:rsid w:val="00B220A1"/>
    <w:rsid w:val="00B223FE"/>
    <w:rsid w:val="00B2272A"/>
    <w:rsid w:val="00B2297D"/>
    <w:rsid w:val="00B22A3E"/>
    <w:rsid w:val="00B23075"/>
    <w:rsid w:val="00B238D5"/>
    <w:rsid w:val="00B23D86"/>
    <w:rsid w:val="00B23FA8"/>
    <w:rsid w:val="00B242C4"/>
    <w:rsid w:val="00B24F29"/>
    <w:rsid w:val="00B251BC"/>
    <w:rsid w:val="00B251F2"/>
    <w:rsid w:val="00B252DB"/>
    <w:rsid w:val="00B253F6"/>
    <w:rsid w:val="00B254D0"/>
    <w:rsid w:val="00B255A2"/>
    <w:rsid w:val="00B25D4D"/>
    <w:rsid w:val="00B25FBB"/>
    <w:rsid w:val="00B26066"/>
    <w:rsid w:val="00B26107"/>
    <w:rsid w:val="00B26266"/>
    <w:rsid w:val="00B26356"/>
    <w:rsid w:val="00B26761"/>
    <w:rsid w:val="00B268F3"/>
    <w:rsid w:val="00B269DF"/>
    <w:rsid w:val="00B26C5C"/>
    <w:rsid w:val="00B270E6"/>
    <w:rsid w:val="00B271D2"/>
    <w:rsid w:val="00B2722A"/>
    <w:rsid w:val="00B2733D"/>
    <w:rsid w:val="00B27354"/>
    <w:rsid w:val="00B278DF"/>
    <w:rsid w:val="00B27A74"/>
    <w:rsid w:val="00B30CED"/>
    <w:rsid w:val="00B30DCF"/>
    <w:rsid w:val="00B3101A"/>
    <w:rsid w:val="00B311F5"/>
    <w:rsid w:val="00B3137B"/>
    <w:rsid w:val="00B31BAC"/>
    <w:rsid w:val="00B31EDB"/>
    <w:rsid w:val="00B32143"/>
    <w:rsid w:val="00B32339"/>
    <w:rsid w:val="00B324FF"/>
    <w:rsid w:val="00B328CD"/>
    <w:rsid w:val="00B32CA1"/>
    <w:rsid w:val="00B32E30"/>
    <w:rsid w:val="00B336E8"/>
    <w:rsid w:val="00B33A01"/>
    <w:rsid w:val="00B33DA3"/>
    <w:rsid w:val="00B33F1A"/>
    <w:rsid w:val="00B34586"/>
    <w:rsid w:val="00B34931"/>
    <w:rsid w:val="00B34B8E"/>
    <w:rsid w:val="00B34BBF"/>
    <w:rsid w:val="00B34E1B"/>
    <w:rsid w:val="00B34E66"/>
    <w:rsid w:val="00B34ED6"/>
    <w:rsid w:val="00B35793"/>
    <w:rsid w:val="00B357B4"/>
    <w:rsid w:val="00B35C82"/>
    <w:rsid w:val="00B35E7B"/>
    <w:rsid w:val="00B36038"/>
    <w:rsid w:val="00B362A0"/>
    <w:rsid w:val="00B36E20"/>
    <w:rsid w:val="00B37597"/>
    <w:rsid w:val="00B37BBF"/>
    <w:rsid w:val="00B37C37"/>
    <w:rsid w:val="00B40102"/>
    <w:rsid w:val="00B406C6"/>
    <w:rsid w:val="00B40D69"/>
    <w:rsid w:val="00B4127F"/>
    <w:rsid w:val="00B419A5"/>
    <w:rsid w:val="00B41A9C"/>
    <w:rsid w:val="00B41E6B"/>
    <w:rsid w:val="00B42715"/>
    <w:rsid w:val="00B42725"/>
    <w:rsid w:val="00B42C80"/>
    <w:rsid w:val="00B430D1"/>
    <w:rsid w:val="00B438A3"/>
    <w:rsid w:val="00B440E0"/>
    <w:rsid w:val="00B4418C"/>
    <w:rsid w:val="00B442A7"/>
    <w:rsid w:val="00B444B2"/>
    <w:rsid w:val="00B44730"/>
    <w:rsid w:val="00B455B1"/>
    <w:rsid w:val="00B45690"/>
    <w:rsid w:val="00B4598A"/>
    <w:rsid w:val="00B465FA"/>
    <w:rsid w:val="00B4730D"/>
    <w:rsid w:val="00B475E5"/>
    <w:rsid w:val="00B475FD"/>
    <w:rsid w:val="00B47903"/>
    <w:rsid w:val="00B47AAB"/>
    <w:rsid w:val="00B47AAF"/>
    <w:rsid w:val="00B47D37"/>
    <w:rsid w:val="00B47EA8"/>
    <w:rsid w:val="00B50414"/>
    <w:rsid w:val="00B5074A"/>
    <w:rsid w:val="00B5086F"/>
    <w:rsid w:val="00B508E1"/>
    <w:rsid w:val="00B509F4"/>
    <w:rsid w:val="00B51524"/>
    <w:rsid w:val="00B51531"/>
    <w:rsid w:val="00B5183B"/>
    <w:rsid w:val="00B51BCA"/>
    <w:rsid w:val="00B51BE3"/>
    <w:rsid w:val="00B51D4B"/>
    <w:rsid w:val="00B5208D"/>
    <w:rsid w:val="00B52234"/>
    <w:rsid w:val="00B5225D"/>
    <w:rsid w:val="00B52586"/>
    <w:rsid w:val="00B527BD"/>
    <w:rsid w:val="00B528B3"/>
    <w:rsid w:val="00B52BB3"/>
    <w:rsid w:val="00B52F0D"/>
    <w:rsid w:val="00B52F79"/>
    <w:rsid w:val="00B53130"/>
    <w:rsid w:val="00B544E8"/>
    <w:rsid w:val="00B5454E"/>
    <w:rsid w:val="00B5479B"/>
    <w:rsid w:val="00B54A7D"/>
    <w:rsid w:val="00B54A7F"/>
    <w:rsid w:val="00B54DA3"/>
    <w:rsid w:val="00B55B08"/>
    <w:rsid w:val="00B55DA7"/>
    <w:rsid w:val="00B565EB"/>
    <w:rsid w:val="00B565F4"/>
    <w:rsid w:val="00B568EA"/>
    <w:rsid w:val="00B56E43"/>
    <w:rsid w:val="00B60129"/>
    <w:rsid w:val="00B602B0"/>
    <w:rsid w:val="00B60404"/>
    <w:rsid w:val="00B605C2"/>
    <w:rsid w:val="00B605CC"/>
    <w:rsid w:val="00B60839"/>
    <w:rsid w:val="00B617C5"/>
    <w:rsid w:val="00B61861"/>
    <w:rsid w:val="00B61B88"/>
    <w:rsid w:val="00B62571"/>
    <w:rsid w:val="00B62852"/>
    <w:rsid w:val="00B6286F"/>
    <w:rsid w:val="00B628F4"/>
    <w:rsid w:val="00B62A15"/>
    <w:rsid w:val="00B6328A"/>
    <w:rsid w:val="00B6353B"/>
    <w:rsid w:val="00B637AF"/>
    <w:rsid w:val="00B63F07"/>
    <w:rsid w:val="00B64182"/>
    <w:rsid w:val="00B6427A"/>
    <w:rsid w:val="00B644DE"/>
    <w:rsid w:val="00B6470F"/>
    <w:rsid w:val="00B6477A"/>
    <w:rsid w:val="00B649EA"/>
    <w:rsid w:val="00B64F88"/>
    <w:rsid w:val="00B656E7"/>
    <w:rsid w:val="00B65B14"/>
    <w:rsid w:val="00B65B69"/>
    <w:rsid w:val="00B65F52"/>
    <w:rsid w:val="00B662C6"/>
    <w:rsid w:val="00B66924"/>
    <w:rsid w:val="00B6697A"/>
    <w:rsid w:val="00B66E7B"/>
    <w:rsid w:val="00B6715E"/>
    <w:rsid w:val="00B6739E"/>
    <w:rsid w:val="00B67818"/>
    <w:rsid w:val="00B67A25"/>
    <w:rsid w:val="00B67C6D"/>
    <w:rsid w:val="00B67F81"/>
    <w:rsid w:val="00B7000A"/>
    <w:rsid w:val="00B700DC"/>
    <w:rsid w:val="00B70616"/>
    <w:rsid w:val="00B70818"/>
    <w:rsid w:val="00B70E10"/>
    <w:rsid w:val="00B71002"/>
    <w:rsid w:val="00B713FD"/>
    <w:rsid w:val="00B716AE"/>
    <w:rsid w:val="00B718FC"/>
    <w:rsid w:val="00B719ED"/>
    <w:rsid w:val="00B71B95"/>
    <w:rsid w:val="00B71C4F"/>
    <w:rsid w:val="00B72117"/>
    <w:rsid w:val="00B729CC"/>
    <w:rsid w:val="00B73260"/>
    <w:rsid w:val="00B73A46"/>
    <w:rsid w:val="00B73C3B"/>
    <w:rsid w:val="00B73DCB"/>
    <w:rsid w:val="00B73F70"/>
    <w:rsid w:val="00B73F87"/>
    <w:rsid w:val="00B742A0"/>
    <w:rsid w:val="00B74369"/>
    <w:rsid w:val="00B74542"/>
    <w:rsid w:val="00B74578"/>
    <w:rsid w:val="00B74B5C"/>
    <w:rsid w:val="00B74B62"/>
    <w:rsid w:val="00B753B7"/>
    <w:rsid w:val="00B753D4"/>
    <w:rsid w:val="00B7546B"/>
    <w:rsid w:val="00B754CE"/>
    <w:rsid w:val="00B76A34"/>
    <w:rsid w:val="00B76EFC"/>
    <w:rsid w:val="00B76F98"/>
    <w:rsid w:val="00B77822"/>
    <w:rsid w:val="00B77A59"/>
    <w:rsid w:val="00B77C99"/>
    <w:rsid w:val="00B803EE"/>
    <w:rsid w:val="00B8089E"/>
    <w:rsid w:val="00B80A7D"/>
    <w:rsid w:val="00B80C79"/>
    <w:rsid w:val="00B80DC6"/>
    <w:rsid w:val="00B8117E"/>
    <w:rsid w:val="00B811CB"/>
    <w:rsid w:val="00B8182A"/>
    <w:rsid w:val="00B81B25"/>
    <w:rsid w:val="00B81B94"/>
    <w:rsid w:val="00B81B9B"/>
    <w:rsid w:val="00B81DE8"/>
    <w:rsid w:val="00B81F38"/>
    <w:rsid w:val="00B82463"/>
    <w:rsid w:val="00B825C2"/>
    <w:rsid w:val="00B8273A"/>
    <w:rsid w:val="00B82971"/>
    <w:rsid w:val="00B82D76"/>
    <w:rsid w:val="00B82EB4"/>
    <w:rsid w:val="00B83172"/>
    <w:rsid w:val="00B83373"/>
    <w:rsid w:val="00B8361F"/>
    <w:rsid w:val="00B83AF8"/>
    <w:rsid w:val="00B83F0F"/>
    <w:rsid w:val="00B84571"/>
    <w:rsid w:val="00B85306"/>
    <w:rsid w:val="00B85455"/>
    <w:rsid w:val="00B85BA1"/>
    <w:rsid w:val="00B85D93"/>
    <w:rsid w:val="00B85E81"/>
    <w:rsid w:val="00B865C5"/>
    <w:rsid w:val="00B866D8"/>
    <w:rsid w:val="00B86732"/>
    <w:rsid w:val="00B86AE6"/>
    <w:rsid w:val="00B8707B"/>
    <w:rsid w:val="00B8728B"/>
    <w:rsid w:val="00B8753A"/>
    <w:rsid w:val="00B8755D"/>
    <w:rsid w:val="00B877E1"/>
    <w:rsid w:val="00B87AFA"/>
    <w:rsid w:val="00B87D54"/>
    <w:rsid w:val="00B90045"/>
    <w:rsid w:val="00B900F0"/>
    <w:rsid w:val="00B90628"/>
    <w:rsid w:val="00B90735"/>
    <w:rsid w:val="00B907EE"/>
    <w:rsid w:val="00B90BA3"/>
    <w:rsid w:val="00B91130"/>
    <w:rsid w:val="00B913BA"/>
    <w:rsid w:val="00B91C26"/>
    <w:rsid w:val="00B91EC6"/>
    <w:rsid w:val="00B928A0"/>
    <w:rsid w:val="00B928C2"/>
    <w:rsid w:val="00B934CF"/>
    <w:rsid w:val="00B936FE"/>
    <w:rsid w:val="00B93C96"/>
    <w:rsid w:val="00B93DD3"/>
    <w:rsid w:val="00B9409D"/>
    <w:rsid w:val="00B946A3"/>
    <w:rsid w:val="00B94775"/>
    <w:rsid w:val="00B94B08"/>
    <w:rsid w:val="00B94BF6"/>
    <w:rsid w:val="00B94C8A"/>
    <w:rsid w:val="00B95221"/>
    <w:rsid w:val="00B954CB"/>
    <w:rsid w:val="00B9578B"/>
    <w:rsid w:val="00B95804"/>
    <w:rsid w:val="00B95C28"/>
    <w:rsid w:val="00B95C2B"/>
    <w:rsid w:val="00B97394"/>
    <w:rsid w:val="00B9771D"/>
    <w:rsid w:val="00B97AC1"/>
    <w:rsid w:val="00B97D24"/>
    <w:rsid w:val="00BA0DB7"/>
    <w:rsid w:val="00BA0E08"/>
    <w:rsid w:val="00BA0E8F"/>
    <w:rsid w:val="00BA1217"/>
    <w:rsid w:val="00BA1451"/>
    <w:rsid w:val="00BA1BCA"/>
    <w:rsid w:val="00BA1E01"/>
    <w:rsid w:val="00BA1EC5"/>
    <w:rsid w:val="00BA1ED5"/>
    <w:rsid w:val="00BA2B44"/>
    <w:rsid w:val="00BA2C57"/>
    <w:rsid w:val="00BA2C93"/>
    <w:rsid w:val="00BA30EC"/>
    <w:rsid w:val="00BA32C2"/>
    <w:rsid w:val="00BA37EE"/>
    <w:rsid w:val="00BA388B"/>
    <w:rsid w:val="00BA38B8"/>
    <w:rsid w:val="00BA3E46"/>
    <w:rsid w:val="00BA4604"/>
    <w:rsid w:val="00BA4A80"/>
    <w:rsid w:val="00BA554E"/>
    <w:rsid w:val="00BA558C"/>
    <w:rsid w:val="00BA5F08"/>
    <w:rsid w:val="00BA62C4"/>
    <w:rsid w:val="00BA62E3"/>
    <w:rsid w:val="00BA70D9"/>
    <w:rsid w:val="00BA74F9"/>
    <w:rsid w:val="00BA765A"/>
    <w:rsid w:val="00BA7A8A"/>
    <w:rsid w:val="00BA7DCE"/>
    <w:rsid w:val="00BA7F67"/>
    <w:rsid w:val="00BB04BF"/>
    <w:rsid w:val="00BB0588"/>
    <w:rsid w:val="00BB0952"/>
    <w:rsid w:val="00BB0A3B"/>
    <w:rsid w:val="00BB0B54"/>
    <w:rsid w:val="00BB0D76"/>
    <w:rsid w:val="00BB14F2"/>
    <w:rsid w:val="00BB1B09"/>
    <w:rsid w:val="00BB1CD1"/>
    <w:rsid w:val="00BB1DA3"/>
    <w:rsid w:val="00BB1FE5"/>
    <w:rsid w:val="00BB2BAC"/>
    <w:rsid w:val="00BB2D9B"/>
    <w:rsid w:val="00BB2FB1"/>
    <w:rsid w:val="00BB3385"/>
    <w:rsid w:val="00BB363E"/>
    <w:rsid w:val="00BB3C86"/>
    <w:rsid w:val="00BB3E4D"/>
    <w:rsid w:val="00BB440A"/>
    <w:rsid w:val="00BB46B7"/>
    <w:rsid w:val="00BB4703"/>
    <w:rsid w:val="00BB4FB0"/>
    <w:rsid w:val="00BB5102"/>
    <w:rsid w:val="00BB5205"/>
    <w:rsid w:val="00BB597E"/>
    <w:rsid w:val="00BB5A92"/>
    <w:rsid w:val="00BB5E73"/>
    <w:rsid w:val="00BB619B"/>
    <w:rsid w:val="00BB61A3"/>
    <w:rsid w:val="00BB660B"/>
    <w:rsid w:val="00BB6615"/>
    <w:rsid w:val="00BB70C7"/>
    <w:rsid w:val="00BB75F8"/>
    <w:rsid w:val="00BB771E"/>
    <w:rsid w:val="00BB7A7B"/>
    <w:rsid w:val="00BB7AEA"/>
    <w:rsid w:val="00BB7D61"/>
    <w:rsid w:val="00BC004F"/>
    <w:rsid w:val="00BC0466"/>
    <w:rsid w:val="00BC064D"/>
    <w:rsid w:val="00BC0E84"/>
    <w:rsid w:val="00BC0F1C"/>
    <w:rsid w:val="00BC1938"/>
    <w:rsid w:val="00BC1E94"/>
    <w:rsid w:val="00BC1EC4"/>
    <w:rsid w:val="00BC1FF7"/>
    <w:rsid w:val="00BC22A9"/>
    <w:rsid w:val="00BC2314"/>
    <w:rsid w:val="00BC24D8"/>
    <w:rsid w:val="00BC2795"/>
    <w:rsid w:val="00BC2A5C"/>
    <w:rsid w:val="00BC33BD"/>
    <w:rsid w:val="00BC3556"/>
    <w:rsid w:val="00BC3957"/>
    <w:rsid w:val="00BC3C72"/>
    <w:rsid w:val="00BC3DA5"/>
    <w:rsid w:val="00BC4203"/>
    <w:rsid w:val="00BC49EE"/>
    <w:rsid w:val="00BC550D"/>
    <w:rsid w:val="00BC5BED"/>
    <w:rsid w:val="00BC694C"/>
    <w:rsid w:val="00BC69F0"/>
    <w:rsid w:val="00BC6A0D"/>
    <w:rsid w:val="00BC6AE6"/>
    <w:rsid w:val="00BC6BF7"/>
    <w:rsid w:val="00BC7105"/>
    <w:rsid w:val="00BC7168"/>
    <w:rsid w:val="00BC749B"/>
    <w:rsid w:val="00BC7812"/>
    <w:rsid w:val="00BC7A89"/>
    <w:rsid w:val="00BC7E59"/>
    <w:rsid w:val="00BD0026"/>
    <w:rsid w:val="00BD0447"/>
    <w:rsid w:val="00BD0508"/>
    <w:rsid w:val="00BD08E3"/>
    <w:rsid w:val="00BD0AFE"/>
    <w:rsid w:val="00BD0C01"/>
    <w:rsid w:val="00BD112A"/>
    <w:rsid w:val="00BD1377"/>
    <w:rsid w:val="00BD191A"/>
    <w:rsid w:val="00BD20A1"/>
    <w:rsid w:val="00BD21FA"/>
    <w:rsid w:val="00BD25ED"/>
    <w:rsid w:val="00BD2C87"/>
    <w:rsid w:val="00BD32CD"/>
    <w:rsid w:val="00BD3D23"/>
    <w:rsid w:val="00BD430F"/>
    <w:rsid w:val="00BD441D"/>
    <w:rsid w:val="00BD451F"/>
    <w:rsid w:val="00BD4BE0"/>
    <w:rsid w:val="00BD504D"/>
    <w:rsid w:val="00BD52A4"/>
    <w:rsid w:val="00BD53EE"/>
    <w:rsid w:val="00BD54C5"/>
    <w:rsid w:val="00BD55E9"/>
    <w:rsid w:val="00BD560A"/>
    <w:rsid w:val="00BD5C33"/>
    <w:rsid w:val="00BD5C97"/>
    <w:rsid w:val="00BD5D72"/>
    <w:rsid w:val="00BD5DA5"/>
    <w:rsid w:val="00BD6144"/>
    <w:rsid w:val="00BD6CDD"/>
    <w:rsid w:val="00BD7036"/>
    <w:rsid w:val="00BD70C2"/>
    <w:rsid w:val="00BD7325"/>
    <w:rsid w:val="00BD73EC"/>
    <w:rsid w:val="00BD78FC"/>
    <w:rsid w:val="00BD7DF7"/>
    <w:rsid w:val="00BE01F8"/>
    <w:rsid w:val="00BE0624"/>
    <w:rsid w:val="00BE0BD0"/>
    <w:rsid w:val="00BE0C7E"/>
    <w:rsid w:val="00BE0E64"/>
    <w:rsid w:val="00BE110D"/>
    <w:rsid w:val="00BE1607"/>
    <w:rsid w:val="00BE1654"/>
    <w:rsid w:val="00BE182C"/>
    <w:rsid w:val="00BE193F"/>
    <w:rsid w:val="00BE1BF1"/>
    <w:rsid w:val="00BE208E"/>
    <w:rsid w:val="00BE21CC"/>
    <w:rsid w:val="00BE25F4"/>
    <w:rsid w:val="00BE2752"/>
    <w:rsid w:val="00BE2A3F"/>
    <w:rsid w:val="00BE2F7F"/>
    <w:rsid w:val="00BE30F4"/>
    <w:rsid w:val="00BE31C9"/>
    <w:rsid w:val="00BE32D7"/>
    <w:rsid w:val="00BE3722"/>
    <w:rsid w:val="00BE3751"/>
    <w:rsid w:val="00BE445D"/>
    <w:rsid w:val="00BE4466"/>
    <w:rsid w:val="00BE4831"/>
    <w:rsid w:val="00BE49F8"/>
    <w:rsid w:val="00BE4A65"/>
    <w:rsid w:val="00BE56D4"/>
    <w:rsid w:val="00BE57A1"/>
    <w:rsid w:val="00BE57BA"/>
    <w:rsid w:val="00BE63FA"/>
    <w:rsid w:val="00BE64A3"/>
    <w:rsid w:val="00BE65DF"/>
    <w:rsid w:val="00BE67BC"/>
    <w:rsid w:val="00BE6963"/>
    <w:rsid w:val="00BE6BE9"/>
    <w:rsid w:val="00BE6D45"/>
    <w:rsid w:val="00BE7655"/>
    <w:rsid w:val="00BE7ABD"/>
    <w:rsid w:val="00BF07C5"/>
    <w:rsid w:val="00BF0A41"/>
    <w:rsid w:val="00BF0CA4"/>
    <w:rsid w:val="00BF134B"/>
    <w:rsid w:val="00BF1511"/>
    <w:rsid w:val="00BF1C18"/>
    <w:rsid w:val="00BF1D85"/>
    <w:rsid w:val="00BF28A7"/>
    <w:rsid w:val="00BF2B37"/>
    <w:rsid w:val="00BF2B53"/>
    <w:rsid w:val="00BF2C71"/>
    <w:rsid w:val="00BF2D66"/>
    <w:rsid w:val="00BF305D"/>
    <w:rsid w:val="00BF3100"/>
    <w:rsid w:val="00BF31A8"/>
    <w:rsid w:val="00BF3540"/>
    <w:rsid w:val="00BF375C"/>
    <w:rsid w:val="00BF387C"/>
    <w:rsid w:val="00BF3D39"/>
    <w:rsid w:val="00BF4016"/>
    <w:rsid w:val="00BF4393"/>
    <w:rsid w:val="00BF4882"/>
    <w:rsid w:val="00BF48D6"/>
    <w:rsid w:val="00BF4A20"/>
    <w:rsid w:val="00BF4F9C"/>
    <w:rsid w:val="00BF5738"/>
    <w:rsid w:val="00BF5A94"/>
    <w:rsid w:val="00BF5BE5"/>
    <w:rsid w:val="00BF5D95"/>
    <w:rsid w:val="00BF5D9C"/>
    <w:rsid w:val="00BF5E3F"/>
    <w:rsid w:val="00BF5EE1"/>
    <w:rsid w:val="00BF603C"/>
    <w:rsid w:val="00BF64A2"/>
    <w:rsid w:val="00BF6D75"/>
    <w:rsid w:val="00BF6E99"/>
    <w:rsid w:val="00BF75FA"/>
    <w:rsid w:val="00BF76CE"/>
    <w:rsid w:val="00BF7893"/>
    <w:rsid w:val="00BF7989"/>
    <w:rsid w:val="00BF79D5"/>
    <w:rsid w:val="00BF7AA4"/>
    <w:rsid w:val="00BF7EA4"/>
    <w:rsid w:val="00C003E3"/>
    <w:rsid w:val="00C00532"/>
    <w:rsid w:val="00C00824"/>
    <w:rsid w:val="00C0105E"/>
    <w:rsid w:val="00C020B9"/>
    <w:rsid w:val="00C02269"/>
    <w:rsid w:val="00C02766"/>
    <w:rsid w:val="00C033B4"/>
    <w:rsid w:val="00C035DC"/>
    <w:rsid w:val="00C0368E"/>
    <w:rsid w:val="00C03802"/>
    <w:rsid w:val="00C03CBB"/>
    <w:rsid w:val="00C03E4E"/>
    <w:rsid w:val="00C042D3"/>
    <w:rsid w:val="00C04877"/>
    <w:rsid w:val="00C04B32"/>
    <w:rsid w:val="00C04BF3"/>
    <w:rsid w:val="00C051E5"/>
    <w:rsid w:val="00C056AE"/>
    <w:rsid w:val="00C057C9"/>
    <w:rsid w:val="00C05B2A"/>
    <w:rsid w:val="00C062A1"/>
    <w:rsid w:val="00C0646F"/>
    <w:rsid w:val="00C065EF"/>
    <w:rsid w:val="00C06710"/>
    <w:rsid w:val="00C067C9"/>
    <w:rsid w:val="00C06FCE"/>
    <w:rsid w:val="00C07087"/>
    <w:rsid w:val="00C0718E"/>
    <w:rsid w:val="00C07854"/>
    <w:rsid w:val="00C079F1"/>
    <w:rsid w:val="00C07A7D"/>
    <w:rsid w:val="00C07C8B"/>
    <w:rsid w:val="00C07F16"/>
    <w:rsid w:val="00C11578"/>
    <w:rsid w:val="00C11A59"/>
    <w:rsid w:val="00C11B96"/>
    <w:rsid w:val="00C12378"/>
    <w:rsid w:val="00C125AC"/>
    <w:rsid w:val="00C1293C"/>
    <w:rsid w:val="00C13097"/>
    <w:rsid w:val="00C13227"/>
    <w:rsid w:val="00C13494"/>
    <w:rsid w:val="00C134F1"/>
    <w:rsid w:val="00C14152"/>
    <w:rsid w:val="00C1420F"/>
    <w:rsid w:val="00C144A7"/>
    <w:rsid w:val="00C145BE"/>
    <w:rsid w:val="00C146BD"/>
    <w:rsid w:val="00C14890"/>
    <w:rsid w:val="00C15090"/>
    <w:rsid w:val="00C15102"/>
    <w:rsid w:val="00C156A0"/>
    <w:rsid w:val="00C15B10"/>
    <w:rsid w:val="00C15BB1"/>
    <w:rsid w:val="00C15D95"/>
    <w:rsid w:val="00C16069"/>
    <w:rsid w:val="00C1617F"/>
    <w:rsid w:val="00C16670"/>
    <w:rsid w:val="00C169A7"/>
    <w:rsid w:val="00C16ECE"/>
    <w:rsid w:val="00C171FB"/>
    <w:rsid w:val="00C17244"/>
    <w:rsid w:val="00C17444"/>
    <w:rsid w:val="00C174AF"/>
    <w:rsid w:val="00C1776D"/>
    <w:rsid w:val="00C17867"/>
    <w:rsid w:val="00C17A61"/>
    <w:rsid w:val="00C20406"/>
    <w:rsid w:val="00C20785"/>
    <w:rsid w:val="00C208DF"/>
    <w:rsid w:val="00C21306"/>
    <w:rsid w:val="00C21852"/>
    <w:rsid w:val="00C22132"/>
    <w:rsid w:val="00C22172"/>
    <w:rsid w:val="00C2222C"/>
    <w:rsid w:val="00C22758"/>
    <w:rsid w:val="00C22B6D"/>
    <w:rsid w:val="00C22F35"/>
    <w:rsid w:val="00C230E1"/>
    <w:rsid w:val="00C242C9"/>
    <w:rsid w:val="00C24302"/>
    <w:rsid w:val="00C2454A"/>
    <w:rsid w:val="00C245D2"/>
    <w:rsid w:val="00C246D0"/>
    <w:rsid w:val="00C24784"/>
    <w:rsid w:val="00C24951"/>
    <w:rsid w:val="00C24CF2"/>
    <w:rsid w:val="00C24E69"/>
    <w:rsid w:val="00C24F1D"/>
    <w:rsid w:val="00C24F9A"/>
    <w:rsid w:val="00C2519E"/>
    <w:rsid w:val="00C25400"/>
    <w:rsid w:val="00C25831"/>
    <w:rsid w:val="00C25ACD"/>
    <w:rsid w:val="00C25B18"/>
    <w:rsid w:val="00C25F47"/>
    <w:rsid w:val="00C262C5"/>
    <w:rsid w:val="00C26833"/>
    <w:rsid w:val="00C26B7D"/>
    <w:rsid w:val="00C26BA1"/>
    <w:rsid w:val="00C26E4D"/>
    <w:rsid w:val="00C26FE8"/>
    <w:rsid w:val="00C271F9"/>
    <w:rsid w:val="00C272ED"/>
    <w:rsid w:val="00C300AA"/>
    <w:rsid w:val="00C30459"/>
    <w:rsid w:val="00C309B5"/>
    <w:rsid w:val="00C30B83"/>
    <w:rsid w:val="00C30D47"/>
    <w:rsid w:val="00C30D4A"/>
    <w:rsid w:val="00C312EB"/>
    <w:rsid w:val="00C318A4"/>
    <w:rsid w:val="00C31BA8"/>
    <w:rsid w:val="00C31C1E"/>
    <w:rsid w:val="00C31C8D"/>
    <w:rsid w:val="00C324F1"/>
    <w:rsid w:val="00C3278E"/>
    <w:rsid w:val="00C327F4"/>
    <w:rsid w:val="00C32B25"/>
    <w:rsid w:val="00C331A8"/>
    <w:rsid w:val="00C337A4"/>
    <w:rsid w:val="00C33B4C"/>
    <w:rsid w:val="00C33B56"/>
    <w:rsid w:val="00C33D6A"/>
    <w:rsid w:val="00C34588"/>
    <w:rsid w:val="00C34799"/>
    <w:rsid w:val="00C3491E"/>
    <w:rsid w:val="00C359CE"/>
    <w:rsid w:val="00C36083"/>
    <w:rsid w:val="00C36286"/>
    <w:rsid w:val="00C36407"/>
    <w:rsid w:val="00C364B7"/>
    <w:rsid w:val="00C36819"/>
    <w:rsid w:val="00C36D56"/>
    <w:rsid w:val="00C36DD9"/>
    <w:rsid w:val="00C370B2"/>
    <w:rsid w:val="00C37A7E"/>
    <w:rsid w:val="00C401CD"/>
    <w:rsid w:val="00C40358"/>
    <w:rsid w:val="00C4041B"/>
    <w:rsid w:val="00C40608"/>
    <w:rsid w:val="00C4077D"/>
    <w:rsid w:val="00C40AB2"/>
    <w:rsid w:val="00C4145E"/>
    <w:rsid w:val="00C41536"/>
    <w:rsid w:val="00C41630"/>
    <w:rsid w:val="00C41C5E"/>
    <w:rsid w:val="00C423EA"/>
    <w:rsid w:val="00C425A1"/>
    <w:rsid w:val="00C42835"/>
    <w:rsid w:val="00C43315"/>
    <w:rsid w:val="00C4334A"/>
    <w:rsid w:val="00C438C2"/>
    <w:rsid w:val="00C43929"/>
    <w:rsid w:val="00C43BF2"/>
    <w:rsid w:val="00C43ECF"/>
    <w:rsid w:val="00C44372"/>
    <w:rsid w:val="00C4492F"/>
    <w:rsid w:val="00C449EE"/>
    <w:rsid w:val="00C44B5F"/>
    <w:rsid w:val="00C44BA5"/>
    <w:rsid w:val="00C44DD6"/>
    <w:rsid w:val="00C4539E"/>
    <w:rsid w:val="00C453A0"/>
    <w:rsid w:val="00C45CAC"/>
    <w:rsid w:val="00C46499"/>
    <w:rsid w:val="00C464B3"/>
    <w:rsid w:val="00C469C4"/>
    <w:rsid w:val="00C46B02"/>
    <w:rsid w:val="00C46B9F"/>
    <w:rsid w:val="00C46D04"/>
    <w:rsid w:val="00C46E8E"/>
    <w:rsid w:val="00C4750E"/>
    <w:rsid w:val="00C47B6D"/>
    <w:rsid w:val="00C47CC1"/>
    <w:rsid w:val="00C5010B"/>
    <w:rsid w:val="00C5028B"/>
    <w:rsid w:val="00C50827"/>
    <w:rsid w:val="00C50C89"/>
    <w:rsid w:val="00C50CF4"/>
    <w:rsid w:val="00C51A39"/>
    <w:rsid w:val="00C52016"/>
    <w:rsid w:val="00C530C4"/>
    <w:rsid w:val="00C546B0"/>
    <w:rsid w:val="00C54B9E"/>
    <w:rsid w:val="00C54D15"/>
    <w:rsid w:val="00C54F44"/>
    <w:rsid w:val="00C55299"/>
    <w:rsid w:val="00C557AA"/>
    <w:rsid w:val="00C5654F"/>
    <w:rsid w:val="00C5695C"/>
    <w:rsid w:val="00C56A5B"/>
    <w:rsid w:val="00C56A9A"/>
    <w:rsid w:val="00C56C61"/>
    <w:rsid w:val="00C56C66"/>
    <w:rsid w:val="00C60563"/>
    <w:rsid w:val="00C6081B"/>
    <w:rsid w:val="00C60E04"/>
    <w:rsid w:val="00C60E7E"/>
    <w:rsid w:val="00C610C7"/>
    <w:rsid w:val="00C6113F"/>
    <w:rsid w:val="00C61811"/>
    <w:rsid w:val="00C61B86"/>
    <w:rsid w:val="00C61D4D"/>
    <w:rsid w:val="00C62062"/>
    <w:rsid w:val="00C621E4"/>
    <w:rsid w:val="00C628B0"/>
    <w:rsid w:val="00C62C5F"/>
    <w:rsid w:val="00C62E28"/>
    <w:rsid w:val="00C63767"/>
    <w:rsid w:val="00C63C26"/>
    <w:rsid w:val="00C63C45"/>
    <w:rsid w:val="00C643F1"/>
    <w:rsid w:val="00C6453F"/>
    <w:rsid w:val="00C64CF1"/>
    <w:rsid w:val="00C64D0C"/>
    <w:rsid w:val="00C65140"/>
    <w:rsid w:val="00C652E4"/>
    <w:rsid w:val="00C65475"/>
    <w:rsid w:val="00C65702"/>
    <w:rsid w:val="00C65AB9"/>
    <w:rsid w:val="00C65AE5"/>
    <w:rsid w:val="00C65FE1"/>
    <w:rsid w:val="00C66344"/>
    <w:rsid w:val="00C66647"/>
    <w:rsid w:val="00C66C07"/>
    <w:rsid w:val="00C6723E"/>
    <w:rsid w:val="00C67A48"/>
    <w:rsid w:val="00C67CF3"/>
    <w:rsid w:val="00C67E54"/>
    <w:rsid w:val="00C70044"/>
    <w:rsid w:val="00C70147"/>
    <w:rsid w:val="00C70854"/>
    <w:rsid w:val="00C70A34"/>
    <w:rsid w:val="00C70FA5"/>
    <w:rsid w:val="00C71259"/>
    <w:rsid w:val="00C716A9"/>
    <w:rsid w:val="00C71773"/>
    <w:rsid w:val="00C7196B"/>
    <w:rsid w:val="00C71BEB"/>
    <w:rsid w:val="00C72737"/>
    <w:rsid w:val="00C727E3"/>
    <w:rsid w:val="00C72835"/>
    <w:rsid w:val="00C728AC"/>
    <w:rsid w:val="00C728BB"/>
    <w:rsid w:val="00C72CC2"/>
    <w:rsid w:val="00C72FA9"/>
    <w:rsid w:val="00C73846"/>
    <w:rsid w:val="00C74000"/>
    <w:rsid w:val="00C742AB"/>
    <w:rsid w:val="00C7448F"/>
    <w:rsid w:val="00C7473B"/>
    <w:rsid w:val="00C74908"/>
    <w:rsid w:val="00C74A69"/>
    <w:rsid w:val="00C74C60"/>
    <w:rsid w:val="00C75599"/>
    <w:rsid w:val="00C7578C"/>
    <w:rsid w:val="00C75911"/>
    <w:rsid w:val="00C76260"/>
    <w:rsid w:val="00C76F9A"/>
    <w:rsid w:val="00C76FB8"/>
    <w:rsid w:val="00C77316"/>
    <w:rsid w:val="00C776BC"/>
    <w:rsid w:val="00C7779A"/>
    <w:rsid w:val="00C779CC"/>
    <w:rsid w:val="00C77C8B"/>
    <w:rsid w:val="00C77F10"/>
    <w:rsid w:val="00C808AB"/>
    <w:rsid w:val="00C80D94"/>
    <w:rsid w:val="00C812C7"/>
    <w:rsid w:val="00C8174A"/>
    <w:rsid w:val="00C81B2C"/>
    <w:rsid w:val="00C81F17"/>
    <w:rsid w:val="00C82395"/>
    <w:rsid w:val="00C82458"/>
    <w:rsid w:val="00C82818"/>
    <w:rsid w:val="00C82B7B"/>
    <w:rsid w:val="00C82CDE"/>
    <w:rsid w:val="00C839B1"/>
    <w:rsid w:val="00C84104"/>
    <w:rsid w:val="00C8444B"/>
    <w:rsid w:val="00C8456F"/>
    <w:rsid w:val="00C8464E"/>
    <w:rsid w:val="00C84D58"/>
    <w:rsid w:val="00C84DAF"/>
    <w:rsid w:val="00C84E99"/>
    <w:rsid w:val="00C8535E"/>
    <w:rsid w:val="00C8541F"/>
    <w:rsid w:val="00C85BE2"/>
    <w:rsid w:val="00C861C9"/>
    <w:rsid w:val="00C86CDB"/>
    <w:rsid w:val="00C87311"/>
    <w:rsid w:val="00C876E2"/>
    <w:rsid w:val="00C87FE0"/>
    <w:rsid w:val="00C87FF8"/>
    <w:rsid w:val="00C900FB"/>
    <w:rsid w:val="00C90252"/>
    <w:rsid w:val="00C902CE"/>
    <w:rsid w:val="00C902F9"/>
    <w:rsid w:val="00C90927"/>
    <w:rsid w:val="00C91070"/>
    <w:rsid w:val="00C911F4"/>
    <w:rsid w:val="00C91771"/>
    <w:rsid w:val="00C91F0A"/>
    <w:rsid w:val="00C92099"/>
    <w:rsid w:val="00C92290"/>
    <w:rsid w:val="00C92329"/>
    <w:rsid w:val="00C92371"/>
    <w:rsid w:val="00C925F7"/>
    <w:rsid w:val="00C92E88"/>
    <w:rsid w:val="00C936CC"/>
    <w:rsid w:val="00C93870"/>
    <w:rsid w:val="00C93E03"/>
    <w:rsid w:val="00C93E37"/>
    <w:rsid w:val="00C948A8"/>
    <w:rsid w:val="00C94B80"/>
    <w:rsid w:val="00C95022"/>
    <w:rsid w:val="00C950B3"/>
    <w:rsid w:val="00C952B3"/>
    <w:rsid w:val="00C956EB"/>
    <w:rsid w:val="00C95737"/>
    <w:rsid w:val="00C95D90"/>
    <w:rsid w:val="00C96090"/>
    <w:rsid w:val="00C96493"/>
    <w:rsid w:val="00C9664F"/>
    <w:rsid w:val="00C96FA0"/>
    <w:rsid w:val="00C97037"/>
    <w:rsid w:val="00CA005F"/>
    <w:rsid w:val="00CA0212"/>
    <w:rsid w:val="00CA165B"/>
    <w:rsid w:val="00CA1B5F"/>
    <w:rsid w:val="00CA1E88"/>
    <w:rsid w:val="00CA20C8"/>
    <w:rsid w:val="00CA2458"/>
    <w:rsid w:val="00CA2711"/>
    <w:rsid w:val="00CA274B"/>
    <w:rsid w:val="00CA294A"/>
    <w:rsid w:val="00CA2DD4"/>
    <w:rsid w:val="00CA2E2A"/>
    <w:rsid w:val="00CA3410"/>
    <w:rsid w:val="00CA3656"/>
    <w:rsid w:val="00CA41F8"/>
    <w:rsid w:val="00CA4423"/>
    <w:rsid w:val="00CA4D3C"/>
    <w:rsid w:val="00CA4EC8"/>
    <w:rsid w:val="00CA4F30"/>
    <w:rsid w:val="00CA527F"/>
    <w:rsid w:val="00CA5474"/>
    <w:rsid w:val="00CA553D"/>
    <w:rsid w:val="00CA5AF1"/>
    <w:rsid w:val="00CA5C27"/>
    <w:rsid w:val="00CA5C2C"/>
    <w:rsid w:val="00CA5DA7"/>
    <w:rsid w:val="00CA5F01"/>
    <w:rsid w:val="00CA67D8"/>
    <w:rsid w:val="00CA68E6"/>
    <w:rsid w:val="00CA6913"/>
    <w:rsid w:val="00CA6C1B"/>
    <w:rsid w:val="00CA6E7E"/>
    <w:rsid w:val="00CA70FD"/>
    <w:rsid w:val="00CA786D"/>
    <w:rsid w:val="00CA796D"/>
    <w:rsid w:val="00CA7C44"/>
    <w:rsid w:val="00CB0401"/>
    <w:rsid w:val="00CB08C7"/>
    <w:rsid w:val="00CB0B43"/>
    <w:rsid w:val="00CB101A"/>
    <w:rsid w:val="00CB108E"/>
    <w:rsid w:val="00CB11BD"/>
    <w:rsid w:val="00CB139E"/>
    <w:rsid w:val="00CB14FD"/>
    <w:rsid w:val="00CB172B"/>
    <w:rsid w:val="00CB1A33"/>
    <w:rsid w:val="00CB1A52"/>
    <w:rsid w:val="00CB24B9"/>
    <w:rsid w:val="00CB2B05"/>
    <w:rsid w:val="00CB2FF8"/>
    <w:rsid w:val="00CB30AC"/>
    <w:rsid w:val="00CB336A"/>
    <w:rsid w:val="00CB3719"/>
    <w:rsid w:val="00CB38AB"/>
    <w:rsid w:val="00CB4961"/>
    <w:rsid w:val="00CB50FA"/>
    <w:rsid w:val="00CB523C"/>
    <w:rsid w:val="00CB52C8"/>
    <w:rsid w:val="00CB538E"/>
    <w:rsid w:val="00CB56A3"/>
    <w:rsid w:val="00CB5876"/>
    <w:rsid w:val="00CB5D86"/>
    <w:rsid w:val="00CB5F0F"/>
    <w:rsid w:val="00CB6178"/>
    <w:rsid w:val="00CB61DB"/>
    <w:rsid w:val="00CB6AEF"/>
    <w:rsid w:val="00CB6D91"/>
    <w:rsid w:val="00CB6E92"/>
    <w:rsid w:val="00CB76EB"/>
    <w:rsid w:val="00CB7749"/>
    <w:rsid w:val="00CB781C"/>
    <w:rsid w:val="00CB791E"/>
    <w:rsid w:val="00CC03A4"/>
    <w:rsid w:val="00CC067A"/>
    <w:rsid w:val="00CC0AD7"/>
    <w:rsid w:val="00CC0F66"/>
    <w:rsid w:val="00CC0FDE"/>
    <w:rsid w:val="00CC171C"/>
    <w:rsid w:val="00CC1A92"/>
    <w:rsid w:val="00CC1B41"/>
    <w:rsid w:val="00CC1F44"/>
    <w:rsid w:val="00CC2152"/>
    <w:rsid w:val="00CC229C"/>
    <w:rsid w:val="00CC259A"/>
    <w:rsid w:val="00CC2BCB"/>
    <w:rsid w:val="00CC3A54"/>
    <w:rsid w:val="00CC461E"/>
    <w:rsid w:val="00CC4FE2"/>
    <w:rsid w:val="00CC517C"/>
    <w:rsid w:val="00CC52EE"/>
    <w:rsid w:val="00CC547A"/>
    <w:rsid w:val="00CC566B"/>
    <w:rsid w:val="00CC5AC2"/>
    <w:rsid w:val="00CC669A"/>
    <w:rsid w:val="00CC679F"/>
    <w:rsid w:val="00CC690E"/>
    <w:rsid w:val="00CC6D06"/>
    <w:rsid w:val="00CC7BC6"/>
    <w:rsid w:val="00CC7CEE"/>
    <w:rsid w:val="00CC7DB2"/>
    <w:rsid w:val="00CD04D6"/>
    <w:rsid w:val="00CD0698"/>
    <w:rsid w:val="00CD107E"/>
    <w:rsid w:val="00CD10FC"/>
    <w:rsid w:val="00CD12E4"/>
    <w:rsid w:val="00CD1627"/>
    <w:rsid w:val="00CD1A03"/>
    <w:rsid w:val="00CD1A7A"/>
    <w:rsid w:val="00CD1D63"/>
    <w:rsid w:val="00CD2141"/>
    <w:rsid w:val="00CD2246"/>
    <w:rsid w:val="00CD23D9"/>
    <w:rsid w:val="00CD2CF5"/>
    <w:rsid w:val="00CD2FB1"/>
    <w:rsid w:val="00CD3406"/>
    <w:rsid w:val="00CD36FC"/>
    <w:rsid w:val="00CD3B95"/>
    <w:rsid w:val="00CD411B"/>
    <w:rsid w:val="00CD44B7"/>
    <w:rsid w:val="00CD49B0"/>
    <w:rsid w:val="00CD4AC9"/>
    <w:rsid w:val="00CD4BD5"/>
    <w:rsid w:val="00CD4E65"/>
    <w:rsid w:val="00CD4E85"/>
    <w:rsid w:val="00CD5679"/>
    <w:rsid w:val="00CD5B67"/>
    <w:rsid w:val="00CD5C96"/>
    <w:rsid w:val="00CD5D19"/>
    <w:rsid w:val="00CD6366"/>
    <w:rsid w:val="00CD63D8"/>
    <w:rsid w:val="00CD66CB"/>
    <w:rsid w:val="00CD66FC"/>
    <w:rsid w:val="00CD6DB1"/>
    <w:rsid w:val="00CD6E03"/>
    <w:rsid w:val="00CD6E96"/>
    <w:rsid w:val="00CD6EFC"/>
    <w:rsid w:val="00CD6F4A"/>
    <w:rsid w:val="00CD7198"/>
    <w:rsid w:val="00CD71B1"/>
    <w:rsid w:val="00CD75D1"/>
    <w:rsid w:val="00CD78F1"/>
    <w:rsid w:val="00CD7D3A"/>
    <w:rsid w:val="00CD7F9B"/>
    <w:rsid w:val="00CE0131"/>
    <w:rsid w:val="00CE0624"/>
    <w:rsid w:val="00CE0AEE"/>
    <w:rsid w:val="00CE1354"/>
    <w:rsid w:val="00CE1653"/>
    <w:rsid w:val="00CE16B1"/>
    <w:rsid w:val="00CE17BD"/>
    <w:rsid w:val="00CE1F93"/>
    <w:rsid w:val="00CE24B3"/>
    <w:rsid w:val="00CE251B"/>
    <w:rsid w:val="00CE2B71"/>
    <w:rsid w:val="00CE2F50"/>
    <w:rsid w:val="00CE3496"/>
    <w:rsid w:val="00CE34DE"/>
    <w:rsid w:val="00CE3535"/>
    <w:rsid w:val="00CE355E"/>
    <w:rsid w:val="00CE3B7F"/>
    <w:rsid w:val="00CE3E4B"/>
    <w:rsid w:val="00CE3E61"/>
    <w:rsid w:val="00CE4383"/>
    <w:rsid w:val="00CE4725"/>
    <w:rsid w:val="00CE503E"/>
    <w:rsid w:val="00CE5783"/>
    <w:rsid w:val="00CE5CC2"/>
    <w:rsid w:val="00CE63DB"/>
    <w:rsid w:val="00CE6906"/>
    <w:rsid w:val="00CE76A7"/>
    <w:rsid w:val="00CE76D5"/>
    <w:rsid w:val="00CE7C68"/>
    <w:rsid w:val="00CE7C90"/>
    <w:rsid w:val="00CF0148"/>
    <w:rsid w:val="00CF017D"/>
    <w:rsid w:val="00CF023D"/>
    <w:rsid w:val="00CF0385"/>
    <w:rsid w:val="00CF0550"/>
    <w:rsid w:val="00CF0A84"/>
    <w:rsid w:val="00CF0AFC"/>
    <w:rsid w:val="00CF0FA8"/>
    <w:rsid w:val="00CF104C"/>
    <w:rsid w:val="00CF10D8"/>
    <w:rsid w:val="00CF11BB"/>
    <w:rsid w:val="00CF14FC"/>
    <w:rsid w:val="00CF1719"/>
    <w:rsid w:val="00CF1C4F"/>
    <w:rsid w:val="00CF21C3"/>
    <w:rsid w:val="00CF21D7"/>
    <w:rsid w:val="00CF21F5"/>
    <w:rsid w:val="00CF25DE"/>
    <w:rsid w:val="00CF2F42"/>
    <w:rsid w:val="00CF38F9"/>
    <w:rsid w:val="00CF3A9C"/>
    <w:rsid w:val="00CF3C46"/>
    <w:rsid w:val="00CF3DB4"/>
    <w:rsid w:val="00CF3EC5"/>
    <w:rsid w:val="00CF3F0C"/>
    <w:rsid w:val="00CF4096"/>
    <w:rsid w:val="00CF414D"/>
    <w:rsid w:val="00CF4494"/>
    <w:rsid w:val="00CF4844"/>
    <w:rsid w:val="00CF493B"/>
    <w:rsid w:val="00CF5802"/>
    <w:rsid w:val="00CF5DB9"/>
    <w:rsid w:val="00CF67CA"/>
    <w:rsid w:val="00CF6B52"/>
    <w:rsid w:val="00CF6D92"/>
    <w:rsid w:val="00CF6DAA"/>
    <w:rsid w:val="00CF777C"/>
    <w:rsid w:val="00D00090"/>
    <w:rsid w:val="00D000F8"/>
    <w:rsid w:val="00D00586"/>
    <w:rsid w:val="00D0059E"/>
    <w:rsid w:val="00D0069B"/>
    <w:rsid w:val="00D01101"/>
    <w:rsid w:val="00D012EC"/>
    <w:rsid w:val="00D016CC"/>
    <w:rsid w:val="00D01779"/>
    <w:rsid w:val="00D01BD0"/>
    <w:rsid w:val="00D01D90"/>
    <w:rsid w:val="00D01EC0"/>
    <w:rsid w:val="00D01F2F"/>
    <w:rsid w:val="00D021A7"/>
    <w:rsid w:val="00D022E7"/>
    <w:rsid w:val="00D02324"/>
    <w:rsid w:val="00D02563"/>
    <w:rsid w:val="00D0257C"/>
    <w:rsid w:val="00D02712"/>
    <w:rsid w:val="00D02916"/>
    <w:rsid w:val="00D031D3"/>
    <w:rsid w:val="00D041F7"/>
    <w:rsid w:val="00D04332"/>
    <w:rsid w:val="00D04491"/>
    <w:rsid w:val="00D04985"/>
    <w:rsid w:val="00D05194"/>
    <w:rsid w:val="00D05C25"/>
    <w:rsid w:val="00D05F6D"/>
    <w:rsid w:val="00D06186"/>
    <w:rsid w:val="00D06C38"/>
    <w:rsid w:val="00D06C4C"/>
    <w:rsid w:val="00D06C84"/>
    <w:rsid w:val="00D06CD6"/>
    <w:rsid w:val="00D06F86"/>
    <w:rsid w:val="00D07187"/>
    <w:rsid w:val="00D07311"/>
    <w:rsid w:val="00D0758D"/>
    <w:rsid w:val="00D1002B"/>
    <w:rsid w:val="00D10400"/>
    <w:rsid w:val="00D105FA"/>
    <w:rsid w:val="00D10619"/>
    <w:rsid w:val="00D10638"/>
    <w:rsid w:val="00D10752"/>
    <w:rsid w:val="00D1081C"/>
    <w:rsid w:val="00D10A2E"/>
    <w:rsid w:val="00D10AC2"/>
    <w:rsid w:val="00D1119D"/>
    <w:rsid w:val="00D1172F"/>
    <w:rsid w:val="00D12117"/>
    <w:rsid w:val="00D129A3"/>
    <w:rsid w:val="00D12FC1"/>
    <w:rsid w:val="00D13009"/>
    <w:rsid w:val="00D13259"/>
    <w:rsid w:val="00D1343F"/>
    <w:rsid w:val="00D13488"/>
    <w:rsid w:val="00D13981"/>
    <w:rsid w:val="00D13B03"/>
    <w:rsid w:val="00D1410A"/>
    <w:rsid w:val="00D14176"/>
    <w:rsid w:val="00D1476D"/>
    <w:rsid w:val="00D147F0"/>
    <w:rsid w:val="00D151B2"/>
    <w:rsid w:val="00D154F0"/>
    <w:rsid w:val="00D155DB"/>
    <w:rsid w:val="00D15D77"/>
    <w:rsid w:val="00D15E1E"/>
    <w:rsid w:val="00D161DE"/>
    <w:rsid w:val="00D1636A"/>
    <w:rsid w:val="00D1642A"/>
    <w:rsid w:val="00D170C8"/>
    <w:rsid w:val="00D17272"/>
    <w:rsid w:val="00D172C1"/>
    <w:rsid w:val="00D1734A"/>
    <w:rsid w:val="00D1782C"/>
    <w:rsid w:val="00D17895"/>
    <w:rsid w:val="00D17D1A"/>
    <w:rsid w:val="00D17E4D"/>
    <w:rsid w:val="00D20593"/>
    <w:rsid w:val="00D205A5"/>
    <w:rsid w:val="00D206DB"/>
    <w:rsid w:val="00D2107C"/>
    <w:rsid w:val="00D21828"/>
    <w:rsid w:val="00D21EA5"/>
    <w:rsid w:val="00D22518"/>
    <w:rsid w:val="00D228A4"/>
    <w:rsid w:val="00D2315B"/>
    <w:rsid w:val="00D234AD"/>
    <w:rsid w:val="00D23811"/>
    <w:rsid w:val="00D239EE"/>
    <w:rsid w:val="00D23B34"/>
    <w:rsid w:val="00D23B6A"/>
    <w:rsid w:val="00D23D0E"/>
    <w:rsid w:val="00D23EA8"/>
    <w:rsid w:val="00D24324"/>
    <w:rsid w:val="00D24688"/>
    <w:rsid w:val="00D24773"/>
    <w:rsid w:val="00D24989"/>
    <w:rsid w:val="00D24A3A"/>
    <w:rsid w:val="00D24E97"/>
    <w:rsid w:val="00D25082"/>
    <w:rsid w:val="00D259BC"/>
    <w:rsid w:val="00D25F02"/>
    <w:rsid w:val="00D25F47"/>
    <w:rsid w:val="00D261E9"/>
    <w:rsid w:val="00D263EC"/>
    <w:rsid w:val="00D2682A"/>
    <w:rsid w:val="00D26CC2"/>
    <w:rsid w:val="00D2734E"/>
    <w:rsid w:val="00D27520"/>
    <w:rsid w:val="00D27812"/>
    <w:rsid w:val="00D27898"/>
    <w:rsid w:val="00D278F1"/>
    <w:rsid w:val="00D27C94"/>
    <w:rsid w:val="00D27D89"/>
    <w:rsid w:val="00D30775"/>
    <w:rsid w:val="00D307C3"/>
    <w:rsid w:val="00D309C7"/>
    <w:rsid w:val="00D30B0A"/>
    <w:rsid w:val="00D30D66"/>
    <w:rsid w:val="00D31134"/>
    <w:rsid w:val="00D313E0"/>
    <w:rsid w:val="00D31565"/>
    <w:rsid w:val="00D316AF"/>
    <w:rsid w:val="00D31768"/>
    <w:rsid w:val="00D3186C"/>
    <w:rsid w:val="00D31893"/>
    <w:rsid w:val="00D31A69"/>
    <w:rsid w:val="00D32452"/>
    <w:rsid w:val="00D32543"/>
    <w:rsid w:val="00D32560"/>
    <w:rsid w:val="00D329C5"/>
    <w:rsid w:val="00D32B97"/>
    <w:rsid w:val="00D32BAC"/>
    <w:rsid w:val="00D32E24"/>
    <w:rsid w:val="00D32F5D"/>
    <w:rsid w:val="00D33420"/>
    <w:rsid w:val="00D33919"/>
    <w:rsid w:val="00D33C38"/>
    <w:rsid w:val="00D3400A"/>
    <w:rsid w:val="00D343C2"/>
    <w:rsid w:val="00D347DC"/>
    <w:rsid w:val="00D3484A"/>
    <w:rsid w:val="00D34B9A"/>
    <w:rsid w:val="00D34EE6"/>
    <w:rsid w:val="00D35350"/>
    <w:rsid w:val="00D3563C"/>
    <w:rsid w:val="00D36152"/>
    <w:rsid w:val="00D3616B"/>
    <w:rsid w:val="00D363E9"/>
    <w:rsid w:val="00D36412"/>
    <w:rsid w:val="00D36982"/>
    <w:rsid w:val="00D369E9"/>
    <w:rsid w:val="00D37321"/>
    <w:rsid w:val="00D37A4F"/>
    <w:rsid w:val="00D4036A"/>
    <w:rsid w:val="00D403E0"/>
    <w:rsid w:val="00D4042C"/>
    <w:rsid w:val="00D404C5"/>
    <w:rsid w:val="00D4071F"/>
    <w:rsid w:val="00D409E8"/>
    <w:rsid w:val="00D40BC7"/>
    <w:rsid w:val="00D40C84"/>
    <w:rsid w:val="00D40F41"/>
    <w:rsid w:val="00D41A04"/>
    <w:rsid w:val="00D41AEC"/>
    <w:rsid w:val="00D41CD5"/>
    <w:rsid w:val="00D42755"/>
    <w:rsid w:val="00D427C5"/>
    <w:rsid w:val="00D4322F"/>
    <w:rsid w:val="00D43645"/>
    <w:rsid w:val="00D436E6"/>
    <w:rsid w:val="00D438A5"/>
    <w:rsid w:val="00D43F31"/>
    <w:rsid w:val="00D43FFA"/>
    <w:rsid w:val="00D44149"/>
    <w:rsid w:val="00D442BF"/>
    <w:rsid w:val="00D44377"/>
    <w:rsid w:val="00D4447D"/>
    <w:rsid w:val="00D44C09"/>
    <w:rsid w:val="00D44E2B"/>
    <w:rsid w:val="00D45042"/>
    <w:rsid w:val="00D458C0"/>
    <w:rsid w:val="00D45AA3"/>
    <w:rsid w:val="00D45ABF"/>
    <w:rsid w:val="00D45AEA"/>
    <w:rsid w:val="00D46120"/>
    <w:rsid w:val="00D461BE"/>
    <w:rsid w:val="00D463FA"/>
    <w:rsid w:val="00D46D3E"/>
    <w:rsid w:val="00D4736D"/>
    <w:rsid w:val="00D474D9"/>
    <w:rsid w:val="00D475BD"/>
    <w:rsid w:val="00D478D1"/>
    <w:rsid w:val="00D47B7C"/>
    <w:rsid w:val="00D47BDB"/>
    <w:rsid w:val="00D47C28"/>
    <w:rsid w:val="00D50336"/>
    <w:rsid w:val="00D50909"/>
    <w:rsid w:val="00D50924"/>
    <w:rsid w:val="00D50FE4"/>
    <w:rsid w:val="00D5164F"/>
    <w:rsid w:val="00D5183A"/>
    <w:rsid w:val="00D51B86"/>
    <w:rsid w:val="00D51C03"/>
    <w:rsid w:val="00D524DD"/>
    <w:rsid w:val="00D525F6"/>
    <w:rsid w:val="00D52A67"/>
    <w:rsid w:val="00D52D27"/>
    <w:rsid w:val="00D52D6E"/>
    <w:rsid w:val="00D53F28"/>
    <w:rsid w:val="00D53F59"/>
    <w:rsid w:val="00D54536"/>
    <w:rsid w:val="00D54A48"/>
    <w:rsid w:val="00D54CDA"/>
    <w:rsid w:val="00D55EF4"/>
    <w:rsid w:val="00D56232"/>
    <w:rsid w:val="00D56429"/>
    <w:rsid w:val="00D568B0"/>
    <w:rsid w:val="00D56DAD"/>
    <w:rsid w:val="00D5732D"/>
    <w:rsid w:val="00D57564"/>
    <w:rsid w:val="00D57B46"/>
    <w:rsid w:val="00D600D6"/>
    <w:rsid w:val="00D605BC"/>
    <w:rsid w:val="00D60780"/>
    <w:rsid w:val="00D6112C"/>
    <w:rsid w:val="00D613D5"/>
    <w:rsid w:val="00D6148E"/>
    <w:rsid w:val="00D614B4"/>
    <w:rsid w:val="00D61601"/>
    <w:rsid w:val="00D6184E"/>
    <w:rsid w:val="00D619F9"/>
    <w:rsid w:val="00D61E23"/>
    <w:rsid w:val="00D61E9B"/>
    <w:rsid w:val="00D6215D"/>
    <w:rsid w:val="00D6218C"/>
    <w:rsid w:val="00D62192"/>
    <w:rsid w:val="00D62282"/>
    <w:rsid w:val="00D625A8"/>
    <w:rsid w:val="00D62943"/>
    <w:rsid w:val="00D62CE2"/>
    <w:rsid w:val="00D62FA7"/>
    <w:rsid w:val="00D636EA"/>
    <w:rsid w:val="00D63BB9"/>
    <w:rsid w:val="00D64157"/>
    <w:rsid w:val="00D641EE"/>
    <w:rsid w:val="00D645C4"/>
    <w:rsid w:val="00D64763"/>
    <w:rsid w:val="00D64BD4"/>
    <w:rsid w:val="00D64E22"/>
    <w:rsid w:val="00D64ED7"/>
    <w:rsid w:val="00D6514E"/>
    <w:rsid w:val="00D65264"/>
    <w:rsid w:val="00D652E6"/>
    <w:rsid w:val="00D656CD"/>
    <w:rsid w:val="00D6600B"/>
    <w:rsid w:val="00D6601A"/>
    <w:rsid w:val="00D6645B"/>
    <w:rsid w:val="00D66952"/>
    <w:rsid w:val="00D67434"/>
    <w:rsid w:val="00D675AD"/>
    <w:rsid w:val="00D70001"/>
    <w:rsid w:val="00D70577"/>
    <w:rsid w:val="00D70C1B"/>
    <w:rsid w:val="00D70E22"/>
    <w:rsid w:val="00D7109D"/>
    <w:rsid w:val="00D7110B"/>
    <w:rsid w:val="00D71263"/>
    <w:rsid w:val="00D712BB"/>
    <w:rsid w:val="00D7130B"/>
    <w:rsid w:val="00D71682"/>
    <w:rsid w:val="00D71783"/>
    <w:rsid w:val="00D71880"/>
    <w:rsid w:val="00D71A01"/>
    <w:rsid w:val="00D71E18"/>
    <w:rsid w:val="00D729A2"/>
    <w:rsid w:val="00D72BF1"/>
    <w:rsid w:val="00D72F52"/>
    <w:rsid w:val="00D734BE"/>
    <w:rsid w:val="00D7367D"/>
    <w:rsid w:val="00D7378F"/>
    <w:rsid w:val="00D73DB3"/>
    <w:rsid w:val="00D740FC"/>
    <w:rsid w:val="00D741DB"/>
    <w:rsid w:val="00D74338"/>
    <w:rsid w:val="00D747D8"/>
    <w:rsid w:val="00D74C00"/>
    <w:rsid w:val="00D75023"/>
    <w:rsid w:val="00D7517A"/>
    <w:rsid w:val="00D755E3"/>
    <w:rsid w:val="00D755E9"/>
    <w:rsid w:val="00D756EB"/>
    <w:rsid w:val="00D75877"/>
    <w:rsid w:val="00D75A41"/>
    <w:rsid w:val="00D75FD2"/>
    <w:rsid w:val="00D762C3"/>
    <w:rsid w:val="00D767C4"/>
    <w:rsid w:val="00D768C4"/>
    <w:rsid w:val="00D76F70"/>
    <w:rsid w:val="00D7756E"/>
    <w:rsid w:val="00D77EED"/>
    <w:rsid w:val="00D80500"/>
    <w:rsid w:val="00D80628"/>
    <w:rsid w:val="00D80F27"/>
    <w:rsid w:val="00D810C6"/>
    <w:rsid w:val="00D81100"/>
    <w:rsid w:val="00D8118F"/>
    <w:rsid w:val="00D81307"/>
    <w:rsid w:val="00D81D29"/>
    <w:rsid w:val="00D8215B"/>
    <w:rsid w:val="00D82348"/>
    <w:rsid w:val="00D8250D"/>
    <w:rsid w:val="00D82623"/>
    <w:rsid w:val="00D827FB"/>
    <w:rsid w:val="00D8299A"/>
    <w:rsid w:val="00D829D7"/>
    <w:rsid w:val="00D82AB3"/>
    <w:rsid w:val="00D83378"/>
    <w:rsid w:val="00D834B5"/>
    <w:rsid w:val="00D8386B"/>
    <w:rsid w:val="00D839F5"/>
    <w:rsid w:val="00D83A22"/>
    <w:rsid w:val="00D83DA9"/>
    <w:rsid w:val="00D84149"/>
    <w:rsid w:val="00D844ED"/>
    <w:rsid w:val="00D8467C"/>
    <w:rsid w:val="00D84765"/>
    <w:rsid w:val="00D848FC"/>
    <w:rsid w:val="00D84BE8"/>
    <w:rsid w:val="00D84E7A"/>
    <w:rsid w:val="00D850F6"/>
    <w:rsid w:val="00D85680"/>
    <w:rsid w:val="00D85BFA"/>
    <w:rsid w:val="00D85C36"/>
    <w:rsid w:val="00D860CE"/>
    <w:rsid w:val="00D86139"/>
    <w:rsid w:val="00D8686D"/>
    <w:rsid w:val="00D8687C"/>
    <w:rsid w:val="00D86EBB"/>
    <w:rsid w:val="00D87644"/>
    <w:rsid w:val="00D87A1E"/>
    <w:rsid w:val="00D900BD"/>
    <w:rsid w:val="00D90119"/>
    <w:rsid w:val="00D90132"/>
    <w:rsid w:val="00D903E9"/>
    <w:rsid w:val="00D90493"/>
    <w:rsid w:val="00D9056F"/>
    <w:rsid w:val="00D90FBA"/>
    <w:rsid w:val="00D90FFF"/>
    <w:rsid w:val="00D910BA"/>
    <w:rsid w:val="00D91D4C"/>
    <w:rsid w:val="00D91E1D"/>
    <w:rsid w:val="00D91FF9"/>
    <w:rsid w:val="00D921A0"/>
    <w:rsid w:val="00D923FA"/>
    <w:rsid w:val="00D9248C"/>
    <w:rsid w:val="00D92D33"/>
    <w:rsid w:val="00D92E9A"/>
    <w:rsid w:val="00D93E3F"/>
    <w:rsid w:val="00D93E9C"/>
    <w:rsid w:val="00D94202"/>
    <w:rsid w:val="00D94466"/>
    <w:rsid w:val="00D94534"/>
    <w:rsid w:val="00D94966"/>
    <w:rsid w:val="00D94985"/>
    <w:rsid w:val="00D94A7B"/>
    <w:rsid w:val="00D94C65"/>
    <w:rsid w:val="00D951AC"/>
    <w:rsid w:val="00D95507"/>
    <w:rsid w:val="00D9555A"/>
    <w:rsid w:val="00D957B9"/>
    <w:rsid w:val="00D958E1"/>
    <w:rsid w:val="00D95A81"/>
    <w:rsid w:val="00D95B28"/>
    <w:rsid w:val="00D95E01"/>
    <w:rsid w:val="00D95FE8"/>
    <w:rsid w:val="00D961F2"/>
    <w:rsid w:val="00D964F4"/>
    <w:rsid w:val="00D96C48"/>
    <w:rsid w:val="00D96EA2"/>
    <w:rsid w:val="00D9766B"/>
    <w:rsid w:val="00D97731"/>
    <w:rsid w:val="00DA00A2"/>
    <w:rsid w:val="00DA075A"/>
    <w:rsid w:val="00DA0C68"/>
    <w:rsid w:val="00DA1059"/>
    <w:rsid w:val="00DA19D9"/>
    <w:rsid w:val="00DA1A6A"/>
    <w:rsid w:val="00DA1D67"/>
    <w:rsid w:val="00DA2500"/>
    <w:rsid w:val="00DA27CE"/>
    <w:rsid w:val="00DA2BC0"/>
    <w:rsid w:val="00DA2C1E"/>
    <w:rsid w:val="00DA2D21"/>
    <w:rsid w:val="00DA2EAD"/>
    <w:rsid w:val="00DA3606"/>
    <w:rsid w:val="00DA379B"/>
    <w:rsid w:val="00DA3A22"/>
    <w:rsid w:val="00DA3F16"/>
    <w:rsid w:val="00DA3FF4"/>
    <w:rsid w:val="00DA4865"/>
    <w:rsid w:val="00DA49A3"/>
    <w:rsid w:val="00DA4C45"/>
    <w:rsid w:val="00DA5446"/>
    <w:rsid w:val="00DA54CC"/>
    <w:rsid w:val="00DA55C6"/>
    <w:rsid w:val="00DA5673"/>
    <w:rsid w:val="00DA58C8"/>
    <w:rsid w:val="00DA5B54"/>
    <w:rsid w:val="00DA5BE6"/>
    <w:rsid w:val="00DA6ACF"/>
    <w:rsid w:val="00DA6D49"/>
    <w:rsid w:val="00DA6E6D"/>
    <w:rsid w:val="00DA72B2"/>
    <w:rsid w:val="00DA7A27"/>
    <w:rsid w:val="00DA7A71"/>
    <w:rsid w:val="00DA7C66"/>
    <w:rsid w:val="00DA7DA3"/>
    <w:rsid w:val="00DA7DA7"/>
    <w:rsid w:val="00DA7E6C"/>
    <w:rsid w:val="00DB033A"/>
    <w:rsid w:val="00DB0475"/>
    <w:rsid w:val="00DB04B0"/>
    <w:rsid w:val="00DB1471"/>
    <w:rsid w:val="00DB1572"/>
    <w:rsid w:val="00DB17DA"/>
    <w:rsid w:val="00DB180F"/>
    <w:rsid w:val="00DB1933"/>
    <w:rsid w:val="00DB1D04"/>
    <w:rsid w:val="00DB22E9"/>
    <w:rsid w:val="00DB2320"/>
    <w:rsid w:val="00DB277B"/>
    <w:rsid w:val="00DB3066"/>
    <w:rsid w:val="00DB37BB"/>
    <w:rsid w:val="00DB381E"/>
    <w:rsid w:val="00DB3EE0"/>
    <w:rsid w:val="00DB3EE1"/>
    <w:rsid w:val="00DB4310"/>
    <w:rsid w:val="00DB4537"/>
    <w:rsid w:val="00DB4568"/>
    <w:rsid w:val="00DB48B7"/>
    <w:rsid w:val="00DB4BEC"/>
    <w:rsid w:val="00DB4CAD"/>
    <w:rsid w:val="00DB4E05"/>
    <w:rsid w:val="00DB5329"/>
    <w:rsid w:val="00DB5638"/>
    <w:rsid w:val="00DB5BC0"/>
    <w:rsid w:val="00DB5D5B"/>
    <w:rsid w:val="00DB5D61"/>
    <w:rsid w:val="00DB63EC"/>
    <w:rsid w:val="00DB690A"/>
    <w:rsid w:val="00DB7216"/>
    <w:rsid w:val="00DB77A8"/>
    <w:rsid w:val="00DB7D69"/>
    <w:rsid w:val="00DB7FAE"/>
    <w:rsid w:val="00DC01D4"/>
    <w:rsid w:val="00DC0360"/>
    <w:rsid w:val="00DC065C"/>
    <w:rsid w:val="00DC06CE"/>
    <w:rsid w:val="00DC0702"/>
    <w:rsid w:val="00DC089F"/>
    <w:rsid w:val="00DC0AD5"/>
    <w:rsid w:val="00DC0CAE"/>
    <w:rsid w:val="00DC0F06"/>
    <w:rsid w:val="00DC0F0F"/>
    <w:rsid w:val="00DC11C3"/>
    <w:rsid w:val="00DC156A"/>
    <w:rsid w:val="00DC1598"/>
    <w:rsid w:val="00DC17A8"/>
    <w:rsid w:val="00DC1907"/>
    <w:rsid w:val="00DC1F82"/>
    <w:rsid w:val="00DC1FA2"/>
    <w:rsid w:val="00DC1FBD"/>
    <w:rsid w:val="00DC2354"/>
    <w:rsid w:val="00DC2BB3"/>
    <w:rsid w:val="00DC2D6D"/>
    <w:rsid w:val="00DC2DBC"/>
    <w:rsid w:val="00DC3BB4"/>
    <w:rsid w:val="00DC3F7A"/>
    <w:rsid w:val="00DC4215"/>
    <w:rsid w:val="00DC421E"/>
    <w:rsid w:val="00DC43C8"/>
    <w:rsid w:val="00DC47F1"/>
    <w:rsid w:val="00DC5557"/>
    <w:rsid w:val="00DC5618"/>
    <w:rsid w:val="00DC5811"/>
    <w:rsid w:val="00DC58DF"/>
    <w:rsid w:val="00DC5AEC"/>
    <w:rsid w:val="00DC5BDA"/>
    <w:rsid w:val="00DC5FD9"/>
    <w:rsid w:val="00DC67CF"/>
    <w:rsid w:val="00DC7002"/>
    <w:rsid w:val="00DC765F"/>
    <w:rsid w:val="00DC7F31"/>
    <w:rsid w:val="00DC7F9C"/>
    <w:rsid w:val="00DD010C"/>
    <w:rsid w:val="00DD025C"/>
    <w:rsid w:val="00DD0513"/>
    <w:rsid w:val="00DD05F4"/>
    <w:rsid w:val="00DD070D"/>
    <w:rsid w:val="00DD07B9"/>
    <w:rsid w:val="00DD07EF"/>
    <w:rsid w:val="00DD0A49"/>
    <w:rsid w:val="00DD0EB4"/>
    <w:rsid w:val="00DD1141"/>
    <w:rsid w:val="00DD14ED"/>
    <w:rsid w:val="00DD1819"/>
    <w:rsid w:val="00DD1A1D"/>
    <w:rsid w:val="00DD20C1"/>
    <w:rsid w:val="00DD2438"/>
    <w:rsid w:val="00DD26DD"/>
    <w:rsid w:val="00DD2844"/>
    <w:rsid w:val="00DD2975"/>
    <w:rsid w:val="00DD2CF5"/>
    <w:rsid w:val="00DD2DC3"/>
    <w:rsid w:val="00DD2EB8"/>
    <w:rsid w:val="00DD2EE7"/>
    <w:rsid w:val="00DD3190"/>
    <w:rsid w:val="00DD331F"/>
    <w:rsid w:val="00DD379C"/>
    <w:rsid w:val="00DD3917"/>
    <w:rsid w:val="00DD3987"/>
    <w:rsid w:val="00DD3A04"/>
    <w:rsid w:val="00DD3BB8"/>
    <w:rsid w:val="00DD452B"/>
    <w:rsid w:val="00DD504F"/>
    <w:rsid w:val="00DD50C5"/>
    <w:rsid w:val="00DD50C9"/>
    <w:rsid w:val="00DD5458"/>
    <w:rsid w:val="00DD5BC7"/>
    <w:rsid w:val="00DD62E4"/>
    <w:rsid w:val="00DD6351"/>
    <w:rsid w:val="00DD6496"/>
    <w:rsid w:val="00DD6695"/>
    <w:rsid w:val="00DD67AC"/>
    <w:rsid w:val="00DD6CB8"/>
    <w:rsid w:val="00DD702D"/>
    <w:rsid w:val="00DD7ACF"/>
    <w:rsid w:val="00DD7C1E"/>
    <w:rsid w:val="00DE034D"/>
    <w:rsid w:val="00DE0E31"/>
    <w:rsid w:val="00DE11D1"/>
    <w:rsid w:val="00DE14BA"/>
    <w:rsid w:val="00DE1700"/>
    <w:rsid w:val="00DE1BF2"/>
    <w:rsid w:val="00DE1EEA"/>
    <w:rsid w:val="00DE1F79"/>
    <w:rsid w:val="00DE1F91"/>
    <w:rsid w:val="00DE23C9"/>
    <w:rsid w:val="00DE23E7"/>
    <w:rsid w:val="00DE241A"/>
    <w:rsid w:val="00DE289D"/>
    <w:rsid w:val="00DE2F0E"/>
    <w:rsid w:val="00DE2F74"/>
    <w:rsid w:val="00DE3626"/>
    <w:rsid w:val="00DE3B05"/>
    <w:rsid w:val="00DE3EA4"/>
    <w:rsid w:val="00DE4051"/>
    <w:rsid w:val="00DE4C4A"/>
    <w:rsid w:val="00DE4EA8"/>
    <w:rsid w:val="00DE528B"/>
    <w:rsid w:val="00DE543E"/>
    <w:rsid w:val="00DE5630"/>
    <w:rsid w:val="00DE5AD5"/>
    <w:rsid w:val="00DE6111"/>
    <w:rsid w:val="00DE7194"/>
    <w:rsid w:val="00DE71E5"/>
    <w:rsid w:val="00DE7223"/>
    <w:rsid w:val="00DE7C9C"/>
    <w:rsid w:val="00DE7FE5"/>
    <w:rsid w:val="00DF09CE"/>
    <w:rsid w:val="00DF0C95"/>
    <w:rsid w:val="00DF129D"/>
    <w:rsid w:val="00DF135A"/>
    <w:rsid w:val="00DF1F35"/>
    <w:rsid w:val="00DF2241"/>
    <w:rsid w:val="00DF2518"/>
    <w:rsid w:val="00DF262A"/>
    <w:rsid w:val="00DF2B35"/>
    <w:rsid w:val="00DF2EB7"/>
    <w:rsid w:val="00DF2ECD"/>
    <w:rsid w:val="00DF3156"/>
    <w:rsid w:val="00DF3379"/>
    <w:rsid w:val="00DF347D"/>
    <w:rsid w:val="00DF37C2"/>
    <w:rsid w:val="00DF4459"/>
    <w:rsid w:val="00DF4616"/>
    <w:rsid w:val="00DF4788"/>
    <w:rsid w:val="00DF49EA"/>
    <w:rsid w:val="00DF4A18"/>
    <w:rsid w:val="00DF4C03"/>
    <w:rsid w:val="00DF54DD"/>
    <w:rsid w:val="00DF5AC1"/>
    <w:rsid w:val="00DF5D7A"/>
    <w:rsid w:val="00DF60BD"/>
    <w:rsid w:val="00DF64E6"/>
    <w:rsid w:val="00DF6A03"/>
    <w:rsid w:val="00DF6C13"/>
    <w:rsid w:val="00DF6EDA"/>
    <w:rsid w:val="00DF716E"/>
    <w:rsid w:val="00DF71A8"/>
    <w:rsid w:val="00DF7231"/>
    <w:rsid w:val="00DF7667"/>
    <w:rsid w:val="00DF77D9"/>
    <w:rsid w:val="00DF7A0E"/>
    <w:rsid w:val="00DF7F58"/>
    <w:rsid w:val="00E00519"/>
    <w:rsid w:val="00E00765"/>
    <w:rsid w:val="00E0147B"/>
    <w:rsid w:val="00E015B4"/>
    <w:rsid w:val="00E018A9"/>
    <w:rsid w:val="00E01A05"/>
    <w:rsid w:val="00E01C6C"/>
    <w:rsid w:val="00E02184"/>
    <w:rsid w:val="00E02B50"/>
    <w:rsid w:val="00E0301F"/>
    <w:rsid w:val="00E0365E"/>
    <w:rsid w:val="00E036CA"/>
    <w:rsid w:val="00E037BF"/>
    <w:rsid w:val="00E03ADB"/>
    <w:rsid w:val="00E03C38"/>
    <w:rsid w:val="00E042A5"/>
    <w:rsid w:val="00E045C0"/>
    <w:rsid w:val="00E04821"/>
    <w:rsid w:val="00E05698"/>
    <w:rsid w:val="00E05D7B"/>
    <w:rsid w:val="00E05D82"/>
    <w:rsid w:val="00E05E16"/>
    <w:rsid w:val="00E05E40"/>
    <w:rsid w:val="00E06173"/>
    <w:rsid w:val="00E062F3"/>
    <w:rsid w:val="00E06605"/>
    <w:rsid w:val="00E06746"/>
    <w:rsid w:val="00E10417"/>
    <w:rsid w:val="00E10A41"/>
    <w:rsid w:val="00E10B9C"/>
    <w:rsid w:val="00E10E7A"/>
    <w:rsid w:val="00E10F1A"/>
    <w:rsid w:val="00E118EE"/>
    <w:rsid w:val="00E1196D"/>
    <w:rsid w:val="00E1197F"/>
    <w:rsid w:val="00E11A9A"/>
    <w:rsid w:val="00E12507"/>
    <w:rsid w:val="00E1257B"/>
    <w:rsid w:val="00E1298A"/>
    <w:rsid w:val="00E12B37"/>
    <w:rsid w:val="00E12BD5"/>
    <w:rsid w:val="00E12E39"/>
    <w:rsid w:val="00E13443"/>
    <w:rsid w:val="00E1355D"/>
    <w:rsid w:val="00E13905"/>
    <w:rsid w:val="00E139B6"/>
    <w:rsid w:val="00E13E9E"/>
    <w:rsid w:val="00E142F5"/>
    <w:rsid w:val="00E14841"/>
    <w:rsid w:val="00E1492F"/>
    <w:rsid w:val="00E15416"/>
    <w:rsid w:val="00E154E1"/>
    <w:rsid w:val="00E15B32"/>
    <w:rsid w:val="00E15CCA"/>
    <w:rsid w:val="00E16184"/>
    <w:rsid w:val="00E16276"/>
    <w:rsid w:val="00E16285"/>
    <w:rsid w:val="00E16CBB"/>
    <w:rsid w:val="00E16F71"/>
    <w:rsid w:val="00E16FCE"/>
    <w:rsid w:val="00E17719"/>
    <w:rsid w:val="00E1777C"/>
    <w:rsid w:val="00E1780E"/>
    <w:rsid w:val="00E17A57"/>
    <w:rsid w:val="00E17B53"/>
    <w:rsid w:val="00E20016"/>
    <w:rsid w:val="00E2010D"/>
    <w:rsid w:val="00E20223"/>
    <w:rsid w:val="00E20336"/>
    <w:rsid w:val="00E20A79"/>
    <w:rsid w:val="00E20BD4"/>
    <w:rsid w:val="00E20ED8"/>
    <w:rsid w:val="00E21082"/>
    <w:rsid w:val="00E2178C"/>
    <w:rsid w:val="00E221C3"/>
    <w:rsid w:val="00E2239A"/>
    <w:rsid w:val="00E22A50"/>
    <w:rsid w:val="00E22D54"/>
    <w:rsid w:val="00E2305B"/>
    <w:rsid w:val="00E23280"/>
    <w:rsid w:val="00E233FA"/>
    <w:rsid w:val="00E23588"/>
    <w:rsid w:val="00E24798"/>
    <w:rsid w:val="00E24BBE"/>
    <w:rsid w:val="00E258ED"/>
    <w:rsid w:val="00E25D3E"/>
    <w:rsid w:val="00E25F29"/>
    <w:rsid w:val="00E260C2"/>
    <w:rsid w:val="00E26358"/>
    <w:rsid w:val="00E2640A"/>
    <w:rsid w:val="00E266C5"/>
    <w:rsid w:val="00E267FE"/>
    <w:rsid w:val="00E26881"/>
    <w:rsid w:val="00E26C49"/>
    <w:rsid w:val="00E276FF"/>
    <w:rsid w:val="00E27D9A"/>
    <w:rsid w:val="00E27E99"/>
    <w:rsid w:val="00E27EDA"/>
    <w:rsid w:val="00E30361"/>
    <w:rsid w:val="00E30723"/>
    <w:rsid w:val="00E309DC"/>
    <w:rsid w:val="00E30AD4"/>
    <w:rsid w:val="00E30AFA"/>
    <w:rsid w:val="00E30C03"/>
    <w:rsid w:val="00E30EBA"/>
    <w:rsid w:val="00E319C6"/>
    <w:rsid w:val="00E31A6E"/>
    <w:rsid w:val="00E31D53"/>
    <w:rsid w:val="00E326E0"/>
    <w:rsid w:val="00E3292E"/>
    <w:rsid w:val="00E332AA"/>
    <w:rsid w:val="00E334CF"/>
    <w:rsid w:val="00E33C5D"/>
    <w:rsid w:val="00E33CF6"/>
    <w:rsid w:val="00E33DE6"/>
    <w:rsid w:val="00E34CAD"/>
    <w:rsid w:val="00E34EC0"/>
    <w:rsid w:val="00E34ECC"/>
    <w:rsid w:val="00E35197"/>
    <w:rsid w:val="00E3528C"/>
    <w:rsid w:val="00E353BF"/>
    <w:rsid w:val="00E35689"/>
    <w:rsid w:val="00E36104"/>
    <w:rsid w:val="00E36574"/>
    <w:rsid w:val="00E3674E"/>
    <w:rsid w:val="00E36BB3"/>
    <w:rsid w:val="00E36F92"/>
    <w:rsid w:val="00E3703D"/>
    <w:rsid w:val="00E3713E"/>
    <w:rsid w:val="00E37157"/>
    <w:rsid w:val="00E37955"/>
    <w:rsid w:val="00E37DF4"/>
    <w:rsid w:val="00E40AD3"/>
    <w:rsid w:val="00E41B33"/>
    <w:rsid w:val="00E41F0C"/>
    <w:rsid w:val="00E42AE3"/>
    <w:rsid w:val="00E43216"/>
    <w:rsid w:val="00E4324C"/>
    <w:rsid w:val="00E4326F"/>
    <w:rsid w:val="00E43379"/>
    <w:rsid w:val="00E434F7"/>
    <w:rsid w:val="00E4353B"/>
    <w:rsid w:val="00E43A20"/>
    <w:rsid w:val="00E44606"/>
    <w:rsid w:val="00E44738"/>
    <w:rsid w:val="00E448B8"/>
    <w:rsid w:val="00E44FAC"/>
    <w:rsid w:val="00E44FB5"/>
    <w:rsid w:val="00E4534B"/>
    <w:rsid w:val="00E4536D"/>
    <w:rsid w:val="00E46087"/>
    <w:rsid w:val="00E460D9"/>
    <w:rsid w:val="00E46919"/>
    <w:rsid w:val="00E46A5F"/>
    <w:rsid w:val="00E46E36"/>
    <w:rsid w:val="00E47027"/>
    <w:rsid w:val="00E4719E"/>
    <w:rsid w:val="00E47324"/>
    <w:rsid w:val="00E47532"/>
    <w:rsid w:val="00E47919"/>
    <w:rsid w:val="00E47C29"/>
    <w:rsid w:val="00E47F88"/>
    <w:rsid w:val="00E50287"/>
    <w:rsid w:val="00E502FB"/>
    <w:rsid w:val="00E507CA"/>
    <w:rsid w:val="00E5117D"/>
    <w:rsid w:val="00E5131A"/>
    <w:rsid w:val="00E51454"/>
    <w:rsid w:val="00E514D5"/>
    <w:rsid w:val="00E5153C"/>
    <w:rsid w:val="00E51905"/>
    <w:rsid w:val="00E519DA"/>
    <w:rsid w:val="00E520A7"/>
    <w:rsid w:val="00E5262D"/>
    <w:rsid w:val="00E529F8"/>
    <w:rsid w:val="00E532FF"/>
    <w:rsid w:val="00E53B6E"/>
    <w:rsid w:val="00E54389"/>
    <w:rsid w:val="00E546AF"/>
    <w:rsid w:val="00E5485F"/>
    <w:rsid w:val="00E548DB"/>
    <w:rsid w:val="00E54F83"/>
    <w:rsid w:val="00E55347"/>
    <w:rsid w:val="00E55829"/>
    <w:rsid w:val="00E55912"/>
    <w:rsid w:val="00E559D8"/>
    <w:rsid w:val="00E55B68"/>
    <w:rsid w:val="00E56067"/>
    <w:rsid w:val="00E56197"/>
    <w:rsid w:val="00E563ED"/>
    <w:rsid w:val="00E567F1"/>
    <w:rsid w:val="00E57451"/>
    <w:rsid w:val="00E575A1"/>
    <w:rsid w:val="00E57EC0"/>
    <w:rsid w:val="00E602C3"/>
    <w:rsid w:val="00E60B8E"/>
    <w:rsid w:val="00E60BDB"/>
    <w:rsid w:val="00E61106"/>
    <w:rsid w:val="00E611F3"/>
    <w:rsid w:val="00E621A1"/>
    <w:rsid w:val="00E62475"/>
    <w:rsid w:val="00E62692"/>
    <w:rsid w:val="00E6301D"/>
    <w:rsid w:val="00E63477"/>
    <w:rsid w:val="00E638AC"/>
    <w:rsid w:val="00E63939"/>
    <w:rsid w:val="00E63A6F"/>
    <w:rsid w:val="00E63B75"/>
    <w:rsid w:val="00E63BD1"/>
    <w:rsid w:val="00E63C94"/>
    <w:rsid w:val="00E64178"/>
    <w:rsid w:val="00E641D5"/>
    <w:rsid w:val="00E644A3"/>
    <w:rsid w:val="00E645BB"/>
    <w:rsid w:val="00E64614"/>
    <w:rsid w:val="00E648D9"/>
    <w:rsid w:val="00E649AF"/>
    <w:rsid w:val="00E64C43"/>
    <w:rsid w:val="00E64CD1"/>
    <w:rsid w:val="00E64DB8"/>
    <w:rsid w:val="00E64F5C"/>
    <w:rsid w:val="00E650BE"/>
    <w:rsid w:val="00E653FF"/>
    <w:rsid w:val="00E656D7"/>
    <w:rsid w:val="00E6589E"/>
    <w:rsid w:val="00E65930"/>
    <w:rsid w:val="00E65CA8"/>
    <w:rsid w:val="00E65E95"/>
    <w:rsid w:val="00E65EC0"/>
    <w:rsid w:val="00E661FE"/>
    <w:rsid w:val="00E66380"/>
    <w:rsid w:val="00E66525"/>
    <w:rsid w:val="00E6658A"/>
    <w:rsid w:val="00E6694B"/>
    <w:rsid w:val="00E66B17"/>
    <w:rsid w:val="00E66EA1"/>
    <w:rsid w:val="00E66ECB"/>
    <w:rsid w:val="00E6744F"/>
    <w:rsid w:val="00E67539"/>
    <w:rsid w:val="00E675F3"/>
    <w:rsid w:val="00E67BF0"/>
    <w:rsid w:val="00E70757"/>
    <w:rsid w:val="00E7091C"/>
    <w:rsid w:val="00E71284"/>
    <w:rsid w:val="00E71B91"/>
    <w:rsid w:val="00E7280D"/>
    <w:rsid w:val="00E728F7"/>
    <w:rsid w:val="00E72D12"/>
    <w:rsid w:val="00E7307F"/>
    <w:rsid w:val="00E73121"/>
    <w:rsid w:val="00E73618"/>
    <w:rsid w:val="00E738CF"/>
    <w:rsid w:val="00E74060"/>
    <w:rsid w:val="00E742AC"/>
    <w:rsid w:val="00E7436D"/>
    <w:rsid w:val="00E74B83"/>
    <w:rsid w:val="00E74CF5"/>
    <w:rsid w:val="00E74D01"/>
    <w:rsid w:val="00E74D47"/>
    <w:rsid w:val="00E74FDD"/>
    <w:rsid w:val="00E7510A"/>
    <w:rsid w:val="00E752DB"/>
    <w:rsid w:val="00E753EC"/>
    <w:rsid w:val="00E758FA"/>
    <w:rsid w:val="00E76492"/>
    <w:rsid w:val="00E76901"/>
    <w:rsid w:val="00E769F6"/>
    <w:rsid w:val="00E769FF"/>
    <w:rsid w:val="00E76A03"/>
    <w:rsid w:val="00E76C8D"/>
    <w:rsid w:val="00E76FA9"/>
    <w:rsid w:val="00E77425"/>
    <w:rsid w:val="00E778CD"/>
    <w:rsid w:val="00E77969"/>
    <w:rsid w:val="00E77B1B"/>
    <w:rsid w:val="00E77F39"/>
    <w:rsid w:val="00E80060"/>
    <w:rsid w:val="00E80151"/>
    <w:rsid w:val="00E80D4D"/>
    <w:rsid w:val="00E8167D"/>
    <w:rsid w:val="00E81F70"/>
    <w:rsid w:val="00E82009"/>
    <w:rsid w:val="00E82798"/>
    <w:rsid w:val="00E82A21"/>
    <w:rsid w:val="00E82FC2"/>
    <w:rsid w:val="00E83505"/>
    <w:rsid w:val="00E83BAB"/>
    <w:rsid w:val="00E83D73"/>
    <w:rsid w:val="00E83F7A"/>
    <w:rsid w:val="00E848B5"/>
    <w:rsid w:val="00E84E57"/>
    <w:rsid w:val="00E85969"/>
    <w:rsid w:val="00E85F0E"/>
    <w:rsid w:val="00E86141"/>
    <w:rsid w:val="00E864F7"/>
    <w:rsid w:val="00E866DE"/>
    <w:rsid w:val="00E8678A"/>
    <w:rsid w:val="00E869DC"/>
    <w:rsid w:val="00E86B21"/>
    <w:rsid w:val="00E8738D"/>
    <w:rsid w:val="00E875CC"/>
    <w:rsid w:val="00E903BA"/>
    <w:rsid w:val="00E90A14"/>
    <w:rsid w:val="00E90A4F"/>
    <w:rsid w:val="00E90C05"/>
    <w:rsid w:val="00E91131"/>
    <w:rsid w:val="00E911A4"/>
    <w:rsid w:val="00E91B5F"/>
    <w:rsid w:val="00E91E7D"/>
    <w:rsid w:val="00E9217A"/>
    <w:rsid w:val="00E92620"/>
    <w:rsid w:val="00E928E2"/>
    <w:rsid w:val="00E92956"/>
    <w:rsid w:val="00E92B21"/>
    <w:rsid w:val="00E92CC5"/>
    <w:rsid w:val="00E9309E"/>
    <w:rsid w:val="00E931F7"/>
    <w:rsid w:val="00E93696"/>
    <w:rsid w:val="00E936C0"/>
    <w:rsid w:val="00E9386A"/>
    <w:rsid w:val="00E93896"/>
    <w:rsid w:val="00E93A5C"/>
    <w:rsid w:val="00E93CB8"/>
    <w:rsid w:val="00E93CF0"/>
    <w:rsid w:val="00E94167"/>
    <w:rsid w:val="00E9418E"/>
    <w:rsid w:val="00E94452"/>
    <w:rsid w:val="00E945AC"/>
    <w:rsid w:val="00E94699"/>
    <w:rsid w:val="00E948D4"/>
    <w:rsid w:val="00E9491A"/>
    <w:rsid w:val="00E94F3C"/>
    <w:rsid w:val="00E9592A"/>
    <w:rsid w:val="00E95B34"/>
    <w:rsid w:val="00E95B7D"/>
    <w:rsid w:val="00E95EE3"/>
    <w:rsid w:val="00E9614D"/>
    <w:rsid w:val="00E96329"/>
    <w:rsid w:val="00E9637C"/>
    <w:rsid w:val="00E967B1"/>
    <w:rsid w:val="00E96841"/>
    <w:rsid w:val="00E96923"/>
    <w:rsid w:val="00E96BFC"/>
    <w:rsid w:val="00E96D3A"/>
    <w:rsid w:val="00E97174"/>
    <w:rsid w:val="00E97329"/>
    <w:rsid w:val="00E974D6"/>
    <w:rsid w:val="00E977C4"/>
    <w:rsid w:val="00E97C08"/>
    <w:rsid w:val="00EA06E7"/>
    <w:rsid w:val="00EA0BA6"/>
    <w:rsid w:val="00EA0C80"/>
    <w:rsid w:val="00EA0D46"/>
    <w:rsid w:val="00EA168A"/>
    <w:rsid w:val="00EA176A"/>
    <w:rsid w:val="00EA17E7"/>
    <w:rsid w:val="00EA1871"/>
    <w:rsid w:val="00EA1A70"/>
    <w:rsid w:val="00EA1DD2"/>
    <w:rsid w:val="00EA1FE7"/>
    <w:rsid w:val="00EA22E6"/>
    <w:rsid w:val="00EA28F9"/>
    <w:rsid w:val="00EA2A5A"/>
    <w:rsid w:val="00EA2C0E"/>
    <w:rsid w:val="00EA2E1C"/>
    <w:rsid w:val="00EA328C"/>
    <w:rsid w:val="00EA38B4"/>
    <w:rsid w:val="00EA39D5"/>
    <w:rsid w:val="00EA3CC0"/>
    <w:rsid w:val="00EA3DD6"/>
    <w:rsid w:val="00EA3F87"/>
    <w:rsid w:val="00EA49C8"/>
    <w:rsid w:val="00EA4CBB"/>
    <w:rsid w:val="00EA5184"/>
    <w:rsid w:val="00EA5272"/>
    <w:rsid w:val="00EA5B4F"/>
    <w:rsid w:val="00EA60C7"/>
    <w:rsid w:val="00EA6A20"/>
    <w:rsid w:val="00EA6B76"/>
    <w:rsid w:val="00EA6CB6"/>
    <w:rsid w:val="00EA7877"/>
    <w:rsid w:val="00EA7929"/>
    <w:rsid w:val="00EA7B93"/>
    <w:rsid w:val="00EA7D80"/>
    <w:rsid w:val="00EA7F81"/>
    <w:rsid w:val="00EA7F96"/>
    <w:rsid w:val="00EB0661"/>
    <w:rsid w:val="00EB13F6"/>
    <w:rsid w:val="00EB1570"/>
    <w:rsid w:val="00EB177D"/>
    <w:rsid w:val="00EB188D"/>
    <w:rsid w:val="00EB199B"/>
    <w:rsid w:val="00EB1A56"/>
    <w:rsid w:val="00EB1DC3"/>
    <w:rsid w:val="00EB1ECB"/>
    <w:rsid w:val="00EB26B4"/>
    <w:rsid w:val="00EB2951"/>
    <w:rsid w:val="00EB2AD4"/>
    <w:rsid w:val="00EB303A"/>
    <w:rsid w:val="00EB3861"/>
    <w:rsid w:val="00EB38C0"/>
    <w:rsid w:val="00EB43F6"/>
    <w:rsid w:val="00EB463E"/>
    <w:rsid w:val="00EB4FA7"/>
    <w:rsid w:val="00EB5228"/>
    <w:rsid w:val="00EB525B"/>
    <w:rsid w:val="00EB52BE"/>
    <w:rsid w:val="00EB5419"/>
    <w:rsid w:val="00EB55A3"/>
    <w:rsid w:val="00EB58FB"/>
    <w:rsid w:val="00EB5DDC"/>
    <w:rsid w:val="00EB604C"/>
    <w:rsid w:val="00EB6662"/>
    <w:rsid w:val="00EB67A2"/>
    <w:rsid w:val="00EB6895"/>
    <w:rsid w:val="00EB6AE7"/>
    <w:rsid w:val="00EB6E00"/>
    <w:rsid w:val="00EB7295"/>
    <w:rsid w:val="00EB75CB"/>
    <w:rsid w:val="00EB7819"/>
    <w:rsid w:val="00EB7910"/>
    <w:rsid w:val="00EB79C4"/>
    <w:rsid w:val="00EB7C1B"/>
    <w:rsid w:val="00EB7EBB"/>
    <w:rsid w:val="00EC0320"/>
    <w:rsid w:val="00EC0873"/>
    <w:rsid w:val="00EC0A9C"/>
    <w:rsid w:val="00EC11B7"/>
    <w:rsid w:val="00EC12E8"/>
    <w:rsid w:val="00EC14A1"/>
    <w:rsid w:val="00EC1611"/>
    <w:rsid w:val="00EC1D6C"/>
    <w:rsid w:val="00EC2A04"/>
    <w:rsid w:val="00EC328E"/>
    <w:rsid w:val="00EC32AE"/>
    <w:rsid w:val="00EC345B"/>
    <w:rsid w:val="00EC35B8"/>
    <w:rsid w:val="00EC3875"/>
    <w:rsid w:val="00EC398D"/>
    <w:rsid w:val="00EC3C93"/>
    <w:rsid w:val="00EC4F4A"/>
    <w:rsid w:val="00EC50B0"/>
    <w:rsid w:val="00EC550A"/>
    <w:rsid w:val="00EC58B1"/>
    <w:rsid w:val="00EC5DB5"/>
    <w:rsid w:val="00EC61B8"/>
    <w:rsid w:val="00EC63ED"/>
    <w:rsid w:val="00EC6467"/>
    <w:rsid w:val="00EC678C"/>
    <w:rsid w:val="00EC6816"/>
    <w:rsid w:val="00EC691A"/>
    <w:rsid w:val="00EC6953"/>
    <w:rsid w:val="00EC6B3F"/>
    <w:rsid w:val="00EC7070"/>
    <w:rsid w:val="00EC7620"/>
    <w:rsid w:val="00EC77C8"/>
    <w:rsid w:val="00ED02CE"/>
    <w:rsid w:val="00ED05B0"/>
    <w:rsid w:val="00ED0D23"/>
    <w:rsid w:val="00ED0EF1"/>
    <w:rsid w:val="00ED1108"/>
    <w:rsid w:val="00ED17A4"/>
    <w:rsid w:val="00ED202C"/>
    <w:rsid w:val="00ED21F2"/>
    <w:rsid w:val="00ED234D"/>
    <w:rsid w:val="00ED23C5"/>
    <w:rsid w:val="00ED23E3"/>
    <w:rsid w:val="00ED272C"/>
    <w:rsid w:val="00ED2B31"/>
    <w:rsid w:val="00ED33FC"/>
    <w:rsid w:val="00ED3668"/>
    <w:rsid w:val="00ED3683"/>
    <w:rsid w:val="00ED3AB2"/>
    <w:rsid w:val="00ED3B26"/>
    <w:rsid w:val="00ED3D2D"/>
    <w:rsid w:val="00ED3D7B"/>
    <w:rsid w:val="00ED4141"/>
    <w:rsid w:val="00ED453A"/>
    <w:rsid w:val="00ED4C5A"/>
    <w:rsid w:val="00ED4C9C"/>
    <w:rsid w:val="00ED4EE5"/>
    <w:rsid w:val="00ED50D9"/>
    <w:rsid w:val="00ED519B"/>
    <w:rsid w:val="00ED5445"/>
    <w:rsid w:val="00ED5889"/>
    <w:rsid w:val="00ED5C33"/>
    <w:rsid w:val="00ED5D29"/>
    <w:rsid w:val="00ED6416"/>
    <w:rsid w:val="00ED643D"/>
    <w:rsid w:val="00ED67B8"/>
    <w:rsid w:val="00ED69FA"/>
    <w:rsid w:val="00ED75D1"/>
    <w:rsid w:val="00ED761B"/>
    <w:rsid w:val="00ED7A6B"/>
    <w:rsid w:val="00ED7C09"/>
    <w:rsid w:val="00ED7C65"/>
    <w:rsid w:val="00EE0279"/>
    <w:rsid w:val="00EE0937"/>
    <w:rsid w:val="00EE0A79"/>
    <w:rsid w:val="00EE0DED"/>
    <w:rsid w:val="00EE1454"/>
    <w:rsid w:val="00EE1706"/>
    <w:rsid w:val="00EE191C"/>
    <w:rsid w:val="00EE1AAA"/>
    <w:rsid w:val="00EE1B66"/>
    <w:rsid w:val="00EE1B98"/>
    <w:rsid w:val="00EE1F4A"/>
    <w:rsid w:val="00EE2430"/>
    <w:rsid w:val="00EE2732"/>
    <w:rsid w:val="00EE28CC"/>
    <w:rsid w:val="00EE2CF3"/>
    <w:rsid w:val="00EE2CFA"/>
    <w:rsid w:val="00EE2D00"/>
    <w:rsid w:val="00EE354F"/>
    <w:rsid w:val="00EE3601"/>
    <w:rsid w:val="00EE3820"/>
    <w:rsid w:val="00EE395B"/>
    <w:rsid w:val="00EE3DA6"/>
    <w:rsid w:val="00EE499D"/>
    <w:rsid w:val="00EE4DB1"/>
    <w:rsid w:val="00EE52C6"/>
    <w:rsid w:val="00EE5EB3"/>
    <w:rsid w:val="00EE5EF2"/>
    <w:rsid w:val="00EE614C"/>
    <w:rsid w:val="00EE6F30"/>
    <w:rsid w:val="00EE739D"/>
    <w:rsid w:val="00EE77CB"/>
    <w:rsid w:val="00EF0786"/>
    <w:rsid w:val="00EF0BB9"/>
    <w:rsid w:val="00EF0EC7"/>
    <w:rsid w:val="00EF0F27"/>
    <w:rsid w:val="00EF13BC"/>
    <w:rsid w:val="00EF1492"/>
    <w:rsid w:val="00EF16CC"/>
    <w:rsid w:val="00EF2056"/>
    <w:rsid w:val="00EF242E"/>
    <w:rsid w:val="00EF2718"/>
    <w:rsid w:val="00EF274C"/>
    <w:rsid w:val="00EF2950"/>
    <w:rsid w:val="00EF2967"/>
    <w:rsid w:val="00EF2A83"/>
    <w:rsid w:val="00EF34D6"/>
    <w:rsid w:val="00EF3677"/>
    <w:rsid w:val="00EF3746"/>
    <w:rsid w:val="00EF3B71"/>
    <w:rsid w:val="00EF3EB3"/>
    <w:rsid w:val="00EF3F8F"/>
    <w:rsid w:val="00EF432F"/>
    <w:rsid w:val="00EF44A5"/>
    <w:rsid w:val="00EF4990"/>
    <w:rsid w:val="00EF5400"/>
    <w:rsid w:val="00EF59AF"/>
    <w:rsid w:val="00EF6033"/>
    <w:rsid w:val="00EF61AE"/>
    <w:rsid w:val="00EF6235"/>
    <w:rsid w:val="00EF6E37"/>
    <w:rsid w:val="00EF714C"/>
    <w:rsid w:val="00EF7204"/>
    <w:rsid w:val="00EF776D"/>
    <w:rsid w:val="00EF77FA"/>
    <w:rsid w:val="00EF7A4D"/>
    <w:rsid w:val="00EF7E71"/>
    <w:rsid w:val="00EF7EE4"/>
    <w:rsid w:val="00F000AE"/>
    <w:rsid w:val="00F00564"/>
    <w:rsid w:val="00F00704"/>
    <w:rsid w:val="00F00A15"/>
    <w:rsid w:val="00F00BE8"/>
    <w:rsid w:val="00F00D9C"/>
    <w:rsid w:val="00F00F9F"/>
    <w:rsid w:val="00F01135"/>
    <w:rsid w:val="00F0148E"/>
    <w:rsid w:val="00F016CF"/>
    <w:rsid w:val="00F02B61"/>
    <w:rsid w:val="00F03447"/>
    <w:rsid w:val="00F03752"/>
    <w:rsid w:val="00F039FD"/>
    <w:rsid w:val="00F03A3A"/>
    <w:rsid w:val="00F03EA9"/>
    <w:rsid w:val="00F03FB5"/>
    <w:rsid w:val="00F041BC"/>
    <w:rsid w:val="00F0426B"/>
    <w:rsid w:val="00F04C78"/>
    <w:rsid w:val="00F04F07"/>
    <w:rsid w:val="00F0509C"/>
    <w:rsid w:val="00F051AF"/>
    <w:rsid w:val="00F0540F"/>
    <w:rsid w:val="00F05658"/>
    <w:rsid w:val="00F05A91"/>
    <w:rsid w:val="00F064DB"/>
    <w:rsid w:val="00F066D2"/>
    <w:rsid w:val="00F0671B"/>
    <w:rsid w:val="00F06DC7"/>
    <w:rsid w:val="00F06FC6"/>
    <w:rsid w:val="00F07023"/>
    <w:rsid w:val="00F07107"/>
    <w:rsid w:val="00F072A5"/>
    <w:rsid w:val="00F073AE"/>
    <w:rsid w:val="00F075B4"/>
    <w:rsid w:val="00F07603"/>
    <w:rsid w:val="00F07AA4"/>
    <w:rsid w:val="00F07D77"/>
    <w:rsid w:val="00F07E41"/>
    <w:rsid w:val="00F10103"/>
    <w:rsid w:val="00F103D1"/>
    <w:rsid w:val="00F10788"/>
    <w:rsid w:val="00F1099A"/>
    <w:rsid w:val="00F11443"/>
    <w:rsid w:val="00F114DB"/>
    <w:rsid w:val="00F118A1"/>
    <w:rsid w:val="00F11BAB"/>
    <w:rsid w:val="00F11BED"/>
    <w:rsid w:val="00F12517"/>
    <w:rsid w:val="00F1255D"/>
    <w:rsid w:val="00F133A7"/>
    <w:rsid w:val="00F137A3"/>
    <w:rsid w:val="00F14C2A"/>
    <w:rsid w:val="00F14D0A"/>
    <w:rsid w:val="00F15051"/>
    <w:rsid w:val="00F15103"/>
    <w:rsid w:val="00F15195"/>
    <w:rsid w:val="00F153FF"/>
    <w:rsid w:val="00F15605"/>
    <w:rsid w:val="00F161CA"/>
    <w:rsid w:val="00F164A8"/>
    <w:rsid w:val="00F16926"/>
    <w:rsid w:val="00F16950"/>
    <w:rsid w:val="00F169C6"/>
    <w:rsid w:val="00F16A5D"/>
    <w:rsid w:val="00F16AC0"/>
    <w:rsid w:val="00F171EA"/>
    <w:rsid w:val="00F1741F"/>
    <w:rsid w:val="00F17A15"/>
    <w:rsid w:val="00F17B48"/>
    <w:rsid w:val="00F17B82"/>
    <w:rsid w:val="00F17F55"/>
    <w:rsid w:val="00F2016F"/>
    <w:rsid w:val="00F205C6"/>
    <w:rsid w:val="00F206BF"/>
    <w:rsid w:val="00F208C2"/>
    <w:rsid w:val="00F209BC"/>
    <w:rsid w:val="00F20B94"/>
    <w:rsid w:val="00F20EAE"/>
    <w:rsid w:val="00F21209"/>
    <w:rsid w:val="00F217A8"/>
    <w:rsid w:val="00F221E9"/>
    <w:rsid w:val="00F22C6F"/>
    <w:rsid w:val="00F239FE"/>
    <w:rsid w:val="00F23C94"/>
    <w:rsid w:val="00F23DE4"/>
    <w:rsid w:val="00F243DE"/>
    <w:rsid w:val="00F24529"/>
    <w:rsid w:val="00F2473B"/>
    <w:rsid w:val="00F2492C"/>
    <w:rsid w:val="00F25422"/>
    <w:rsid w:val="00F25567"/>
    <w:rsid w:val="00F257B6"/>
    <w:rsid w:val="00F258ED"/>
    <w:rsid w:val="00F2597C"/>
    <w:rsid w:val="00F2599D"/>
    <w:rsid w:val="00F25AF6"/>
    <w:rsid w:val="00F260AA"/>
    <w:rsid w:val="00F26507"/>
    <w:rsid w:val="00F26558"/>
    <w:rsid w:val="00F27018"/>
    <w:rsid w:val="00F270BC"/>
    <w:rsid w:val="00F271DC"/>
    <w:rsid w:val="00F271FE"/>
    <w:rsid w:val="00F2726F"/>
    <w:rsid w:val="00F27771"/>
    <w:rsid w:val="00F279AE"/>
    <w:rsid w:val="00F27ABF"/>
    <w:rsid w:val="00F27D54"/>
    <w:rsid w:val="00F27DEA"/>
    <w:rsid w:val="00F30417"/>
    <w:rsid w:val="00F30970"/>
    <w:rsid w:val="00F309F6"/>
    <w:rsid w:val="00F30EC6"/>
    <w:rsid w:val="00F3139A"/>
    <w:rsid w:val="00F315FC"/>
    <w:rsid w:val="00F31647"/>
    <w:rsid w:val="00F31717"/>
    <w:rsid w:val="00F317AF"/>
    <w:rsid w:val="00F31DD5"/>
    <w:rsid w:val="00F31FD2"/>
    <w:rsid w:val="00F32108"/>
    <w:rsid w:val="00F325B8"/>
    <w:rsid w:val="00F3278F"/>
    <w:rsid w:val="00F3282D"/>
    <w:rsid w:val="00F32973"/>
    <w:rsid w:val="00F32A41"/>
    <w:rsid w:val="00F32B6F"/>
    <w:rsid w:val="00F32BD9"/>
    <w:rsid w:val="00F32E07"/>
    <w:rsid w:val="00F32F29"/>
    <w:rsid w:val="00F33DA1"/>
    <w:rsid w:val="00F3443D"/>
    <w:rsid w:val="00F34AFF"/>
    <w:rsid w:val="00F3504D"/>
    <w:rsid w:val="00F3527F"/>
    <w:rsid w:val="00F357F3"/>
    <w:rsid w:val="00F3583E"/>
    <w:rsid w:val="00F358E9"/>
    <w:rsid w:val="00F35995"/>
    <w:rsid w:val="00F35BDE"/>
    <w:rsid w:val="00F36E8D"/>
    <w:rsid w:val="00F370F8"/>
    <w:rsid w:val="00F37175"/>
    <w:rsid w:val="00F37C22"/>
    <w:rsid w:val="00F37D24"/>
    <w:rsid w:val="00F37D92"/>
    <w:rsid w:val="00F37E98"/>
    <w:rsid w:val="00F404A5"/>
    <w:rsid w:val="00F40A1C"/>
    <w:rsid w:val="00F40BCD"/>
    <w:rsid w:val="00F40C3B"/>
    <w:rsid w:val="00F40C40"/>
    <w:rsid w:val="00F40FAE"/>
    <w:rsid w:val="00F41257"/>
    <w:rsid w:val="00F41402"/>
    <w:rsid w:val="00F418A9"/>
    <w:rsid w:val="00F41BA0"/>
    <w:rsid w:val="00F42653"/>
    <w:rsid w:val="00F428B8"/>
    <w:rsid w:val="00F435BA"/>
    <w:rsid w:val="00F43EF9"/>
    <w:rsid w:val="00F43F6F"/>
    <w:rsid w:val="00F44087"/>
    <w:rsid w:val="00F44110"/>
    <w:rsid w:val="00F4468C"/>
    <w:rsid w:val="00F4476F"/>
    <w:rsid w:val="00F44E5D"/>
    <w:rsid w:val="00F45479"/>
    <w:rsid w:val="00F45931"/>
    <w:rsid w:val="00F46662"/>
    <w:rsid w:val="00F46718"/>
    <w:rsid w:val="00F46CA5"/>
    <w:rsid w:val="00F47A42"/>
    <w:rsid w:val="00F47BD8"/>
    <w:rsid w:val="00F47EC1"/>
    <w:rsid w:val="00F5048E"/>
    <w:rsid w:val="00F505DC"/>
    <w:rsid w:val="00F50621"/>
    <w:rsid w:val="00F507EC"/>
    <w:rsid w:val="00F50C2B"/>
    <w:rsid w:val="00F511BF"/>
    <w:rsid w:val="00F5155A"/>
    <w:rsid w:val="00F517F2"/>
    <w:rsid w:val="00F51BBC"/>
    <w:rsid w:val="00F52043"/>
    <w:rsid w:val="00F5206C"/>
    <w:rsid w:val="00F526DC"/>
    <w:rsid w:val="00F52A8C"/>
    <w:rsid w:val="00F52FE1"/>
    <w:rsid w:val="00F52FEF"/>
    <w:rsid w:val="00F53008"/>
    <w:rsid w:val="00F535AA"/>
    <w:rsid w:val="00F535CD"/>
    <w:rsid w:val="00F5400B"/>
    <w:rsid w:val="00F54153"/>
    <w:rsid w:val="00F54428"/>
    <w:rsid w:val="00F54472"/>
    <w:rsid w:val="00F54AA4"/>
    <w:rsid w:val="00F55569"/>
    <w:rsid w:val="00F55727"/>
    <w:rsid w:val="00F55A13"/>
    <w:rsid w:val="00F56113"/>
    <w:rsid w:val="00F562F2"/>
    <w:rsid w:val="00F564ED"/>
    <w:rsid w:val="00F5698B"/>
    <w:rsid w:val="00F56A12"/>
    <w:rsid w:val="00F56BCF"/>
    <w:rsid w:val="00F56E6B"/>
    <w:rsid w:val="00F57075"/>
    <w:rsid w:val="00F57A33"/>
    <w:rsid w:val="00F57A8C"/>
    <w:rsid w:val="00F60143"/>
    <w:rsid w:val="00F605AB"/>
    <w:rsid w:val="00F605CD"/>
    <w:rsid w:val="00F60C12"/>
    <w:rsid w:val="00F6120F"/>
    <w:rsid w:val="00F612E1"/>
    <w:rsid w:val="00F6137E"/>
    <w:rsid w:val="00F62075"/>
    <w:rsid w:val="00F63683"/>
    <w:rsid w:val="00F63ADB"/>
    <w:rsid w:val="00F63BCA"/>
    <w:rsid w:val="00F63D56"/>
    <w:rsid w:val="00F64B76"/>
    <w:rsid w:val="00F6562C"/>
    <w:rsid w:val="00F65636"/>
    <w:rsid w:val="00F65BC8"/>
    <w:rsid w:val="00F65BFC"/>
    <w:rsid w:val="00F65D65"/>
    <w:rsid w:val="00F66535"/>
    <w:rsid w:val="00F66570"/>
    <w:rsid w:val="00F66B47"/>
    <w:rsid w:val="00F66D07"/>
    <w:rsid w:val="00F66EA6"/>
    <w:rsid w:val="00F66EBA"/>
    <w:rsid w:val="00F6719C"/>
    <w:rsid w:val="00F6764E"/>
    <w:rsid w:val="00F67B09"/>
    <w:rsid w:val="00F67B10"/>
    <w:rsid w:val="00F702A1"/>
    <w:rsid w:val="00F7087E"/>
    <w:rsid w:val="00F715CF"/>
    <w:rsid w:val="00F717A4"/>
    <w:rsid w:val="00F71A82"/>
    <w:rsid w:val="00F71B69"/>
    <w:rsid w:val="00F71DB6"/>
    <w:rsid w:val="00F72334"/>
    <w:rsid w:val="00F723AB"/>
    <w:rsid w:val="00F72535"/>
    <w:rsid w:val="00F72986"/>
    <w:rsid w:val="00F72FB2"/>
    <w:rsid w:val="00F73742"/>
    <w:rsid w:val="00F73949"/>
    <w:rsid w:val="00F73AD6"/>
    <w:rsid w:val="00F73CB4"/>
    <w:rsid w:val="00F73F9A"/>
    <w:rsid w:val="00F745E0"/>
    <w:rsid w:val="00F74A92"/>
    <w:rsid w:val="00F74B28"/>
    <w:rsid w:val="00F74CAD"/>
    <w:rsid w:val="00F74D1F"/>
    <w:rsid w:val="00F74E0C"/>
    <w:rsid w:val="00F754FD"/>
    <w:rsid w:val="00F7550B"/>
    <w:rsid w:val="00F756F0"/>
    <w:rsid w:val="00F758E6"/>
    <w:rsid w:val="00F75A8E"/>
    <w:rsid w:val="00F7642A"/>
    <w:rsid w:val="00F76442"/>
    <w:rsid w:val="00F7656D"/>
    <w:rsid w:val="00F767D1"/>
    <w:rsid w:val="00F76AC8"/>
    <w:rsid w:val="00F76B73"/>
    <w:rsid w:val="00F76DEC"/>
    <w:rsid w:val="00F76FBB"/>
    <w:rsid w:val="00F76FEA"/>
    <w:rsid w:val="00F77049"/>
    <w:rsid w:val="00F77826"/>
    <w:rsid w:val="00F77CA9"/>
    <w:rsid w:val="00F77D3C"/>
    <w:rsid w:val="00F801C7"/>
    <w:rsid w:val="00F805F1"/>
    <w:rsid w:val="00F808B7"/>
    <w:rsid w:val="00F812EC"/>
    <w:rsid w:val="00F813DF"/>
    <w:rsid w:val="00F817FA"/>
    <w:rsid w:val="00F81DCE"/>
    <w:rsid w:val="00F81FF6"/>
    <w:rsid w:val="00F82112"/>
    <w:rsid w:val="00F823AA"/>
    <w:rsid w:val="00F826A6"/>
    <w:rsid w:val="00F827BE"/>
    <w:rsid w:val="00F82903"/>
    <w:rsid w:val="00F830E5"/>
    <w:rsid w:val="00F83880"/>
    <w:rsid w:val="00F8396C"/>
    <w:rsid w:val="00F841DD"/>
    <w:rsid w:val="00F84632"/>
    <w:rsid w:val="00F847BC"/>
    <w:rsid w:val="00F84828"/>
    <w:rsid w:val="00F8483F"/>
    <w:rsid w:val="00F84861"/>
    <w:rsid w:val="00F84955"/>
    <w:rsid w:val="00F84AB8"/>
    <w:rsid w:val="00F84AD6"/>
    <w:rsid w:val="00F84EBA"/>
    <w:rsid w:val="00F84EF3"/>
    <w:rsid w:val="00F85843"/>
    <w:rsid w:val="00F859AF"/>
    <w:rsid w:val="00F85D48"/>
    <w:rsid w:val="00F85EF9"/>
    <w:rsid w:val="00F86065"/>
    <w:rsid w:val="00F8659C"/>
    <w:rsid w:val="00F869E0"/>
    <w:rsid w:val="00F873D7"/>
    <w:rsid w:val="00F876B3"/>
    <w:rsid w:val="00F87870"/>
    <w:rsid w:val="00F87CF5"/>
    <w:rsid w:val="00F904E1"/>
    <w:rsid w:val="00F9056B"/>
    <w:rsid w:val="00F90ABF"/>
    <w:rsid w:val="00F90B67"/>
    <w:rsid w:val="00F90E4E"/>
    <w:rsid w:val="00F918C9"/>
    <w:rsid w:val="00F91AF8"/>
    <w:rsid w:val="00F91DB5"/>
    <w:rsid w:val="00F93931"/>
    <w:rsid w:val="00F93D1A"/>
    <w:rsid w:val="00F94022"/>
    <w:rsid w:val="00F9420C"/>
    <w:rsid w:val="00F944E6"/>
    <w:rsid w:val="00F95974"/>
    <w:rsid w:val="00F95F63"/>
    <w:rsid w:val="00F9616B"/>
    <w:rsid w:val="00F96196"/>
    <w:rsid w:val="00F96253"/>
    <w:rsid w:val="00F96A4D"/>
    <w:rsid w:val="00F96BA9"/>
    <w:rsid w:val="00F96BF2"/>
    <w:rsid w:val="00F96DB4"/>
    <w:rsid w:val="00F96DE2"/>
    <w:rsid w:val="00F96EDA"/>
    <w:rsid w:val="00F972B0"/>
    <w:rsid w:val="00F97369"/>
    <w:rsid w:val="00F973B4"/>
    <w:rsid w:val="00F97983"/>
    <w:rsid w:val="00F97A01"/>
    <w:rsid w:val="00F97BF1"/>
    <w:rsid w:val="00F97EA9"/>
    <w:rsid w:val="00FA0570"/>
    <w:rsid w:val="00FA078E"/>
    <w:rsid w:val="00FA07CD"/>
    <w:rsid w:val="00FA0A9F"/>
    <w:rsid w:val="00FA0EB9"/>
    <w:rsid w:val="00FA1240"/>
    <w:rsid w:val="00FA14C8"/>
    <w:rsid w:val="00FA151F"/>
    <w:rsid w:val="00FA189D"/>
    <w:rsid w:val="00FA1D78"/>
    <w:rsid w:val="00FA1E6E"/>
    <w:rsid w:val="00FA1F65"/>
    <w:rsid w:val="00FA213C"/>
    <w:rsid w:val="00FA23E0"/>
    <w:rsid w:val="00FA2856"/>
    <w:rsid w:val="00FA2AA0"/>
    <w:rsid w:val="00FA2C7B"/>
    <w:rsid w:val="00FA2E36"/>
    <w:rsid w:val="00FA3078"/>
    <w:rsid w:val="00FA3435"/>
    <w:rsid w:val="00FA35DB"/>
    <w:rsid w:val="00FA39C0"/>
    <w:rsid w:val="00FA3B46"/>
    <w:rsid w:val="00FA3B80"/>
    <w:rsid w:val="00FA3BAA"/>
    <w:rsid w:val="00FA3CBC"/>
    <w:rsid w:val="00FA423C"/>
    <w:rsid w:val="00FA43ED"/>
    <w:rsid w:val="00FA4BFC"/>
    <w:rsid w:val="00FA4D68"/>
    <w:rsid w:val="00FA4F6B"/>
    <w:rsid w:val="00FA53B9"/>
    <w:rsid w:val="00FA5C21"/>
    <w:rsid w:val="00FA6A68"/>
    <w:rsid w:val="00FA6D9E"/>
    <w:rsid w:val="00FA734C"/>
    <w:rsid w:val="00FA7838"/>
    <w:rsid w:val="00FA7DB0"/>
    <w:rsid w:val="00FA7DB4"/>
    <w:rsid w:val="00FA7DD2"/>
    <w:rsid w:val="00FA7ED8"/>
    <w:rsid w:val="00FA7F93"/>
    <w:rsid w:val="00FB047A"/>
    <w:rsid w:val="00FB0650"/>
    <w:rsid w:val="00FB080D"/>
    <w:rsid w:val="00FB09F9"/>
    <w:rsid w:val="00FB0ACB"/>
    <w:rsid w:val="00FB0D11"/>
    <w:rsid w:val="00FB1290"/>
    <w:rsid w:val="00FB1849"/>
    <w:rsid w:val="00FB1A17"/>
    <w:rsid w:val="00FB1B08"/>
    <w:rsid w:val="00FB1D59"/>
    <w:rsid w:val="00FB218E"/>
    <w:rsid w:val="00FB2258"/>
    <w:rsid w:val="00FB242A"/>
    <w:rsid w:val="00FB25D3"/>
    <w:rsid w:val="00FB2AAC"/>
    <w:rsid w:val="00FB2AF7"/>
    <w:rsid w:val="00FB2F96"/>
    <w:rsid w:val="00FB3A5B"/>
    <w:rsid w:val="00FB434A"/>
    <w:rsid w:val="00FB46AA"/>
    <w:rsid w:val="00FB48B5"/>
    <w:rsid w:val="00FB48F0"/>
    <w:rsid w:val="00FB4A80"/>
    <w:rsid w:val="00FB4F19"/>
    <w:rsid w:val="00FB546E"/>
    <w:rsid w:val="00FB62E3"/>
    <w:rsid w:val="00FB6869"/>
    <w:rsid w:val="00FB692E"/>
    <w:rsid w:val="00FB6D3A"/>
    <w:rsid w:val="00FB6DE5"/>
    <w:rsid w:val="00FB6FA6"/>
    <w:rsid w:val="00FB7164"/>
    <w:rsid w:val="00FB756C"/>
    <w:rsid w:val="00FB78D1"/>
    <w:rsid w:val="00FB7B03"/>
    <w:rsid w:val="00FC0321"/>
    <w:rsid w:val="00FC0368"/>
    <w:rsid w:val="00FC066A"/>
    <w:rsid w:val="00FC076B"/>
    <w:rsid w:val="00FC091A"/>
    <w:rsid w:val="00FC0ACF"/>
    <w:rsid w:val="00FC0E6A"/>
    <w:rsid w:val="00FC0F6C"/>
    <w:rsid w:val="00FC11AE"/>
    <w:rsid w:val="00FC18BC"/>
    <w:rsid w:val="00FC18C4"/>
    <w:rsid w:val="00FC1FFC"/>
    <w:rsid w:val="00FC2634"/>
    <w:rsid w:val="00FC31D4"/>
    <w:rsid w:val="00FC3829"/>
    <w:rsid w:val="00FC3883"/>
    <w:rsid w:val="00FC3912"/>
    <w:rsid w:val="00FC39DB"/>
    <w:rsid w:val="00FC3C0E"/>
    <w:rsid w:val="00FC3E24"/>
    <w:rsid w:val="00FC403C"/>
    <w:rsid w:val="00FC471B"/>
    <w:rsid w:val="00FC4A3B"/>
    <w:rsid w:val="00FC4F74"/>
    <w:rsid w:val="00FC5094"/>
    <w:rsid w:val="00FC52AC"/>
    <w:rsid w:val="00FC5860"/>
    <w:rsid w:val="00FC5A34"/>
    <w:rsid w:val="00FC5B5D"/>
    <w:rsid w:val="00FC5C4A"/>
    <w:rsid w:val="00FC5E2D"/>
    <w:rsid w:val="00FC633C"/>
    <w:rsid w:val="00FC65B0"/>
    <w:rsid w:val="00FC6950"/>
    <w:rsid w:val="00FC6B4F"/>
    <w:rsid w:val="00FC6D47"/>
    <w:rsid w:val="00FC702B"/>
    <w:rsid w:val="00FC7841"/>
    <w:rsid w:val="00FC7EBC"/>
    <w:rsid w:val="00FC7F92"/>
    <w:rsid w:val="00FD07AC"/>
    <w:rsid w:val="00FD0EC3"/>
    <w:rsid w:val="00FD11E3"/>
    <w:rsid w:val="00FD127C"/>
    <w:rsid w:val="00FD12A0"/>
    <w:rsid w:val="00FD1665"/>
    <w:rsid w:val="00FD244E"/>
    <w:rsid w:val="00FD2BED"/>
    <w:rsid w:val="00FD2E12"/>
    <w:rsid w:val="00FD3A17"/>
    <w:rsid w:val="00FD3E85"/>
    <w:rsid w:val="00FD3F0C"/>
    <w:rsid w:val="00FD4198"/>
    <w:rsid w:val="00FD424A"/>
    <w:rsid w:val="00FD453C"/>
    <w:rsid w:val="00FD45FD"/>
    <w:rsid w:val="00FD4965"/>
    <w:rsid w:val="00FD4A68"/>
    <w:rsid w:val="00FD4B61"/>
    <w:rsid w:val="00FD522D"/>
    <w:rsid w:val="00FD536D"/>
    <w:rsid w:val="00FD5594"/>
    <w:rsid w:val="00FD55D9"/>
    <w:rsid w:val="00FD570E"/>
    <w:rsid w:val="00FD5713"/>
    <w:rsid w:val="00FD5762"/>
    <w:rsid w:val="00FD5B1A"/>
    <w:rsid w:val="00FD5BBA"/>
    <w:rsid w:val="00FD62F6"/>
    <w:rsid w:val="00FD6487"/>
    <w:rsid w:val="00FD6509"/>
    <w:rsid w:val="00FD6B25"/>
    <w:rsid w:val="00FD6BD1"/>
    <w:rsid w:val="00FD6D8C"/>
    <w:rsid w:val="00FD7147"/>
    <w:rsid w:val="00FE0388"/>
    <w:rsid w:val="00FE0501"/>
    <w:rsid w:val="00FE0ACA"/>
    <w:rsid w:val="00FE0DAE"/>
    <w:rsid w:val="00FE17E4"/>
    <w:rsid w:val="00FE1A59"/>
    <w:rsid w:val="00FE2200"/>
    <w:rsid w:val="00FE2566"/>
    <w:rsid w:val="00FE2E01"/>
    <w:rsid w:val="00FE2E9A"/>
    <w:rsid w:val="00FE3071"/>
    <w:rsid w:val="00FE30BC"/>
    <w:rsid w:val="00FE3101"/>
    <w:rsid w:val="00FE32E2"/>
    <w:rsid w:val="00FE380A"/>
    <w:rsid w:val="00FE391A"/>
    <w:rsid w:val="00FE3A18"/>
    <w:rsid w:val="00FE3F30"/>
    <w:rsid w:val="00FE4799"/>
    <w:rsid w:val="00FE4F72"/>
    <w:rsid w:val="00FE5B6B"/>
    <w:rsid w:val="00FE5F30"/>
    <w:rsid w:val="00FE6336"/>
    <w:rsid w:val="00FE6345"/>
    <w:rsid w:val="00FE6392"/>
    <w:rsid w:val="00FE6843"/>
    <w:rsid w:val="00FE6984"/>
    <w:rsid w:val="00FE69EE"/>
    <w:rsid w:val="00FE7445"/>
    <w:rsid w:val="00FF08BC"/>
    <w:rsid w:val="00FF0A13"/>
    <w:rsid w:val="00FF0B26"/>
    <w:rsid w:val="00FF0CC8"/>
    <w:rsid w:val="00FF118F"/>
    <w:rsid w:val="00FF11A2"/>
    <w:rsid w:val="00FF11C9"/>
    <w:rsid w:val="00FF1DEE"/>
    <w:rsid w:val="00FF234F"/>
    <w:rsid w:val="00FF279B"/>
    <w:rsid w:val="00FF27FA"/>
    <w:rsid w:val="00FF2E32"/>
    <w:rsid w:val="00FF3058"/>
    <w:rsid w:val="00FF3164"/>
    <w:rsid w:val="00FF337C"/>
    <w:rsid w:val="00FF33B0"/>
    <w:rsid w:val="00FF363E"/>
    <w:rsid w:val="00FF3A31"/>
    <w:rsid w:val="00FF449F"/>
    <w:rsid w:val="00FF48D9"/>
    <w:rsid w:val="00FF498F"/>
    <w:rsid w:val="00FF4C34"/>
    <w:rsid w:val="00FF50E2"/>
    <w:rsid w:val="00FF57A0"/>
    <w:rsid w:val="00FF6712"/>
    <w:rsid w:val="00FF766A"/>
    <w:rsid w:val="00FF772F"/>
    <w:rsid w:val="00FF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F8E2"/>
  <w15:chartTrackingRefBased/>
  <w15:docId w15:val="{7EE4768C-DA27-4884-BE18-9D02D3BD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8E9"/>
    <w:rPr>
      <w:rFonts w:eastAsiaTheme="majorEastAsia" w:cstheme="majorBidi"/>
      <w:color w:val="272727" w:themeColor="text1" w:themeTint="D8"/>
    </w:rPr>
  </w:style>
  <w:style w:type="paragraph" w:styleId="Title">
    <w:name w:val="Title"/>
    <w:basedOn w:val="Normal"/>
    <w:next w:val="Normal"/>
    <w:link w:val="TitleChar"/>
    <w:uiPriority w:val="10"/>
    <w:qFormat/>
    <w:rsid w:val="00F35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8E9"/>
    <w:pPr>
      <w:spacing w:before="160"/>
      <w:jc w:val="center"/>
    </w:pPr>
    <w:rPr>
      <w:i/>
      <w:iCs/>
      <w:color w:val="404040" w:themeColor="text1" w:themeTint="BF"/>
    </w:rPr>
  </w:style>
  <w:style w:type="character" w:customStyle="1" w:styleId="QuoteChar">
    <w:name w:val="Quote Char"/>
    <w:basedOn w:val="DefaultParagraphFont"/>
    <w:link w:val="Quote"/>
    <w:uiPriority w:val="29"/>
    <w:rsid w:val="00F358E9"/>
    <w:rPr>
      <w:i/>
      <w:iCs/>
      <w:color w:val="404040" w:themeColor="text1" w:themeTint="BF"/>
    </w:rPr>
  </w:style>
  <w:style w:type="paragraph" w:styleId="ListParagraph">
    <w:name w:val="List Paragraph"/>
    <w:basedOn w:val="Normal"/>
    <w:uiPriority w:val="34"/>
    <w:qFormat/>
    <w:rsid w:val="00F358E9"/>
    <w:pPr>
      <w:ind w:left="720"/>
      <w:contextualSpacing/>
    </w:pPr>
  </w:style>
  <w:style w:type="character" w:styleId="IntenseEmphasis">
    <w:name w:val="Intense Emphasis"/>
    <w:basedOn w:val="DefaultParagraphFont"/>
    <w:uiPriority w:val="21"/>
    <w:qFormat/>
    <w:rsid w:val="00F358E9"/>
    <w:rPr>
      <w:i/>
      <w:iCs/>
      <w:color w:val="0F4761" w:themeColor="accent1" w:themeShade="BF"/>
    </w:rPr>
  </w:style>
  <w:style w:type="paragraph" w:styleId="IntenseQuote">
    <w:name w:val="Intense Quote"/>
    <w:basedOn w:val="Normal"/>
    <w:next w:val="Normal"/>
    <w:link w:val="IntenseQuoteChar"/>
    <w:uiPriority w:val="30"/>
    <w:qFormat/>
    <w:rsid w:val="00F35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8E9"/>
    <w:rPr>
      <w:i/>
      <w:iCs/>
      <w:color w:val="0F4761" w:themeColor="accent1" w:themeShade="BF"/>
    </w:rPr>
  </w:style>
  <w:style w:type="character" w:styleId="IntenseReference">
    <w:name w:val="Intense Reference"/>
    <w:basedOn w:val="DefaultParagraphFont"/>
    <w:uiPriority w:val="32"/>
    <w:qFormat/>
    <w:rsid w:val="00F358E9"/>
    <w:rPr>
      <w:b/>
      <w:bCs/>
      <w:smallCaps/>
      <w:color w:val="0F4761" w:themeColor="accent1" w:themeShade="BF"/>
      <w:spacing w:val="5"/>
    </w:rPr>
  </w:style>
  <w:style w:type="table" w:styleId="TableGrid">
    <w:name w:val="Table Grid"/>
    <w:basedOn w:val="TableNormal"/>
    <w:uiPriority w:val="39"/>
    <w:rsid w:val="00394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6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2AA"/>
  </w:style>
  <w:style w:type="paragraph" w:styleId="Footer">
    <w:name w:val="footer"/>
    <w:basedOn w:val="Normal"/>
    <w:link w:val="FooterChar"/>
    <w:uiPriority w:val="99"/>
    <w:unhideWhenUsed/>
    <w:rsid w:val="00A36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f555c4-911a-4422-afc5-9038a63200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E14A6CB0666AE40B4B812C067FAB719" ma:contentTypeVersion="18" ma:contentTypeDescription="Create a new document." ma:contentTypeScope="" ma:versionID="5be3e9687b0a5677772ddcc5fd2df747">
  <xsd:schema xmlns:xsd="http://www.w3.org/2001/XMLSchema" xmlns:xs="http://www.w3.org/2001/XMLSchema" xmlns:p="http://schemas.microsoft.com/office/2006/metadata/properties" xmlns:ns3="0db1ae26-631f-4e13-8ed5-5984b94fd95b" xmlns:ns4="17f555c4-911a-4422-afc5-9038a6320071" targetNamespace="http://schemas.microsoft.com/office/2006/metadata/properties" ma:root="true" ma:fieldsID="eb1665a1a84f34fa9455690f0c9a8402" ns3:_="" ns4:_="">
    <xsd:import namespace="0db1ae26-631f-4e13-8ed5-5984b94fd95b"/>
    <xsd:import namespace="17f555c4-911a-4422-afc5-9038a63200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1ae26-631f-4e13-8ed5-5984b94fd95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f555c4-911a-4422-afc5-9038a63200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18D4F-4C8F-487D-88DD-34B9938E1144}">
  <ds:schemaRefs>
    <ds:schemaRef ds:uri="http://schemas.microsoft.com/sharepoint/v3/contenttype/forms"/>
  </ds:schemaRefs>
</ds:datastoreItem>
</file>

<file path=customXml/itemProps2.xml><?xml version="1.0" encoding="utf-8"?>
<ds:datastoreItem xmlns:ds="http://schemas.openxmlformats.org/officeDocument/2006/customXml" ds:itemID="{6F8C5688-7A4E-4A0B-8B9E-951739CE4ADE}">
  <ds:schemaRefs>
    <ds:schemaRef ds:uri="http://schemas.microsoft.com/office/2006/metadata/properties"/>
    <ds:schemaRef ds:uri="http://schemas.microsoft.com/office/infopath/2007/PartnerControls"/>
    <ds:schemaRef ds:uri="17f555c4-911a-4422-afc5-9038a6320071"/>
  </ds:schemaRefs>
</ds:datastoreItem>
</file>

<file path=customXml/itemProps3.xml><?xml version="1.0" encoding="utf-8"?>
<ds:datastoreItem xmlns:ds="http://schemas.openxmlformats.org/officeDocument/2006/customXml" ds:itemID="{410AA204-F403-48CE-B932-835597CE96A6}">
  <ds:schemaRefs>
    <ds:schemaRef ds:uri="http://schemas.openxmlformats.org/officeDocument/2006/bibliography"/>
  </ds:schemaRefs>
</ds:datastoreItem>
</file>

<file path=customXml/itemProps4.xml><?xml version="1.0" encoding="utf-8"?>
<ds:datastoreItem xmlns:ds="http://schemas.openxmlformats.org/officeDocument/2006/customXml" ds:itemID="{9639B2DB-D292-4749-A34D-E93C6E179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1ae26-631f-4e13-8ed5-5984b94fd95b"/>
    <ds:schemaRef ds:uri="17f555c4-911a-4422-afc5-9038a6320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120</Pages>
  <Words>46827</Words>
  <Characters>266916</Characters>
  <Application>Microsoft Office Word</Application>
  <DocSecurity>0</DocSecurity>
  <Lines>2224</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Weissburg, Marc</dc:creator>
  <cp:keywords/>
  <dc:description/>
  <cp:lastModifiedBy>Michael Helms</cp:lastModifiedBy>
  <cp:revision>3</cp:revision>
  <dcterms:created xsi:type="dcterms:W3CDTF">2026-07-25T00:23:00Z</dcterms:created>
  <dcterms:modified xsi:type="dcterms:W3CDTF">2026-07-25T00:45:00Z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0x010100CE14A6CB0666AE40B4B812C067FAB719</vt:lpwstr>
  </property>
</Properties>
</file>